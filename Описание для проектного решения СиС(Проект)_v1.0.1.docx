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EBAD4" w14:textId="038F908E" w:rsidR="00154D8C" w:rsidRPr="008176C7" w:rsidRDefault="00154D8C" w:rsidP="00650AA7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p"/>
      <w:bookmarkEnd w:id="0"/>
      <w:r w:rsidRPr="008176C7">
        <w:rPr>
          <w:rFonts w:ascii="Times New Roman" w:hAnsi="Times New Roman" w:cs="Times New Roman"/>
          <w:b/>
          <w:bCs/>
          <w:sz w:val="28"/>
          <w:szCs w:val="28"/>
        </w:rPr>
        <w:t>Описание функционала «Силы и средства»</w:t>
      </w:r>
    </w:p>
    <w:p w14:paraId="15999184" w14:textId="79955D2B" w:rsidR="00154D8C" w:rsidRPr="008176C7" w:rsidRDefault="00750141" w:rsidP="00650AA7">
      <w:pPr>
        <w:pStyle w:val="a3"/>
        <w:numPr>
          <w:ilvl w:val="0"/>
          <w:numId w:val="2"/>
        </w:numPr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6C7">
        <w:rPr>
          <w:rFonts w:ascii="Times New Roman" w:hAnsi="Times New Roman" w:cs="Times New Roman"/>
          <w:b/>
          <w:bCs/>
          <w:sz w:val="28"/>
          <w:szCs w:val="28"/>
        </w:rPr>
        <w:t>Общая информация</w:t>
      </w:r>
    </w:p>
    <w:p w14:paraId="72244696" w14:textId="23200A71" w:rsidR="00750141" w:rsidRPr="008176C7" w:rsidRDefault="00750141" w:rsidP="00650AA7">
      <w:pPr>
        <w:pStyle w:val="a3"/>
        <w:ind w:left="0" w:firstLine="567"/>
        <w:jc w:val="both"/>
        <w:rPr>
          <w:rFonts w:ascii="Times New Roman" w:hAnsi="Times New Roman" w:cs="Times New Roman"/>
          <w:color w:val="00B0F0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Функционал учёт сил и средств направлен на обеспечение сложившейся потребности в оперативных данных по ресурсам. Для этого пользователям предоставляется возможность   формировать оперативную и статистическую информацию о располагаемых ресурсах как в рамках отдельно рассматриваемого подразделения, так и по дочернему обществу в целом. Разрабатываемый функционал включает в себя автоматизацию процессов формирования штатных бригад, формирования командируемых бригад, регистрация присутствия на рабочем месте, включение </w:t>
      </w:r>
      <w:r w:rsidR="00737425" w:rsidRPr="008176C7">
        <w:rPr>
          <w:rFonts w:ascii="Times New Roman" w:hAnsi="Times New Roman" w:cs="Times New Roman"/>
          <w:sz w:val="28"/>
          <w:szCs w:val="28"/>
        </w:rPr>
        <w:t>сформированных</w:t>
      </w:r>
      <w:r w:rsidRPr="008176C7">
        <w:rPr>
          <w:rFonts w:ascii="Times New Roman" w:hAnsi="Times New Roman" w:cs="Times New Roman"/>
          <w:sz w:val="28"/>
          <w:szCs w:val="28"/>
        </w:rPr>
        <w:t xml:space="preserve"> бригад в РД для выполнения работ и формирование отчётности, отражающей актуальную информацию и </w:t>
      </w:r>
      <w:r w:rsidR="00737425" w:rsidRPr="008176C7">
        <w:rPr>
          <w:rFonts w:ascii="Times New Roman" w:hAnsi="Times New Roman" w:cs="Times New Roman"/>
          <w:sz w:val="28"/>
          <w:szCs w:val="28"/>
        </w:rPr>
        <w:t>располагаемых ресурсах,</w:t>
      </w:r>
      <w:r w:rsidRPr="008176C7">
        <w:rPr>
          <w:rFonts w:ascii="Times New Roman" w:hAnsi="Times New Roman" w:cs="Times New Roman"/>
          <w:sz w:val="28"/>
          <w:szCs w:val="28"/>
        </w:rPr>
        <w:t xml:space="preserve"> и их активности. Общая схема автоматизируемого процесса приведена на </w:t>
      </w:r>
      <w:r w:rsidR="001F6B06">
        <w:rPr>
          <w:rFonts w:ascii="Times New Roman" w:hAnsi="Times New Roman" w:cs="Times New Roman"/>
          <w:color w:val="00B0F0"/>
          <w:sz w:val="28"/>
          <w:szCs w:val="28"/>
        </w:rPr>
        <w:fldChar w:fldCharType="begin"/>
      </w:r>
      <w:r w:rsidR="001F6B06">
        <w:rPr>
          <w:rFonts w:ascii="Times New Roman" w:hAnsi="Times New Roman" w:cs="Times New Roman"/>
          <w:sz w:val="28"/>
          <w:szCs w:val="28"/>
        </w:rPr>
        <w:instrText xml:space="preserve"> REF _Ref177041889 \h </w:instrText>
      </w:r>
      <w:r w:rsidR="001F6B06">
        <w:rPr>
          <w:rFonts w:ascii="Times New Roman" w:hAnsi="Times New Roman" w:cs="Times New Roman"/>
          <w:color w:val="00B0F0"/>
          <w:sz w:val="28"/>
          <w:szCs w:val="28"/>
        </w:rPr>
      </w:r>
      <w:r w:rsidR="001F6B06">
        <w:rPr>
          <w:rFonts w:ascii="Times New Roman" w:hAnsi="Times New Roman" w:cs="Times New Roman"/>
          <w:color w:val="00B0F0"/>
          <w:sz w:val="28"/>
          <w:szCs w:val="28"/>
        </w:rPr>
        <w:fldChar w:fldCharType="separate"/>
      </w:r>
      <w:r w:rsidR="001F6B06" w:rsidRPr="008176C7">
        <w:rPr>
          <w:rFonts w:ascii="Times New Roman" w:hAnsi="Times New Roman" w:cs="Times New Roman"/>
          <w:sz w:val="28"/>
          <w:szCs w:val="28"/>
        </w:rPr>
        <w:t>Рисунк</w:t>
      </w:r>
      <w:r w:rsidR="001F6B06">
        <w:rPr>
          <w:rFonts w:ascii="Times New Roman" w:hAnsi="Times New Roman" w:cs="Times New Roman"/>
          <w:sz w:val="28"/>
          <w:szCs w:val="28"/>
        </w:rPr>
        <w:t>е</w:t>
      </w:r>
      <w:r w:rsidR="001F6B06" w:rsidRPr="008176C7">
        <w:rPr>
          <w:rFonts w:ascii="Times New Roman" w:hAnsi="Times New Roman" w:cs="Times New Roman"/>
          <w:sz w:val="28"/>
          <w:szCs w:val="28"/>
        </w:rPr>
        <w:t xml:space="preserve"> </w:t>
      </w:r>
      <w:r w:rsidR="001F6B06">
        <w:rPr>
          <w:rFonts w:ascii="Times New Roman" w:hAnsi="Times New Roman" w:cs="Times New Roman"/>
          <w:noProof/>
          <w:sz w:val="28"/>
          <w:szCs w:val="28"/>
        </w:rPr>
        <w:t>1</w:t>
      </w:r>
      <w:r w:rsidR="001F6B06" w:rsidRPr="008176C7">
        <w:rPr>
          <w:rFonts w:ascii="Times New Roman" w:hAnsi="Times New Roman" w:cs="Times New Roman"/>
          <w:sz w:val="28"/>
          <w:szCs w:val="28"/>
        </w:rPr>
        <w:t xml:space="preserve"> </w:t>
      </w:r>
      <w:r w:rsidR="001F6B06">
        <w:rPr>
          <w:rFonts w:ascii="Times New Roman" w:hAnsi="Times New Roman" w:cs="Times New Roman"/>
          <w:color w:val="00B0F0"/>
          <w:sz w:val="28"/>
          <w:szCs w:val="28"/>
        </w:rPr>
        <w:fldChar w:fldCharType="end"/>
      </w:r>
    </w:p>
    <w:p w14:paraId="0A7C641F" w14:textId="77777777" w:rsidR="00750141" w:rsidRPr="008176C7" w:rsidRDefault="00750141" w:rsidP="00650AA7">
      <w:pPr>
        <w:pStyle w:val="a3"/>
        <w:keepNext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5C9A08" wp14:editId="2AFA9F87">
            <wp:extent cx="6071044" cy="20955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2987" cy="209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9020" w14:textId="0F4C6F7C" w:rsidR="00750141" w:rsidRPr="001F6B06" w:rsidRDefault="00750141" w:rsidP="001F6B06">
      <w:pPr>
        <w:pStyle w:val="a4"/>
        <w:jc w:val="center"/>
      </w:pPr>
      <w:bookmarkStart w:id="1" w:name="_Ref177041889"/>
      <w:r w:rsidRPr="001F6B06">
        <w:t xml:space="preserve">Рисунок </w:t>
      </w:r>
      <w:r w:rsidR="00E77B05">
        <w:fldChar w:fldCharType="begin"/>
      </w:r>
      <w:r w:rsidR="00E77B05">
        <w:instrText xml:space="preserve"> SEQ Рисунок \* ARABIC </w:instrText>
      </w:r>
      <w:r w:rsidR="00E77B05">
        <w:fldChar w:fldCharType="separate"/>
      </w:r>
      <w:r w:rsidR="00A627A2">
        <w:rPr>
          <w:noProof/>
        </w:rPr>
        <w:t>1</w:t>
      </w:r>
      <w:r w:rsidR="00E77B05">
        <w:rPr>
          <w:noProof/>
        </w:rPr>
        <w:fldChar w:fldCharType="end"/>
      </w:r>
      <w:r w:rsidRPr="001F6B06">
        <w:t xml:space="preserve"> - Схема бизнес-процесса функционала учёт сил и средств</w:t>
      </w:r>
      <w:bookmarkEnd w:id="1"/>
    </w:p>
    <w:p w14:paraId="459FB115" w14:textId="5E403B54" w:rsidR="00154D8C" w:rsidRPr="008176C7" w:rsidRDefault="00406290" w:rsidP="00650AA7">
      <w:pPr>
        <w:pStyle w:val="a3"/>
        <w:numPr>
          <w:ilvl w:val="0"/>
          <w:numId w:val="2"/>
        </w:numPr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8176C7">
        <w:rPr>
          <w:rFonts w:ascii="Times New Roman" w:hAnsi="Times New Roman" w:cs="Times New Roman"/>
          <w:b/>
          <w:bCs/>
          <w:sz w:val="28"/>
          <w:szCs w:val="28"/>
        </w:rPr>
        <w:t>Автоматизация процесса о</w:t>
      </w:r>
      <w:r w:rsidR="00154D8C" w:rsidRPr="008176C7">
        <w:rPr>
          <w:rFonts w:ascii="Times New Roman" w:hAnsi="Times New Roman" w:cs="Times New Roman"/>
          <w:b/>
          <w:bCs/>
          <w:sz w:val="28"/>
          <w:szCs w:val="28"/>
        </w:rPr>
        <w:t>пределение бригад</w:t>
      </w:r>
    </w:p>
    <w:p w14:paraId="132FEE2B" w14:textId="490EA42C" w:rsidR="00154D8C" w:rsidRPr="008176C7" w:rsidRDefault="00154D8C" w:rsidP="00650AA7">
      <w:pPr>
        <w:pStyle w:val="a3"/>
        <w:numPr>
          <w:ilvl w:val="1"/>
          <w:numId w:val="2"/>
        </w:numPr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8176C7">
        <w:rPr>
          <w:rFonts w:ascii="Times New Roman" w:hAnsi="Times New Roman" w:cs="Times New Roman"/>
          <w:b/>
          <w:bCs/>
          <w:sz w:val="28"/>
          <w:szCs w:val="28"/>
        </w:rPr>
        <w:t>Формирование справочника «Учёт персонала»</w:t>
      </w:r>
    </w:p>
    <w:p w14:paraId="582D16EA" w14:textId="1E5FAD54" w:rsidR="00B42B34" w:rsidRDefault="00B45987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Для ведения учёта персонала в разделе </w:t>
      </w:r>
      <w:r w:rsidR="00A46B42">
        <w:rPr>
          <w:rFonts w:ascii="Times New Roman" w:hAnsi="Times New Roman" w:cs="Times New Roman"/>
          <w:sz w:val="28"/>
          <w:szCs w:val="28"/>
        </w:rPr>
        <w:t>«</w:t>
      </w:r>
      <w:r w:rsidRPr="008176C7">
        <w:rPr>
          <w:rFonts w:ascii="Times New Roman" w:hAnsi="Times New Roman" w:cs="Times New Roman"/>
          <w:sz w:val="28"/>
          <w:szCs w:val="28"/>
        </w:rPr>
        <w:t>Учёт сил и средств</w:t>
      </w:r>
      <w:r w:rsidR="00A46B42">
        <w:rPr>
          <w:rFonts w:ascii="Times New Roman" w:hAnsi="Times New Roman" w:cs="Times New Roman"/>
          <w:sz w:val="28"/>
          <w:szCs w:val="28"/>
        </w:rPr>
        <w:t>»</w:t>
      </w:r>
      <w:r w:rsidRPr="008176C7">
        <w:rPr>
          <w:rFonts w:ascii="Times New Roman" w:hAnsi="Times New Roman" w:cs="Times New Roman"/>
          <w:sz w:val="28"/>
          <w:szCs w:val="28"/>
        </w:rPr>
        <w:t xml:space="preserve"> предусмотрен </w:t>
      </w:r>
      <w:r w:rsidR="00737425" w:rsidRPr="008176C7">
        <w:rPr>
          <w:rFonts w:ascii="Times New Roman" w:hAnsi="Times New Roman" w:cs="Times New Roman"/>
          <w:sz w:val="28"/>
          <w:szCs w:val="28"/>
        </w:rPr>
        <w:t>подраздел «Учёт персонала»,</w:t>
      </w:r>
      <w:r w:rsidRPr="008176C7">
        <w:rPr>
          <w:rFonts w:ascii="Times New Roman" w:hAnsi="Times New Roman" w:cs="Times New Roman"/>
          <w:sz w:val="28"/>
          <w:szCs w:val="28"/>
        </w:rPr>
        <w:t xml:space="preserve"> выделенный на отдельной вкладке. На рабочем экране подраздела </w:t>
      </w:r>
      <w:r w:rsidR="001629FA">
        <w:rPr>
          <w:rFonts w:ascii="Times New Roman" w:hAnsi="Times New Roman" w:cs="Times New Roman"/>
          <w:sz w:val="28"/>
          <w:szCs w:val="28"/>
        </w:rPr>
        <w:t xml:space="preserve">предусмотрено два подэкрана: </w:t>
      </w:r>
      <w:r w:rsidR="00B42B34">
        <w:rPr>
          <w:rFonts w:ascii="Times New Roman" w:hAnsi="Times New Roman" w:cs="Times New Roman"/>
          <w:sz w:val="28"/>
          <w:szCs w:val="28"/>
        </w:rPr>
        <w:t>«</w:t>
      </w:r>
      <w:r w:rsidR="001629FA">
        <w:rPr>
          <w:rFonts w:ascii="Times New Roman" w:hAnsi="Times New Roman" w:cs="Times New Roman"/>
          <w:sz w:val="28"/>
          <w:szCs w:val="28"/>
        </w:rPr>
        <w:t>Список персонала» и «Фи</w:t>
      </w:r>
      <w:r w:rsidR="00B42B34">
        <w:rPr>
          <w:rFonts w:ascii="Times New Roman" w:hAnsi="Times New Roman" w:cs="Times New Roman"/>
          <w:sz w:val="28"/>
          <w:szCs w:val="28"/>
        </w:rPr>
        <w:t>ксация присутствия».</w:t>
      </w:r>
    </w:p>
    <w:p w14:paraId="60CF40A6" w14:textId="434119BF" w:rsidR="00B45987" w:rsidRPr="008176C7" w:rsidRDefault="00B42B3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экране «Список персонала» </w:t>
      </w:r>
      <w:r w:rsidR="00241744">
        <w:rPr>
          <w:rFonts w:ascii="Times New Roman" w:hAnsi="Times New Roman" w:cs="Times New Roman"/>
          <w:sz w:val="28"/>
          <w:szCs w:val="28"/>
        </w:rPr>
        <w:t>доступен просмотр</w:t>
      </w:r>
      <w:r w:rsidR="00B45987" w:rsidRPr="008176C7">
        <w:rPr>
          <w:rFonts w:ascii="Times New Roman" w:hAnsi="Times New Roman" w:cs="Times New Roman"/>
          <w:sz w:val="28"/>
          <w:szCs w:val="28"/>
        </w:rPr>
        <w:t xml:space="preserve"> </w:t>
      </w:r>
      <w:r w:rsidR="00737425" w:rsidRPr="008176C7">
        <w:rPr>
          <w:rFonts w:ascii="Times New Roman" w:hAnsi="Times New Roman" w:cs="Times New Roman"/>
          <w:sz w:val="28"/>
          <w:szCs w:val="28"/>
        </w:rPr>
        <w:t>перечня</w:t>
      </w:r>
      <w:r w:rsidR="00B45987" w:rsidRPr="008176C7">
        <w:rPr>
          <w:rFonts w:ascii="Times New Roman" w:hAnsi="Times New Roman" w:cs="Times New Roman"/>
          <w:sz w:val="28"/>
          <w:szCs w:val="28"/>
        </w:rPr>
        <w:t xml:space="preserve"> персонала со следующими информационными полями:</w:t>
      </w:r>
    </w:p>
    <w:p w14:paraId="1FF2E843" w14:textId="77777777" w:rsidR="00B45987" w:rsidRPr="008176C7" w:rsidRDefault="00B45987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Филиал</w:t>
      </w:r>
    </w:p>
    <w:p w14:paraId="44C528CF" w14:textId="3026D9F1" w:rsidR="00B45987" w:rsidRPr="008176C7" w:rsidRDefault="00B45987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Подразделение</w:t>
      </w:r>
    </w:p>
    <w:p w14:paraId="5ABB5833" w14:textId="77777777" w:rsidR="00B45987" w:rsidRPr="008176C7" w:rsidRDefault="00B45987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ФИО;</w:t>
      </w:r>
    </w:p>
    <w:p w14:paraId="603395E9" w14:textId="5D83CC63" w:rsidR="00B45987" w:rsidRPr="008176C7" w:rsidRDefault="00B45987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Должность</w:t>
      </w:r>
    </w:p>
    <w:p w14:paraId="2444EA01" w14:textId="251A4C9E" w:rsidR="00B45987" w:rsidRPr="008176C7" w:rsidRDefault="00B45987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Табельный номер</w:t>
      </w:r>
    </w:p>
    <w:p w14:paraId="360AEF60" w14:textId="77777777" w:rsidR="00B45987" w:rsidRPr="008176C7" w:rsidRDefault="00B45987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Бригада</w:t>
      </w:r>
    </w:p>
    <w:p w14:paraId="5C8E06A5" w14:textId="77777777" w:rsidR="00B45987" w:rsidRPr="008176C7" w:rsidRDefault="00B45987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Вид бригады</w:t>
      </w:r>
    </w:p>
    <w:p w14:paraId="4FA1E0CD" w14:textId="77777777" w:rsidR="00B45987" w:rsidRPr="008176C7" w:rsidRDefault="00B45987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Тип бригады</w:t>
      </w:r>
    </w:p>
    <w:p w14:paraId="1039F1CA" w14:textId="77777777" w:rsidR="00B45987" w:rsidRPr="008176C7" w:rsidRDefault="00B45987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Продолжительность смены</w:t>
      </w:r>
    </w:p>
    <w:p w14:paraId="5725660F" w14:textId="7CFA227C" w:rsidR="00B45987" w:rsidRPr="008176C7" w:rsidRDefault="00B45987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lastRenderedPageBreak/>
        <w:t>- Статус (В работе, Простой, Отдых, Перебазировка, Командировка)</w:t>
      </w:r>
    </w:p>
    <w:p w14:paraId="2309EE21" w14:textId="6564BCAC" w:rsidR="00B45987" w:rsidRPr="008176C7" w:rsidRDefault="00B45987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Причина отсутствия</w:t>
      </w:r>
    </w:p>
    <w:p w14:paraId="64A7087F" w14:textId="63CC5F56" w:rsidR="00B45987" w:rsidRPr="008176C7" w:rsidRDefault="00B45987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- </w:t>
      </w:r>
      <w:r w:rsidR="00737425" w:rsidRPr="008176C7">
        <w:rPr>
          <w:rFonts w:ascii="Times New Roman" w:hAnsi="Times New Roman" w:cs="Times New Roman"/>
          <w:sz w:val="28"/>
          <w:szCs w:val="28"/>
        </w:rPr>
        <w:t>Командированная</w:t>
      </w:r>
      <w:r w:rsidRPr="008176C7">
        <w:rPr>
          <w:rFonts w:ascii="Times New Roman" w:hAnsi="Times New Roman" w:cs="Times New Roman"/>
          <w:sz w:val="28"/>
          <w:szCs w:val="28"/>
        </w:rPr>
        <w:t xml:space="preserve"> бригада</w:t>
      </w:r>
    </w:p>
    <w:p w14:paraId="50090630" w14:textId="20DA8E38" w:rsidR="00B45987" w:rsidRDefault="00B45987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В этом разделе пользователь должен указать принадлежность конкретного сотрудника к штатной бригаде, </w:t>
      </w:r>
      <w:r w:rsidR="00737425" w:rsidRPr="008176C7">
        <w:rPr>
          <w:rFonts w:ascii="Times New Roman" w:hAnsi="Times New Roman" w:cs="Times New Roman"/>
          <w:sz w:val="28"/>
          <w:szCs w:val="28"/>
        </w:rPr>
        <w:t>созданной</w:t>
      </w:r>
      <w:r w:rsidRPr="008176C7">
        <w:rPr>
          <w:rFonts w:ascii="Times New Roman" w:hAnsi="Times New Roman" w:cs="Times New Roman"/>
          <w:sz w:val="28"/>
          <w:szCs w:val="28"/>
        </w:rPr>
        <w:t xml:space="preserve"> в разделе подразделе «Учёт бригад»</w:t>
      </w:r>
      <w:r w:rsidR="00787AC7" w:rsidRPr="008176C7">
        <w:rPr>
          <w:rFonts w:ascii="Times New Roman" w:hAnsi="Times New Roman" w:cs="Times New Roman"/>
          <w:sz w:val="28"/>
          <w:szCs w:val="28"/>
        </w:rPr>
        <w:t xml:space="preserve">, в поле «Бригада». Для этого, реализована кнопка редактирования, при  нажатии которой, поле «Бригада» открывается </w:t>
      </w:r>
      <w:r w:rsidR="00737425" w:rsidRPr="008176C7">
        <w:rPr>
          <w:rFonts w:ascii="Times New Roman" w:hAnsi="Times New Roman" w:cs="Times New Roman"/>
          <w:sz w:val="28"/>
          <w:szCs w:val="28"/>
        </w:rPr>
        <w:t>для редактирования,</w:t>
      </w:r>
      <w:r w:rsidR="00787AC7" w:rsidRPr="008176C7">
        <w:rPr>
          <w:rFonts w:ascii="Times New Roman" w:hAnsi="Times New Roman" w:cs="Times New Roman"/>
          <w:sz w:val="28"/>
          <w:szCs w:val="28"/>
        </w:rPr>
        <w:t xml:space="preserve"> и пользователь может выбрать </w:t>
      </w:r>
      <w:r w:rsidR="00737425" w:rsidRPr="008176C7">
        <w:rPr>
          <w:rFonts w:ascii="Times New Roman" w:hAnsi="Times New Roman" w:cs="Times New Roman"/>
          <w:sz w:val="28"/>
          <w:szCs w:val="28"/>
        </w:rPr>
        <w:t>требуемую</w:t>
      </w:r>
      <w:r w:rsidR="00787AC7" w:rsidRPr="008176C7">
        <w:rPr>
          <w:rFonts w:ascii="Times New Roman" w:hAnsi="Times New Roman" w:cs="Times New Roman"/>
          <w:sz w:val="28"/>
          <w:szCs w:val="28"/>
        </w:rPr>
        <w:t xml:space="preserve"> бригаду из списка</w:t>
      </w:r>
      <w:r w:rsidRPr="008176C7">
        <w:rPr>
          <w:rFonts w:ascii="Times New Roman" w:hAnsi="Times New Roman" w:cs="Times New Roman"/>
          <w:sz w:val="28"/>
          <w:szCs w:val="28"/>
        </w:rPr>
        <w:t>.</w:t>
      </w:r>
      <w:r w:rsidR="00787AC7" w:rsidRPr="008176C7">
        <w:rPr>
          <w:rFonts w:ascii="Times New Roman" w:hAnsi="Times New Roman" w:cs="Times New Roman"/>
          <w:sz w:val="28"/>
          <w:szCs w:val="28"/>
        </w:rPr>
        <w:t xml:space="preserve"> Список бригад формируется на основании </w:t>
      </w:r>
      <w:r w:rsidR="00737425" w:rsidRPr="008176C7">
        <w:rPr>
          <w:rFonts w:ascii="Times New Roman" w:hAnsi="Times New Roman" w:cs="Times New Roman"/>
          <w:sz w:val="28"/>
          <w:szCs w:val="28"/>
        </w:rPr>
        <w:t>сформированных</w:t>
      </w:r>
      <w:r w:rsidR="00787AC7" w:rsidRPr="008176C7">
        <w:rPr>
          <w:rFonts w:ascii="Times New Roman" w:hAnsi="Times New Roman" w:cs="Times New Roman"/>
          <w:sz w:val="28"/>
          <w:szCs w:val="28"/>
        </w:rPr>
        <w:t xml:space="preserve"> штатных бригад в подразделе «Учёт бригад».</w:t>
      </w:r>
      <w:r w:rsidRPr="008176C7">
        <w:rPr>
          <w:rFonts w:ascii="Times New Roman" w:hAnsi="Times New Roman" w:cs="Times New Roman"/>
          <w:sz w:val="28"/>
          <w:szCs w:val="28"/>
        </w:rPr>
        <w:t xml:space="preserve"> </w:t>
      </w:r>
      <w:r w:rsidR="00787AC7" w:rsidRPr="008176C7">
        <w:rPr>
          <w:rFonts w:ascii="Times New Roman" w:hAnsi="Times New Roman" w:cs="Times New Roman"/>
          <w:sz w:val="28"/>
          <w:szCs w:val="28"/>
        </w:rPr>
        <w:t>После того, как пользователь укажет принадлежность к бригаде, автоматически заполнятся поля</w:t>
      </w:r>
      <w:r w:rsidRPr="008176C7">
        <w:rPr>
          <w:rFonts w:ascii="Times New Roman" w:hAnsi="Times New Roman" w:cs="Times New Roman"/>
          <w:sz w:val="28"/>
          <w:szCs w:val="28"/>
        </w:rPr>
        <w:t xml:space="preserve"> </w:t>
      </w:r>
      <w:r w:rsidR="00787AC7" w:rsidRPr="008176C7">
        <w:rPr>
          <w:rFonts w:ascii="Times New Roman" w:hAnsi="Times New Roman" w:cs="Times New Roman"/>
          <w:sz w:val="28"/>
          <w:szCs w:val="28"/>
        </w:rPr>
        <w:t>«Подразделение», «Вид», «Тип», «Продолжительность смены» на основании данных по выбранной штатной бригады.</w:t>
      </w:r>
    </w:p>
    <w:p w14:paraId="37BB9CF4" w14:textId="21C8B698" w:rsidR="00552074" w:rsidRDefault="0055207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просмотра </w:t>
      </w:r>
      <w:r w:rsidR="00737425">
        <w:rPr>
          <w:rFonts w:ascii="Times New Roman" w:hAnsi="Times New Roman" w:cs="Times New Roman"/>
          <w:sz w:val="28"/>
          <w:szCs w:val="28"/>
        </w:rPr>
        <w:t>информации</w:t>
      </w:r>
      <w:r>
        <w:rPr>
          <w:rFonts w:ascii="Times New Roman" w:hAnsi="Times New Roman" w:cs="Times New Roman"/>
          <w:sz w:val="28"/>
          <w:szCs w:val="28"/>
        </w:rPr>
        <w:t xml:space="preserve"> по сотруднику выведен элемент управления </w:t>
      </w:r>
      <w:r w:rsidR="000563F8">
        <w:rPr>
          <w:rFonts w:ascii="Times New Roman" w:hAnsi="Times New Roman" w:cs="Times New Roman"/>
          <w:sz w:val="28"/>
          <w:szCs w:val="28"/>
        </w:rPr>
        <w:t>для перехода в карточку сотрудника. В карточке сотрудника выведена</w:t>
      </w:r>
      <w:r w:rsidR="00AC6515">
        <w:rPr>
          <w:rFonts w:ascii="Times New Roman" w:hAnsi="Times New Roman" w:cs="Times New Roman"/>
          <w:sz w:val="28"/>
          <w:szCs w:val="28"/>
        </w:rPr>
        <w:t xml:space="preserve"> организационная</w:t>
      </w:r>
      <w:r w:rsidR="000563F8">
        <w:rPr>
          <w:rFonts w:ascii="Times New Roman" w:hAnsi="Times New Roman" w:cs="Times New Roman"/>
          <w:sz w:val="28"/>
          <w:szCs w:val="28"/>
        </w:rPr>
        <w:t xml:space="preserve"> информация по сотруднику</w:t>
      </w:r>
      <w:r w:rsidR="00AC6515">
        <w:rPr>
          <w:rFonts w:ascii="Times New Roman" w:hAnsi="Times New Roman" w:cs="Times New Roman"/>
          <w:sz w:val="28"/>
          <w:szCs w:val="28"/>
        </w:rPr>
        <w:t xml:space="preserve">, личный </w:t>
      </w:r>
      <w:r w:rsidR="00AC6515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="00AC6515" w:rsidRPr="00AC6515">
        <w:rPr>
          <w:rFonts w:ascii="Times New Roman" w:hAnsi="Times New Roman" w:cs="Times New Roman"/>
          <w:sz w:val="28"/>
          <w:szCs w:val="28"/>
        </w:rPr>
        <w:t>-</w:t>
      </w:r>
      <w:r w:rsidR="00AC6515">
        <w:rPr>
          <w:rFonts w:ascii="Times New Roman" w:hAnsi="Times New Roman" w:cs="Times New Roman"/>
          <w:sz w:val="28"/>
          <w:szCs w:val="28"/>
        </w:rPr>
        <w:t xml:space="preserve">код, информация по дополнительным идентифицирующим </w:t>
      </w:r>
      <w:r w:rsidR="00D9616C">
        <w:rPr>
          <w:rFonts w:ascii="Times New Roman" w:hAnsi="Times New Roman" w:cs="Times New Roman"/>
          <w:sz w:val="28"/>
          <w:szCs w:val="28"/>
        </w:rPr>
        <w:t>меткам</w:t>
      </w:r>
      <w:r w:rsidR="00AC6515">
        <w:rPr>
          <w:rFonts w:ascii="Times New Roman" w:hAnsi="Times New Roman" w:cs="Times New Roman"/>
          <w:sz w:val="28"/>
          <w:szCs w:val="28"/>
        </w:rPr>
        <w:t>.</w:t>
      </w:r>
    </w:p>
    <w:p w14:paraId="64976BA6" w14:textId="68275176" w:rsidR="00AC6515" w:rsidRPr="008A3215" w:rsidRDefault="00AC6515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части дополнительной идентификации предусмотрена фиксация уникальной </w:t>
      </w:r>
      <w:r>
        <w:rPr>
          <w:rFonts w:ascii="Times New Roman" w:hAnsi="Times New Roman" w:cs="Times New Roman"/>
          <w:sz w:val="28"/>
          <w:szCs w:val="28"/>
          <w:lang w:val="en-US"/>
        </w:rPr>
        <w:t>NFC</w:t>
      </w:r>
      <w:r>
        <w:rPr>
          <w:rFonts w:ascii="Times New Roman" w:hAnsi="Times New Roman" w:cs="Times New Roman"/>
          <w:sz w:val="28"/>
          <w:szCs w:val="28"/>
        </w:rPr>
        <w:t>-метки для сотрудника, используемой в последствии для чекапа сотрудника. Фиксация метки запускается по кнопке. После считывания идентификатора метки, она прописывается в карточке сотрудника</w:t>
      </w:r>
      <w:r w:rsidR="0054448C">
        <w:rPr>
          <w:rFonts w:ascii="Times New Roman" w:hAnsi="Times New Roman" w:cs="Times New Roman"/>
          <w:sz w:val="28"/>
          <w:szCs w:val="28"/>
        </w:rPr>
        <w:t xml:space="preserve"> с вывод</w:t>
      </w:r>
      <w:r w:rsidR="00737425">
        <w:rPr>
          <w:rFonts w:ascii="Times New Roman" w:hAnsi="Times New Roman" w:cs="Times New Roman"/>
          <w:sz w:val="28"/>
          <w:szCs w:val="28"/>
        </w:rPr>
        <w:t>о</w:t>
      </w:r>
      <w:r w:rsidR="0054448C">
        <w:rPr>
          <w:rFonts w:ascii="Times New Roman" w:hAnsi="Times New Roman" w:cs="Times New Roman"/>
          <w:sz w:val="28"/>
          <w:szCs w:val="28"/>
        </w:rPr>
        <w:t xml:space="preserve">м на экране идентификатора наличия </w:t>
      </w:r>
      <w:r w:rsidR="00737425">
        <w:rPr>
          <w:rFonts w:ascii="Times New Roman" w:hAnsi="Times New Roman" w:cs="Times New Roman"/>
          <w:sz w:val="28"/>
          <w:szCs w:val="28"/>
        </w:rPr>
        <w:t>записанного</w:t>
      </w:r>
      <w:r w:rsidR="0054448C">
        <w:rPr>
          <w:rFonts w:ascii="Times New Roman" w:hAnsi="Times New Roman" w:cs="Times New Roman"/>
          <w:sz w:val="28"/>
          <w:szCs w:val="28"/>
        </w:rPr>
        <w:t xml:space="preserve"> ключа</w:t>
      </w:r>
      <w:r>
        <w:rPr>
          <w:rFonts w:ascii="Times New Roman" w:hAnsi="Times New Roman" w:cs="Times New Roman"/>
          <w:sz w:val="28"/>
          <w:szCs w:val="28"/>
        </w:rPr>
        <w:t xml:space="preserve">. Также предусмотрена функция удаления значения идентификатора. При записи идентификатора, система проверяет уникальный ключ на отсутствие дублирования по всем аналогичным записям системы. При успешной записи </w:t>
      </w:r>
      <w:r w:rsidR="008A3215">
        <w:rPr>
          <w:rFonts w:ascii="Times New Roman" w:hAnsi="Times New Roman" w:cs="Times New Roman"/>
          <w:sz w:val="28"/>
          <w:szCs w:val="28"/>
        </w:rPr>
        <w:t xml:space="preserve">система выводит информационное сообщение «Карта </w:t>
      </w:r>
      <w:r w:rsidR="008A3215">
        <w:rPr>
          <w:rFonts w:ascii="Times New Roman" w:hAnsi="Times New Roman" w:cs="Times New Roman"/>
          <w:sz w:val="28"/>
          <w:szCs w:val="28"/>
          <w:lang w:val="en-US"/>
        </w:rPr>
        <w:t>NFC</w:t>
      </w:r>
      <w:r w:rsidR="008A3215">
        <w:rPr>
          <w:rFonts w:ascii="Times New Roman" w:hAnsi="Times New Roman" w:cs="Times New Roman"/>
          <w:sz w:val="28"/>
          <w:szCs w:val="28"/>
        </w:rPr>
        <w:t xml:space="preserve"> успешно привязана к ФИО». При успешном </w:t>
      </w:r>
      <w:r w:rsidR="00737425">
        <w:rPr>
          <w:rFonts w:ascii="Times New Roman" w:hAnsi="Times New Roman" w:cs="Times New Roman"/>
          <w:sz w:val="28"/>
          <w:szCs w:val="28"/>
        </w:rPr>
        <w:t>удалении</w:t>
      </w:r>
      <w:r w:rsidR="008A3215">
        <w:rPr>
          <w:rFonts w:ascii="Times New Roman" w:hAnsi="Times New Roman" w:cs="Times New Roman"/>
          <w:sz w:val="28"/>
          <w:szCs w:val="28"/>
        </w:rPr>
        <w:t xml:space="preserve"> записи, система выводит информационное сообщение «Карта </w:t>
      </w:r>
      <w:r w:rsidR="008A3215">
        <w:rPr>
          <w:rFonts w:ascii="Times New Roman" w:hAnsi="Times New Roman" w:cs="Times New Roman"/>
          <w:sz w:val="28"/>
          <w:szCs w:val="28"/>
          <w:lang w:val="en-US"/>
        </w:rPr>
        <w:t>NFC</w:t>
      </w:r>
      <w:r w:rsidR="008A3215">
        <w:rPr>
          <w:rFonts w:ascii="Times New Roman" w:hAnsi="Times New Roman" w:cs="Times New Roman"/>
          <w:sz w:val="28"/>
          <w:szCs w:val="28"/>
        </w:rPr>
        <w:t xml:space="preserve"> успешно отвязана от ФИО».</w:t>
      </w:r>
    </w:p>
    <w:p w14:paraId="4C65A065" w14:textId="30E12FEB" w:rsidR="00787AC7" w:rsidRPr="008176C7" w:rsidRDefault="00B42B3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функциональности подэкрана «Фиксация присутствия» описана в разделе 3.</w:t>
      </w:r>
    </w:p>
    <w:p w14:paraId="13D5524F" w14:textId="00433573" w:rsidR="00154D8C" w:rsidRDefault="00154D8C" w:rsidP="00650AA7">
      <w:pPr>
        <w:pStyle w:val="a3"/>
        <w:numPr>
          <w:ilvl w:val="1"/>
          <w:numId w:val="2"/>
        </w:numPr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8176C7">
        <w:rPr>
          <w:rFonts w:ascii="Times New Roman" w:hAnsi="Times New Roman" w:cs="Times New Roman"/>
          <w:b/>
          <w:bCs/>
          <w:sz w:val="28"/>
          <w:szCs w:val="28"/>
        </w:rPr>
        <w:t>Формирование справочника «Учёт бригад»</w:t>
      </w:r>
    </w:p>
    <w:p w14:paraId="2D662145" w14:textId="67E978AA" w:rsidR="00A46B42" w:rsidRDefault="00A46B42" w:rsidP="00650AA7">
      <w:pPr>
        <w:pStyle w:val="a3"/>
        <w:ind w:left="0" w:firstLine="567"/>
        <w:rPr>
          <w:rFonts w:ascii="Times New Roman" w:hAnsi="Times New Roman" w:cs="Times New Roman"/>
          <w:sz w:val="28"/>
          <w:szCs w:val="28"/>
        </w:rPr>
      </w:pPr>
      <w:r w:rsidRPr="00A46B42">
        <w:rPr>
          <w:rFonts w:ascii="Times New Roman" w:hAnsi="Times New Roman" w:cs="Times New Roman"/>
          <w:sz w:val="28"/>
          <w:szCs w:val="28"/>
        </w:rPr>
        <w:t>Для формирования списка штатных бригад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8176C7">
        <w:rPr>
          <w:rFonts w:ascii="Times New Roman" w:hAnsi="Times New Roman" w:cs="Times New Roman"/>
          <w:sz w:val="28"/>
          <w:szCs w:val="28"/>
        </w:rPr>
        <w:t xml:space="preserve"> разделе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176C7">
        <w:rPr>
          <w:rFonts w:ascii="Times New Roman" w:hAnsi="Times New Roman" w:cs="Times New Roman"/>
          <w:sz w:val="28"/>
          <w:szCs w:val="28"/>
        </w:rPr>
        <w:t>Учёт сил и средств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176C7">
        <w:rPr>
          <w:rFonts w:ascii="Times New Roman" w:hAnsi="Times New Roman" w:cs="Times New Roman"/>
          <w:sz w:val="28"/>
          <w:szCs w:val="28"/>
        </w:rPr>
        <w:t xml:space="preserve"> предусмотрен </w:t>
      </w:r>
      <w:r w:rsidR="00737425" w:rsidRPr="008176C7">
        <w:rPr>
          <w:rFonts w:ascii="Times New Roman" w:hAnsi="Times New Roman" w:cs="Times New Roman"/>
          <w:sz w:val="28"/>
          <w:szCs w:val="28"/>
        </w:rPr>
        <w:t>подраздел</w:t>
      </w:r>
      <w:r w:rsidR="00737425">
        <w:rPr>
          <w:rFonts w:ascii="Times New Roman" w:hAnsi="Times New Roman" w:cs="Times New Roman"/>
          <w:sz w:val="28"/>
          <w:szCs w:val="28"/>
        </w:rPr>
        <w:t xml:space="preserve"> «Учёт бригад»,</w:t>
      </w:r>
      <w:r w:rsidR="00241744">
        <w:rPr>
          <w:rFonts w:ascii="Times New Roman" w:hAnsi="Times New Roman" w:cs="Times New Roman"/>
          <w:sz w:val="28"/>
          <w:szCs w:val="28"/>
        </w:rPr>
        <w:t xml:space="preserve"> выделенный отдельной вкладкой. На рабочем экране подраздела доступен просмотр списка штатных бригад со следующими информационными полями:</w:t>
      </w:r>
    </w:p>
    <w:p w14:paraId="76D1A4C8" w14:textId="778ECC18" w:rsidR="00241744" w:rsidRDefault="00241744" w:rsidP="00650AA7">
      <w:pPr>
        <w:pStyle w:val="a3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«Наименование бригады» </w:t>
      </w:r>
    </w:p>
    <w:p w14:paraId="374E9BED" w14:textId="3C389E98" w:rsidR="00241744" w:rsidRDefault="00241744" w:rsidP="00650AA7">
      <w:pPr>
        <w:pStyle w:val="a3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50AA7">
        <w:rPr>
          <w:rFonts w:ascii="Times New Roman" w:hAnsi="Times New Roman" w:cs="Times New Roman"/>
          <w:sz w:val="28"/>
          <w:szCs w:val="28"/>
        </w:rPr>
        <w:t>«Вид бригады»</w:t>
      </w:r>
    </w:p>
    <w:p w14:paraId="02EAB05C" w14:textId="1AFC939D" w:rsidR="00241744" w:rsidRDefault="00650AA7" w:rsidP="00650AA7">
      <w:pPr>
        <w:pStyle w:val="a3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«Тип бригады»</w:t>
      </w:r>
    </w:p>
    <w:p w14:paraId="646E1D5E" w14:textId="169631AE" w:rsidR="00650AA7" w:rsidRDefault="00650AA7" w:rsidP="00650AA7">
      <w:pPr>
        <w:pStyle w:val="a3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«Принадлежность»</w:t>
      </w:r>
    </w:p>
    <w:p w14:paraId="307929F9" w14:textId="1EDFAC0A" w:rsidR="00650AA7" w:rsidRDefault="00650AA7" w:rsidP="00650AA7">
      <w:pPr>
        <w:pStyle w:val="a3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«Готовность к работе»</w:t>
      </w:r>
    </w:p>
    <w:p w14:paraId="2846D5BB" w14:textId="3F2BEDEC" w:rsidR="00650AA7" w:rsidRDefault="00650AA7" w:rsidP="00650AA7">
      <w:pPr>
        <w:pStyle w:val="a3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«Кол-во персонала»</w:t>
      </w:r>
    </w:p>
    <w:p w14:paraId="4918DA4B" w14:textId="7BD72522" w:rsidR="00650AA7" w:rsidRDefault="00650AA7" w:rsidP="00650AA7">
      <w:pPr>
        <w:pStyle w:val="a3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«Кол-во техники»</w:t>
      </w:r>
    </w:p>
    <w:p w14:paraId="68D15DB6" w14:textId="138D1C52" w:rsidR="00650AA7" w:rsidRDefault="00650AA7" w:rsidP="00650AA7">
      <w:pPr>
        <w:pStyle w:val="a3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«Собственная/</w:t>
      </w:r>
      <w:r w:rsidR="00737425">
        <w:rPr>
          <w:rFonts w:ascii="Times New Roman" w:hAnsi="Times New Roman" w:cs="Times New Roman"/>
          <w:sz w:val="28"/>
          <w:szCs w:val="28"/>
        </w:rPr>
        <w:t>командированная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F39AA78" w14:textId="0FBDEE05" w:rsidR="00650AA7" w:rsidRDefault="00F3524D" w:rsidP="00650AA7">
      <w:pPr>
        <w:pStyle w:val="a3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бригады предусмотрена кнопка «Создать». При нажатии кнопки </w:t>
      </w:r>
      <w:r w:rsidR="00737425">
        <w:rPr>
          <w:rFonts w:ascii="Times New Roman" w:hAnsi="Times New Roman" w:cs="Times New Roman"/>
          <w:sz w:val="28"/>
          <w:szCs w:val="28"/>
        </w:rPr>
        <w:t>открывается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7425">
        <w:rPr>
          <w:rFonts w:ascii="Times New Roman" w:hAnsi="Times New Roman" w:cs="Times New Roman"/>
          <w:sz w:val="28"/>
          <w:szCs w:val="28"/>
        </w:rPr>
        <w:t>диалоговое окно,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="00737425">
        <w:rPr>
          <w:rFonts w:ascii="Times New Roman" w:hAnsi="Times New Roman" w:cs="Times New Roman"/>
          <w:sz w:val="28"/>
          <w:szCs w:val="28"/>
        </w:rPr>
        <w:t>котором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внести первичную информацию по бригаде. </w:t>
      </w:r>
      <w:r w:rsidR="001F6B06">
        <w:rPr>
          <w:rFonts w:ascii="Times New Roman" w:hAnsi="Times New Roman" w:cs="Times New Roman"/>
          <w:sz w:val="28"/>
          <w:szCs w:val="28"/>
        </w:rPr>
        <w:t xml:space="preserve">Форма окна приведена на </w:t>
      </w:r>
      <w:r w:rsidR="001F6B06">
        <w:rPr>
          <w:rFonts w:ascii="Times New Roman" w:hAnsi="Times New Roman" w:cs="Times New Roman"/>
          <w:sz w:val="28"/>
          <w:szCs w:val="28"/>
        </w:rPr>
        <w:fldChar w:fldCharType="begin"/>
      </w:r>
      <w:r w:rsidR="001F6B06">
        <w:rPr>
          <w:rFonts w:ascii="Times New Roman" w:hAnsi="Times New Roman" w:cs="Times New Roman"/>
          <w:sz w:val="28"/>
          <w:szCs w:val="28"/>
        </w:rPr>
        <w:instrText xml:space="preserve"> REF _Ref177711626 \h  \* MERGEFORMAT </w:instrText>
      </w:r>
      <w:r w:rsidR="001F6B06">
        <w:rPr>
          <w:rFonts w:ascii="Times New Roman" w:hAnsi="Times New Roman" w:cs="Times New Roman"/>
          <w:sz w:val="28"/>
          <w:szCs w:val="28"/>
        </w:rPr>
      </w:r>
      <w:r w:rsidR="001F6B06">
        <w:rPr>
          <w:rFonts w:ascii="Times New Roman" w:hAnsi="Times New Roman" w:cs="Times New Roman"/>
          <w:sz w:val="28"/>
          <w:szCs w:val="28"/>
        </w:rPr>
        <w:fldChar w:fldCharType="separate"/>
      </w:r>
      <w:r w:rsidR="001F6B06" w:rsidRPr="001F6B06">
        <w:rPr>
          <w:rFonts w:ascii="Times New Roman" w:hAnsi="Times New Roman" w:cs="Times New Roman"/>
          <w:sz w:val="28"/>
          <w:szCs w:val="28"/>
        </w:rPr>
        <w:t>Рисунк</w:t>
      </w:r>
      <w:r w:rsidR="001F6B06">
        <w:rPr>
          <w:rFonts w:ascii="Times New Roman" w:hAnsi="Times New Roman" w:cs="Times New Roman"/>
          <w:sz w:val="28"/>
          <w:szCs w:val="28"/>
        </w:rPr>
        <w:t>е</w:t>
      </w:r>
      <w:r w:rsidR="001F6B06" w:rsidRPr="001F6B06">
        <w:rPr>
          <w:rFonts w:ascii="Times New Roman" w:hAnsi="Times New Roman" w:cs="Times New Roman"/>
          <w:sz w:val="28"/>
          <w:szCs w:val="28"/>
        </w:rPr>
        <w:t xml:space="preserve"> 2 </w:t>
      </w:r>
      <w:r w:rsidR="001F6B06">
        <w:rPr>
          <w:rFonts w:ascii="Times New Roman" w:hAnsi="Times New Roman" w:cs="Times New Roman"/>
          <w:sz w:val="28"/>
          <w:szCs w:val="28"/>
        </w:rPr>
        <w:fldChar w:fldCharType="end"/>
      </w:r>
    </w:p>
    <w:p w14:paraId="060F7354" w14:textId="77777777" w:rsidR="001F6B06" w:rsidRDefault="001F6B06" w:rsidP="001F6B06">
      <w:pPr>
        <w:pStyle w:val="a3"/>
        <w:keepNext/>
        <w:ind w:left="0"/>
        <w:jc w:val="center"/>
      </w:pPr>
      <w:r>
        <w:rPr>
          <w:noProof/>
        </w:rPr>
        <w:drawing>
          <wp:inline distT="0" distB="0" distL="0" distR="0" wp14:anchorId="291B9CB6" wp14:editId="2D4D1E10">
            <wp:extent cx="4178300" cy="2494474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201" cy="249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4DC1" w14:textId="3DB5C0D9" w:rsidR="001F6B06" w:rsidRDefault="001F6B06" w:rsidP="001F6B06">
      <w:pPr>
        <w:pStyle w:val="a4"/>
        <w:jc w:val="center"/>
      </w:pPr>
      <w:bookmarkStart w:id="2" w:name="_Ref177711626"/>
      <w:r>
        <w:t xml:space="preserve">Рисунок </w:t>
      </w:r>
      <w:r w:rsidR="00E77B05">
        <w:fldChar w:fldCharType="begin"/>
      </w:r>
      <w:r w:rsidR="00E77B05">
        <w:instrText xml:space="preserve"> SEQ Рисунок \* ARABIC </w:instrText>
      </w:r>
      <w:r w:rsidR="00E77B05">
        <w:fldChar w:fldCharType="separate"/>
      </w:r>
      <w:r w:rsidR="00A627A2">
        <w:rPr>
          <w:noProof/>
        </w:rPr>
        <w:t>2</w:t>
      </w:r>
      <w:r w:rsidR="00E77B05">
        <w:rPr>
          <w:noProof/>
        </w:rPr>
        <w:fldChar w:fldCharType="end"/>
      </w:r>
      <w:r>
        <w:t xml:space="preserve"> - Форма окна ввода данный по новой бригаде</w:t>
      </w:r>
      <w:bookmarkEnd w:id="2"/>
    </w:p>
    <w:p w14:paraId="54DDE22D" w14:textId="32729500" w:rsidR="001F6B06" w:rsidRPr="001F6B06" w:rsidRDefault="001F6B06" w:rsidP="001F6B06">
      <w:pPr>
        <w:rPr>
          <w:rFonts w:ascii="Times New Roman" w:hAnsi="Times New Roman" w:cs="Times New Roman"/>
          <w:sz w:val="28"/>
          <w:szCs w:val="28"/>
        </w:rPr>
      </w:pPr>
      <w:r w:rsidRPr="001F6B06">
        <w:rPr>
          <w:rFonts w:ascii="Times New Roman" w:hAnsi="Times New Roman" w:cs="Times New Roman"/>
          <w:sz w:val="28"/>
          <w:szCs w:val="28"/>
        </w:rPr>
        <w:t>В диалоговом окне ввода данных по новой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B06">
        <w:rPr>
          <w:rFonts w:ascii="Times New Roman" w:hAnsi="Times New Roman" w:cs="Times New Roman"/>
          <w:sz w:val="28"/>
          <w:szCs w:val="28"/>
        </w:rPr>
        <w:t>бригаде пользователь вводит:</w:t>
      </w:r>
    </w:p>
    <w:p w14:paraId="793039B4" w14:textId="42CA6B21" w:rsidR="001F6B06" w:rsidRDefault="001F6B06" w:rsidP="001F6B06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F6B06">
        <w:rPr>
          <w:rFonts w:ascii="Times New Roman" w:hAnsi="Times New Roman" w:cs="Times New Roman"/>
          <w:sz w:val="28"/>
          <w:szCs w:val="28"/>
        </w:rPr>
        <w:t xml:space="preserve">- «Наименование». Поле </w:t>
      </w:r>
      <w:del w:id="3" w:author="Сазанов Илья Сергеевич" w:date="2024-10-14T08:17:00Z">
        <w:r w:rsidRPr="001F6B06" w:rsidDel="00050344">
          <w:rPr>
            <w:rFonts w:ascii="Times New Roman" w:hAnsi="Times New Roman" w:cs="Times New Roman"/>
            <w:sz w:val="28"/>
            <w:szCs w:val="28"/>
          </w:rPr>
          <w:delText>со свободным вводом теста. Количество символов 250.</w:delText>
        </w:r>
      </w:del>
      <w:ins w:id="4" w:author="Сазанов Илья Сергеевич" w:date="2024-10-14T08:17:00Z">
        <w:r w:rsidR="00050344">
          <w:rPr>
            <w:rFonts w:ascii="Times New Roman" w:hAnsi="Times New Roman" w:cs="Times New Roman"/>
            <w:sz w:val="28"/>
            <w:szCs w:val="28"/>
          </w:rPr>
          <w:t>с автоматической генерацией номера бригады. Каждой бригаде присваивается следующий сквозной номер по порядку в рамках подразде</w:t>
        </w:r>
      </w:ins>
      <w:ins w:id="5" w:author="Сазанов Илья Сергеевич" w:date="2024-10-14T08:18:00Z">
        <w:r w:rsidR="00050344">
          <w:rPr>
            <w:rFonts w:ascii="Times New Roman" w:hAnsi="Times New Roman" w:cs="Times New Roman"/>
            <w:sz w:val="28"/>
            <w:szCs w:val="28"/>
          </w:rPr>
          <w:t xml:space="preserve">ления. Перед присвоением номера система проверяет наличие освобождённых номеров </w:t>
        </w:r>
      </w:ins>
      <w:ins w:id="6" w:author="Сазанов Илья Сергеевич" w:date="2024-10-14T08:19:00Z">
        <w:r w:rsidR="00050344">
          <w:rPr>
            <w:rFonts w:ascii="Times New Roman" w:hAnsi="Times New Roman" w:cs="Times New Roman"/>
            <w:sz w:val="28"/>
            <w:szCs w:val="28"/>
          </w:rPr>
          <w:t xml:space="preserve">в ранее определённом порядке номеров. </w:t>
        </w:r>
      </w:ins>
      <w:ins w:id="7" w:author="Сазанов Илья Сергеевич" w:date="2024-10-14T08:20:00Z">
        <w:r w:rsidR="00050344">
          <w:rPr>
            <w:rFonts w:ascii="Times New Roman" w:hAnsi="Times New Roman" w:cs="Times New Roman"/>
            <w:sz w:val="28"/>
            <w:szCs w:val="28"/>
          </w:rPr>
          <w:t>На серверной части система генерирует уника</w:t>
        </w:r>
      </w:ins>
      <w:ins w:id="8" w:author="Сазанов Илья Сергеевич" w:date="2024-10-14T08:21:00Z">
        <w:r w:rsidR="00050344">
          <w:rPr>
            <w:rFonts w:ascii="Times New Roman" w:hAnsi="Times New Roman" w:cs="Times New Roman"/>
            <w:sz w:val="28"/>
            <w:szCs w:val="28"/>
          </w:rPr>
          <w:t>льный ключ в формате «</w:t>
        </w:r>
        <w:r w:rsidR="00050344">
          <w:rPr>
            <w:rFonts w:ascii="Times New Roman" w:hAnsi="Times New Roman" w:cs="Times New Roman"/>
            <w:sz w:val="28"/>
            <w:szCs w:val="28"/>
            <w:lang w:val="en-US"/>
          </w:rPr>
          <w:t>ZZZZ</w:t>
        </w:r>
        <w:r w:rsidR="00050344" w:rsidRPr="00050344">
          <w:rPr>
            <w:rFonts w:ascii="Times New Roman" w:hAnsi="Times New Roman" w:cs="Times New Roman"/>
            <w:sz w:val="28"/>
            <w:szCs w:val="28"/>
            <w:rPrChange w:id="9" w:author="Сазанов Илья Сергеевич" w:date="2024-10-14T08:21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-</w:t>
        </w:r>
        <w:r w:rsidR="00050344">
          <w:rPr>
            <w:rFonts w:ascii="Times New Roman" w:hAnsi="Times New Roman" w:cs="Times New Roman"/>
            <w:sz w:val="28"/>
            <w:szCs w:val="28"/>
            <w:lang w:val="en-US"/>
          </w:rPr>
          <w:t>GGG</w:t>
        </w:r>
        <w:r w:rsidR="00050344" w:rsidRPr="00050344">
          <w:rPr>
            <w:rFonts w:ascii="Times New Roman" w:hAnsi="Times New Roman" w:cs="Times New Roman"/>
            <w:sz w:val="28"/>
            <w:szCs w:val="28"/>
            <w:rPrChange w:id="10" w:author="Сазанов Илья Сергеевич" w:date="2024-10-14T08:21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-“</w:t>
        </w:r>
        <w:r w:rsidR="00050344">
          <w:rPr>
            <w:rFonts w:ascii="Times New Roman" w:hAnsi="Times New Roman" w:cs="Times New Roman"/>
            <w:sz w:val="28"/>
            <w:szCs w:val="28"/>
          </w:rPr>
          <w:t>Порядковый номер</w:t>
        </w:r>
        <w:r w:rsidR="00050344" w:rsidRPr="00050344">
          <w:rPr>
            <w:rFonts w:ascii="Times New Roman" w:hAnsi="Times New Roman" w:cs="Times New Roman"/>
            <w:sz w:val="28"/>
            <w:szCs w:val="28"/>
            <w:rPrChange w:id="11" w:author="Сазанов Илья Сергеевич" w:date="2024-10-14T08:21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”</w:t>
        </w:r>
        <w:r w:rsidR="00050344">
          <w:rPr>
            <w:rFonts w:ascii="Times New Roman" w:hAnsi="Times New Roman" w:cs="Times New Roman"/>
            <w:sz w:val="28"/>
            <w:szCs w:val="28"/>
          </w:rPr>
          <w:t xml:space="preserve">»(где </w:t>
        </w:r>
        <w:r w:rsidR="00050344">
          <w:rPr>
            <w:rFonts w:ascii="Times New Roman" w:hAnsi="Times New Roman" w:cs="Times New Roman"/>
            <w:sz w:val="28"/>
            <w:szCs w:val="28"/>
            <w:lang w:val="en-US"/>
          </w:rPr>
          <w:t>ZZZZ</w:t>
        </w:r>
        <w:r w:rsidR="00050344">
          <w:rPr>
            <w:rFonts w:ascii="Times New Roman" w:hAnsi="Times New Roman" w:cs="Times New Roman"/>
            <w:sz w:val="28"/>
            <w:szCs w:val="28"/>
          </w:rPr>
          <w:t>- номер завода из оргструкт</w:t>
        </w:r>
      </w:ins>
      <w:ins w:id="12" w:author="Сазанов Илья Сергеевич" w:date="2024-10-14T08:22:00Z">
        <w:r w:rsidR="00050344">
          <w:rPr>
            <w:rFonts w:ascii="Times New Roman" w:hAnsi="Times New Roman" w:cs="Times New Roman"/>
            <w:sz w:val="28"/>
            <w:szCs w:val="28"/>
          </w:rPr>
          <w:t xml:space="preserve">уры, </w:t>
        </w:r>
        <w:r w:rsidR="00050344">
          <w:rPr>
            <w:rFonts w:ascii="Times New Roman" w:hAnsi="Times New Roman" w:cs="Times New Roman"/>
            <w:sz w:val="28"/>
            <w:szCs w:val="28"/>
            <w:lang w:val="en-US"/>
          </w:rPr>
          <w:t>GGG</w:t>
        </w:r>
        <w:r w:rsidR="00050344">
          <w:rPr>
            <w:rFonts w:ascii="Times New Roman" w:hAnsi="Times New Roman" w:cs="Times New Roman"/>
            <w:sz w:val="28"/>
            <w:szCs w:val="28"/>
          </w:rPr>
          <w:t xml:space="preserve"> – номер группы плановиков из оргструктуры). </w:t>
        </w:r>
      </w:ins>
      <w:ins w:id="13" w:author="Сазанов Илья Сергеевич" w:date="2024-10-14T08:19:00Z">
        <w:r w:rsidR="00050344">
          <w:rPr>
            <w:rFonts w:ascii="Times New Roman" w:hAnsi="Times New Roman" w:cs="Times New Roman"/>
            <w:sz w:val="28"/>
            <w:szCs w:val="28"/>
          </w:rPr>
          <w:t xml:space="preserve">В поле </w:t>
        </w:r>
      </w:ins>
      <w:ins w:id="14" w:author="Сазанов Илья Сергеевич" w:date="2024-10-14T08:22:00Z">
        <w:r w:rsidR="00050344">
          <w:rPr>
            <w:rFonts w:ascii="Times New Roman" w:hAnsi="Times New Roman" w:cs="Times New Roman"/>
            <w:sz w:val="28"/>
            <w:szCs w:val="28"/>
          </w:rPr>
          <w:t xml:space="preserve">на рабочем экране </w:t>
        </w:r>
      </w:ins>
      <w:ins w:id="15" w:author="Сазанов Илья Сергеевич" w:date="2024-10-14T08:19:00Z">
        <w:r w:rsidR="00050344">
          <w:rPr>
            <w:rFonts w:ascii="Times New Roman" w:hAnsi="Times New Roman" w:cs="Times New Roman"/>
            <w:sz w:val="28"/>
            <w:szCs w:val="28"/>
          </w:rPr>
          <w:t>выводится наименование по следующей форме: «</w:t>
        </w:r>
      </w:ins>
      <w:ins w:id="16" w:author="Сазанов Илья Сергеевич" w:date="2024-10-14T08:20:00Z">
        <w:r w:rsidR="00050344">
          <w:rPr>
            <w:rFonts w:ascii="Times New Roman" w:hAnsi="Times New Roman" w:cs="Times New Roman"/>
            <w:sz w:val="28"/>
            <w:szCs w:val="28"/>
          </w:rPr>
          <w:t>Бригада №1».</w:t>
        </w:r>
      </w:ins>
    </w:p>
    <w:p w14:paraId="32AD4251" w14:textId="1AAB83C9" w:rsidR="001F6B06" w:rsidRDefault="001F6B06" w:rsidP="001F6B06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«Организационная структура». Выбор из справочника подразделений.</w:t>
      </w:r>
    </w:p>
    <w:p w14:paraId="2F4000B8" w14:textId="57ECF824" w:rsidR="001F6B06" w:rsidRPr="008176C7" w:rsidRDefault="001F6B06" w:rsidP="001F6B06">
      <w:pPr>
        <w:pStyle w:val="a3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176C7">
        <w:rPr>
          <w:rFonts w:ascii="Times New Roman" w:hAnsi="Times New Roman" w:cs="Times New Roman"/>
          <w:sz w:val="28"/>
          <w:szCs w:val="28"/>
        </w:rPr>
        <w:t>«Тип бригады». Выбирается из справочника типов бригад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176C7">
        <w:rPr>
          <w:rFonts w:ascii="Times New Roman" w:hAnsi="Times New Roman" w:cs="Times New Roman"/>
          <w:sz w:val="28"/>
          <w:szCs w:val="28"/>
        </w:rPr>
        <w:t xml:space="preserve"> определённых в настройке панели администратора.</w:t>
      </w:r>
    </w:p>
    <w:p w14:paraId="45685E85" w14:textId="23A14575" w:rsidR="001F6B06" w:rsidRPr="008176C7" w:rsidRDefault="001F6B06" w:rsidP="001F6B06">
      <w:pPr>
        <w:pStyle w:val="a3"/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176C7">
        <w:rPr>
          <w:rFonts w:ascii="Times New Roman" w:hAnsi="Times New Roman" w:cs="Times New Roman"/>
          <w:sz w:val="28"/>
          <w:szCs w:val="28"/>
        </w:rPr>
        <w:t>«Вид бригады». Выбирается из справочника типов бригад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176C7">
        <w:rPr>
          <w:rFonts w:ascii="Times New Roman" w:hAnsi="Times New Roman" w:cs="Times New Roman"/>
          <w:sz w:val="28"/>
          <w:szCs w:val="28"/>
        </w:rPr>
        <w:t xml:space="preserve"> определённых в настройке панели администратора.</w:t>
      </w:r>
    </w:p>
    <w:p w14:paraId="3CC25382" w14:textId="77777777" w:rsidR="001F6B06" w:rsidRPr="001F6B06" w:rsidRDefault="001F6B06" w:rsidP="001F6B06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F6B06">
        <w:rPr>
          <w:rFonts w:ascii="Times New Roman" w:hAnsi="Times New Roman" w:cs="Times New Roman"/>
          <w:sz w:val="28"/>
          <w:szCs w:val="28"/>
        </w:rPr>
        <w:t>- «Вид транспорта». Выбирается из справочника транспорта</w:t>
      </w:r>
    </w:p>
    <w:p w14:paraId="40EB64ED" w14:textId="3DD5B5C0" w:rsidR="001F6B06" w:rsidRDefault="001F6B06" w:rsidP="001F6B06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сохранения, созданная штатная бригада появляется в списке штатных бригад на рабочем экране. Далее пользователь может открыть карточку бригады</w:t>
      </w:r>
      <w:r w:rsidR="00804F2F">
        <w:rPr>
          <w:rFonts w:ascii="Times New Roman" w:hAnsi="Times New Roman" w:cs="Times New Roman"/>
          <w:sz w:val="28"/>
          <w:szCs w:val="28"/>
        </w:rPr>
        <w:t xml:space="preserve"> или удалить </w:t>
      </w:r>
      <w:r w:rsidR="00737425">
        <w:rPr>
          <w:rFonts w:ascii="Times New Roman" w:hAnsi="Times New Roman" w:cs="Times New Roman"/>
          <w:sz w:val="28"/>
          <w:szCs w:val="28"/>
        </w:rPr>
        <w:t>созданную</w:t>
      </w:r>
      <w:r w:rsidR="00804F2F">
        <w:rPr>
          <w:rFonts w:ascii="Times New Roman" w:hAnsi="Times New Roman" w:cs="Times New Roman"/>
          <w:sz w:val="28"/>
          <w:szCs w:val="28"/>
        </w:rPr>
        <w:t xml:space="preserve"> бригад</w:t>
      </w:r>
      <w:r w:rsidR="00737425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, нажав на </w:t>
      </w:r>
      <w:r w:rsidR="00804F2F">
        <w:rPr>
          <w:rFonts w:ascii="Times New Roman" w:hAnsi="Times New Roman" w:cs="Times New Roman"/>
          <w:sz w:val="28"/>
          <w:szCs w:val="28"/>
        </w:rPr>
        <w:t>соответствующие элементы управления</w:t>
      </w:r>
      <w:r>
        <w:rPr>
          <w:rFonts w:ascii="Times New Roman" w:hAnsi="Times New Roman" w:cs="Times New Roman"/>
          <w:sz w:val="28"/>
          <w:szCs w:val="28"/>
        </w:rPr>
        <w:t>, расположенн</w:t>
      </w:r>
      <w:r w:rsidR="00804F2F">
        <w:rPr>
          <w:rFonts w:ascii="Times New Roman" w:hAnsi="Times New Roman" w:cs="Times New Roman"/>
          <w:sz w:val="28"/>
          <w:szCs w:val="28"/>
        </w:rPr>
        <w:t>ые</w:t>
      </w:r>
      <w:r>
        <w:rPr>
          <w:rFonts w:ascii="Times New Roman" w:hAnsi="Times New Roman" w:cs="Times New Roman"/>
          <w:sz w:val="28"/>
          <w:szCs w:val="28"/>
        </w:rPr>
        <w:t xml:space="preserve"> в конце строки </w:t>
      </w:r>
      <w:r w:rsidR="00804F2F">
        <w:rPr>
          <w:rFonts w:ascii="Times New Roman" w:hAnsi="Times New Roman" w:cs="Times New Roman"/>
          <w:sz w:val="28"/>
          <w:szCs w:val="28"/>
        </w:rPr>
        <w:t>списка бригад.</w:t>
      </w:r>
    </w:p>
    <w:p w14:paraId="391A30C6" w14:textId="77777777" w:rsidR="00804F2F" w:rsidRDefault="00804F2F" w:rsidP="001F6B06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 переходе в режим редактирования, на рабочем экране открывается карточка бригады с двумя блоками информации по ней. </w:t>
      </w:r>
    </w:p>
    <w:p w14:paraId="1E27119D" w14:textId="3A3FB547" w:rsidR="00804F2F" w:rsidRDefault="00804F2F" w:rsidP="001F6B06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первом блоке размещена основная информация:</w:t>
      </w:r>
    </w:p>
    <w:p w14:paraId="7AD355C4" w14:textId="7F205810" w:rsidR="00804F2F" w:rsidRDefault="00804F2F" w:rsidP="001F6B06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«Наименование бригады»</w:t>
      </w:r>
    </w:p>
    <w:p w14:paraId="16DF49B6" w14:textId="1289BECA" w:rsidR="00804F2F" w:rsidRDefault="00804F2F" w:rsidP="001F6B06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«Вид бригады»</w:t>
      </w:r>
    </w:p>
    <w:p w14:paraId="496918EF" w14:textId="4EB58014" w:rsidR="00804F2F" w:rsidRDefault="00804F2F" w:rsidP="001F6B06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«Принадлежность»</w:t>
      </w:r>
    </w:p>
    <w:p w14:paraId="23FF55F6" w14:textId="77CB82ED" w:rsidR="00804F2F" w:rsidRDefault="00804F2F" w:rsidP="001F6B06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«Вид транспорта»</w:t>
      </w:r>
    </w:p>
    <w:p w14:paraId="556AAF63" w14:textId="6DC0B803" w:rsidR="00804F2F" w:rsidRDefault="00804F2F" w:rsidP="001F6B06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в первом блоке доступна для редактирования. Для </w:t>
      </w:r>
      <w:r w:rsidR="00737425">
        <w:rPr>
          <w:rFonts w:ascii="Times New Roman" w:hAnsi="Times New Roman" w:cs="Times New Roman"/>
          <w:sz w:val="28"/>
          <w:szCs w:val="28"/>
        </w:rPr>
        <w:t>подтверждения</w:t>
      </w:r>
      <w:r>
        <w:rPr>
          <w:rFonts w:ascii="Times New Roman" w:hAnsi="Times New Roman" w:cs="Times New Roman"/>
          <w:sz w:val="28"/>
          <w:szCs w:val="28"/>
        </w:rPr>
        <w:t xml:space="preserve"> изменений, предусмотрена кнопка сохранения.</w:t>
      </w:r>
    </w:p>
    <w:p w14:paraId="6D3A828E" w14:textId="270AB277" w:rsidR="00804F2F" w:rsidRDefault="00804F2F" w:rsidP="00804F2F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втором блоке размещена информация по составу бригады. Информация в блоке не </w:t>
      </w:r>
      <w:r w:rsidR="00737425">
        <w:rPr>
          <w:rFonts w:ascii="Times New Roman" w:hAnsi="Times New Roman" w:cs="Times New Roman"/>
          <w:sz w:val="28"/>
          <w:szCs w:val="28"/>
        </w:rPr>
        <w:t>редактируется</w:t>
      </w:r>
      <w:r>
        <w:rPr>
          <w:rFonts w:ascii="Times New Roman" w:hAnsi="Times New Roman" w:cs="Times New Roman"/>
          <w:sz w:val="28"/>
          <w:szCs w:val="28"/>
        </w:rPr>
        <w:t>. Изменения в составе бригады осуществляются из раздела «Учёт персонала».</w:t>
      </w:r>
    </w:p>
    <w:p w14:paraId="58B3763A" w14:textId="5A8BD4D9" w:rsidR="00804F2F" w:rsidRDefault="00614D88" w:rsidP="00804F2F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 полей рабочего экрана «Наименование», Вид бригады, Тип бригады, Принадлежность определяются по значениям введённым пользователем при создании бригады.</w:t>
      </w:r>
    </w:p>
    <w:p w14:paraId="41716B4A" w14:textId="481B4705" w:rsidR="00614D88" w:rsidRDefault="00614D88" w:rsidP="00804F2F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 полей кол-во персонала, Кол-во техники определяется по данным карточки.</w:t>
      </w:r>
    </w:p>
    <w:p w14:paraId="5980658E" w14:textId="45A1A35E" w:rsidR="00614D88" w:rsidRDefault="00614D88" w:rsidP="00804F2F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поля Готовность </w:t>
      </w:r>
      <w:r w:rsidR="00297135">
        <w:rPr>
          <w:rFonts w:ascii="Times New Roman" w:hAnsi="Times New Roman" w:cs="Times New Roman"/>
          <w:sz w:val="28"/>
          <w:szCs w:val="28"/>
        </w:rPr>
        <w:t>к работе определяется по следующему алгоритму:</w:t>
      </w:r>
    </w:p>
    <w:p w14:paraId="557F319E" w14:textId="77777777" w:rsidR="00C560FB" w:rsidRDefault="00297135" w:rsidP="00804F2F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Определяются текущие параметры состава бригады. Для этого по </w:t>
      </w:r>
      <w:r w:rsidR="00737425">
        <w:rPr>
          <w:rFonts w:ascii="Times New Roman" w:hAnsi="Times New Roman" w:cs="Times New Roman"/>
          <w:sz w:val="28"/>
          <w:szCs w:val="28"/>
        </w:rPr>
        <w:t>зафиксированному</w:t>
      </w:r>
      <w:r>
        <w:rPr>
          <w:rFonts w:ascii="Times New Roman" w:hAnsi="Times New Roman" w:cs="Times New Roman"/>
          <w:sz w:val="28"/>
          <w:szCs w:val="28"/>
        </w:rPr>
        <w:t xml:space="preserve"> составу бригады определяются все сотрудники имеющие чекап. </w:t>
      </w:r>
    </w:p>
    <w:p w14:paraId="1CD4E6F7" w14:textId="6149CA54" w:rsidR="00297135" w:rsidRDefault="00C560FB" w:rsidP="00804F2F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97135">
        <w:rPr>
          <w:rFonts w:ascii="Times New Roman" w:hAnsi="Times New Roman" w:cs="Times New Roman"/>
          <w:sz w:val="28"/>
          <w:szCs w:val="28"/>
        </w:rPr>
        <w:t xml:space="preserve">Из списка сотрудников, имеющих чекап, определяется наличие сотрудника с правами «Ответственный руководитель работ» </w:t>
      </w:r>
      <w:r>
        <w:rPr>
          <w:rFonts w:ascii="Times New Roman" w:hAnsi="Times New Roman" w:cs="Times New Roman"/>
          <w:sz w:val="28"/>
          <w:szCs w:val="28"/>
        </w:rPr>
        <w:t xml:space="preserve">и хотя бы один сотрудник с </w:t>
      </w:r>
      <w:r w:rsidR="00F9151A">
        <w:rPr>
          <w:rFonts w:ascii="Times New Roman" w:hAnsi="Times New Roman" w:cs="Times New Roman"/>
          <w:sz w:val="28"/>
          <w:szCs w:val="28"/>
        </w:rPr>
        <w:t>действущим правом «Член бригады»</w:t>
      </w:r>
      <w:r w:rsidR="00297135">
        <w:rPr>
          <w:rFonts w:ascii="Times New Roman" w:hAnsi="Times New Roman" w:cs="Times New Roman"/>
          <w:sz w:val="28"/>
          <w:szCs w:val="28"/>
        </w:rPr>
        <w:t>.</w:t>
      </w:r>
    </w:p>
    <w:p w14:paraId="7819D79D" w14:textId="3D4722DF" w:rsidR="00297135" w:rsidRDefault="00297135" w:rsidP="00804F2F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915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="00F9151A">
        <w:rPr>
          <w:rFonts w:ascii="Times New Roman" w:hAnsi="Times New Roman" w:cs="Times New Roman"/>
          <w:sz w:val="28"/>
          <w:szCs w:val="28"/>
        </w:rPr>
        <w:t>условие выполняется</w:t>
      </w:r>
      <w:r>
        <w:rPr>
          <w:rFonts w:ascii="Times New Roman" w:hAnsi="Times New Roman" w:cs="Times New Roman"/>
          <w:sz w:val="28"/>
          <w:szCs w:val="28"/>
        </w:rPr>
        <w:t>, то статус бригады определяется, как готова к работе. Во всех остальных случаях, определяется как «Не готова к работе».</w:t>
      </w:r>
    </w:p>
    <w:p w14:paraId="3D2EEC4F" w14:textId="43F0DF97" w:rsidR="00297135" w:rsidRDefault="00297135" w:rsidP="00804F2F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Полученный результат выводится на экран.</w:t>
      </w:r>
    </w:p>
    <w:p w14:paraId="0ABE83C4" w14:textId="41922489" w:rsidR="00297135" w:rsidRDefault="00297135" w:rsidP="00804F2F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статуса готовности бригады запуска</w:t>
      </w:r>
      <w:r w:rsidR="00CA00BE">
        <w:rPr>
          <w:rFonts w:ascii="Times New Roman" w:hAnsi="Times New Roman" w:cs="Times New Roman"/>
          <w:sz w:val="28"/>
          <w:szCs w:val="28"/>
        </w:rPr>
        <w:t>ется</w:t>
      </w:r>
      <w:r>
        <w:rPr>
          <w:rFonts w:ascii="Times New Roman" w:hAnsi="Times New Roman" w:cs="Times New Roman"/>
          <w:sz w:val="28"/>
          <w:szCs w:val="28"/>
        </w:rPr>
        <w:t xml:space="preserve"> перед каждым </w:t>
      </w:r>
      <w:r w:rsidR="00CA00BE">
        <w:rPr>
          <w:rFonts w:ascii="Times New Roman" w:hAnsi="Times New Roman" w:cs="Times New Roman"/>
          <w:sz w:val="28"/>
          <w:szCs w:val="28"/>
        </w:rPr>
        <w:t>открытием раздела «Учёт бригад».</w:t>
      </w:r>
    </w:p>
    <w:p w14:paraId="0B2CC12B" w14:textId="2A728357" w:rsidR="00A46B42" w:rsidRDefault="00CA00BE" w:rsidP="00CA00BE">
      <w:pPr>
        <w:pStyle w:val="a3"/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 поля «Собственная/командировочная» определяется по принадлежности записи бригады к разделу создания. Если бригада создана в разделе «Учёт бригад», то данная бригада определяется, как «Собственная», если бригада создана в разделе «Командированные бригады», то такая бригада определяется как «Командированная».</w:t>
      </w:r>
    </w:p>
    <w:p w14:paraId="15F303FA" w14:textId="77777777" w:rsidR="00A46B42" w:rsidRPr="008176C7" w:rsidRDefault="00A46B42" w:rsidP="00650AA7">
      <w:pPr>
        <w:pStyle w:val="a3"/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DD70420" w14:textId="08E5AFEB" w:rsidR="00E432B8" w:rsidRPr="008176C7" w:rsidRDefault="00154D8C" w:rsidP="00650AA7">
      <w:pPr>
        <w:pStyle w:val="a3"/>
        <w:numPr>
          <w:ilvl w:val="1"/>
          <w:numId w:val="2"/>
        </w:numPr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  <w:commentRangeStart w:id="17"/>
      <w:r w:rsidRPr="008176C7">
        <w:rPr>
          <w:rFonts w:ascii="Times New Roman" w:hAnsi="Times New Roman" w:cs="Times New Roman"/>
          <w:b/>
          <w:bCs/>
          <w:sz w:val="28"/>
          <w:szCs w:val="28"/>
        </w:rPr>
        <w:t>Формирование справочника «Учёт командировочных бригад»</w:t>
      </w:r>
      <w:commentRangeEnd w:id="17"/>
      <w:r w:rsidR="003F2070">
        <w:rPr>
          <w:rStyle w:val="a8"/>
        </w:rPr>
        <w:commentReference w:id="17"/>
      </w:r>
    </w:p>
    <w:p w14:paraId="0CDA01C5" w14:textId="6E4A00C9" w:rsidR="001B0114" w:rsidRDefault="003D67B0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Для формирования </w:t>
      </w:r>
      <w:r w:rsidR="00B45987" w:rsidRPr="008176C7">
        <w:rPr>
          <w:rFonts w:ascii="Times New Roman" w:hAnsi="Times New Roman" w:cs="Times New Roman"/>
          <w:sz w:val="28"/>
          <w:szCs w:val="28"/>
        </w:rPr>
        <w:t xml:space="preserve">командируемых </w:t>
      </w:r>
      <w:r w:rsidRPr="008176C7">
        <w:rPr>
          <w:rFonts w:ascii="Times New Roman" w:hAnsi="Times New Roman" w:cs="Times New Roman"/>
          <w:sz w:val="28"/>
          <w:szCs w:val="28"/>
        </w:rPr>
        <w:t xml:space="preserve">бригад, в разделе «Силы и средства» предусмотрен </w:t>
      </w:r>
      <w:r w:rsidR="001B0114">
        <w:rPr>
          <w:rFonts w:ascii="Times New Roman" w:hAnsi="Times New Roman" w:cs="Times New Roman"/>
          <w:sz w:val="28"/>
          <w:szCs w:val="28"/>
        </w:rPr>
        <w:t>раздел</w:t>
      </w:r>
      <w:r w:rsidRPr="008176C7">
        <w:rPr>
          <w:rFonts w:ascii="Times New Roman" w:hAnsi="Times New Roman" w:cs="Times New Roman"/>
          <w:sz w:val="28"/>
          <w:szCs w:val="28"/>
        </w:rPr>
        <w:t xml:space="preserve"> «Командированные бригады». На </w:t>
      </w:r>
      <w:r w:rsidR="001B0114">
        <w:rPr>
          <w:rFonts w:ascii="Times New Roman" w:hAnsi="Times New Roman" w:cs="Times New Roman"/>
          <w:sz w:val="28"/>
          <w:szCs w:val="28"/>
        </w:rPr>
        <w:t>рабочем экране представлена табличная часть со списком бригад со следующими полями:</w:t>
      </w:r>
    </w:p>
    <w:p w14:paraId="08AB9FB0" w14:textId="22F906F8" w:rsidR="001B0114" w:rsidRDefault="001B011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Наименование</w:t>
      </w:r>
    </w:p>
    <w:p w14:paraId="468D0B1F" w14:textId="4E25D4DC" w:rsidR="001B0114" w:rsidRDefault="001B011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Вид бригады</w:t>
      </w:r>
    </w:p>
    <w:p w14:paraId="1C63CBDF" w14:textId="6E34BA7D" w:rsidR="001B0114" w:rsidRDefault="001B011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Тип бригады</w:t>
      </w:r>
    </w:p>
    <w:p w14:paraId="77E34298" w14:textId="301D93D6" w:rsidR="001B0114" w:rsidRDefault="001B011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Место отправления</w:t>
      </w:r>
    </w:p>
    <w:p w14:paraId="79BD3EDF" w14:textId="3E73544E" w:rsidR="001B0114" w:rsidRDefault="001B011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Место назначения</w:t>
      </w:r>
    </w:p>
    <w:p w14:paraId="697603D5" w14:textId="4A8CEA65" w:rsidR="001B0114" w:rsidRDefault="001B011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Готовность к работе</w:t>
      </w:r>
    </w:p>
    <w:p w14:paraId="1B08F132" w14:textId="22B09AB9" w:rsidR="001B0114" w:rsidRDefault="001B011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Кол-во в бригаде</w:t>
      </w:r>
    </w:p>
    <w:p w14:paraId="6C2C5D68" w14:textId="297FEC72" w:rsidR="001B0114" w:rsidRDefault="001B011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Кол-во техники</w:t>
      </w:r>
    </w:p>
    <w:p w14:paraId="2B9E9813" w14:textId="5D85D483" w:rsidR="001B0114" w:rsidRDefault="001B011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Статус</w:t>
      </w:r>
    </w:p>
    <w:p w14:paraId="72367AC8" w14:textId="76CCA98A" w:rsidR="001B0114" w:rsidRDefault="001B011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Дата начала</w:t>
      </w:r>
    </w:p>
    <w:p w14:paraId="249118F5" w14:textId="754280CF" w:rsidR="001B0114" w:rsidRDefault="001B011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Дата окончания</w:t>
      </w:r>
    </w:p>
    <w:p w14:paraId="13547974" w14:textId="1867EF53" w:rsidR="001B0114" w:rsidRDefault="001B011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Назначение</w:t>
      </w:r>
    </w:p>
    <w:p w14:paraId="67B10448" w14:textId="77777777" w:rsidR="001B0114" w:rsidRDefault="001B011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C74B26B" w14:textId="58119F74" w:rsidR="003D67B0" w:rsidRPr="008176C7" w:rsidRDefault="001B011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Командируемая бригада создаётся по кнопке «Создать» </w:t>
      </w:r>
      <w:r w:rsidR="003D67B0" w:rsidRPr="008176C7">
        <w:rPr>
          <w:rFonts w:ascii="Times New Roman" w:hAnsi="Times New Roman" w:cs="Times New Roman"/>
          <w:sz w:val="28"/>
          <w:szCs w:val="28"/>
        </w:rPr>
        <w:t xml:space="preserve">с указанием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3D67B0" w:rsidRPr="008176C7">
        <w:rPr>
          <w:rFonts w:ascii="Times New Roman" w:hAnsi="Times New Roman" w:cs="Times New Roman"/>
          <w:sz w:val="28"/>
          <w:szCs w:val="28"/>
        </w:rPr>
        <w:t>аименования, Вида бригады, Типа бригады, Место отправления, Место назначения, Готовность к работе, Кол-во человек в бригаде, Кол-во техники, Статус, Дата начала командировки, Дата окончания командировки, Назначение командировки.</w:t>
      </w:r>
    </w:p>
    <w:p w14:paraId="78886CEC" w14:textId="4F6E1E57" w:rsidR="00224EC4" w:rsidRDefault="00D5355A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На рабочем экране вкладки выве</w:t>
      </w:r>
      <w:r w:rsidR="00C23138" w:rsidRPr="008176C7">
        <w:rPr>
          <w:rFonts w:ascii="Times New Roman" w:hAnsi="Times New Roman" w:cs="Times New Roman"/>
          <w:sz w:val="28"/>
          <w:szCs w:val="28"/>
        </w:rPr>
        <w:t>де</w:t>
      </w:r>
      <w:r w:rsidRPr="008176C7">
        <w:rPr>
          <w:rFonts w:ascii="Times New Roman" w:hAnsi="Times New Roman" w:cs="Times New Roman"/>
          <w:sz w:val="28"/>
          <w:szCs w:val="28"/>
        </w:rPr>
        <w:t>на кнопка создания бригады</w:t>
      </w:r>
      <w:r w:rsidR="00C23138" w:rsidRPr="008176C7">
        <w:rPr>
          <w:rFonts w:ascii="Times New Roman" w:hAnsi="Times New Roman" w:cs="Times New Roman"/>
          <w:sz w:val="28"/>
          <w:szCs w:val="28"/>
        </w:rPr>
        <w:t xml:space="preserve"> «Создать»</w:t>
      </w:r>
      <w:r w:rsidRPr="008176C7">
        <w:rPr>
          <w:rFonts w:ascii="Times New Roman" w:hAnsi="Times New Roman" w:cs="Times New Roman"/>
          <w:sz w:val="28"/>
          <w:szCs w:val="28"/>
        </w:rPr>
        <w:t xml:space="preserve">. При нажатии на кнопку создания бригады, пользователю </w:t>
      </w:r>
      <w:r w:rsidR="00737425" w:rsidRPr="008176C7">
        <w:rPr>
          <w:rFonts w:ascii="Times New Roman" w:hAnsi="Times New Roman" w:cs="Times New Roman"/>
          <w:sz w:val="28"/>
          <w:szCs w:val="28"/>
        </w:rPr>
        <w:t>открывается</w:t>
      </w:r>
      <w:r w:rsidRPr="008176C7">
        <w:rPr>
          <w:rFonts w:ascii="Times New Roman" w:hAnsi="Times New Roman" w:cs="Times New Roman"/>
          <w:sz w:val="28"/>
          <w:szCs w:val="28"/>
        </w:rPr>
        <w:t xml:space="preserve"> диалоговое окно с вводом параметров бригады. </w:t>
      </w:r>
      <w:r w:rsidR="00224EC4">
        <w:rPr>
          <w:rFonts w:ascii="Times New Roman" w:hAnsi="Times New Roman" w:cs="Times New Roman"/>
          <w:sz w:val="28"/>
          <w:szCs w:val="28"/>
        </w:rPr>
        <w:t>Пример окна приведён на Рисунке 3</w:t>
      </w:r>
    </w:p>
    <w:p w14:paraId="17F942E8" w14:textId="77777777" w:rsidR="00224EC4" w:rsidRDefault="00224EC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910B4C" w14:textId="77777777" w:rsidR="00224EC4" w:rsidRDefault="00224EC4" w:rsidP="00224EC4">
      <w:pPr>
        <w:pStyle w:val="a3"/>
        <w:keepNext/>
        <w:ind w:left="0"/>
        <w:jc w:val="center"/>
      </w:pPr>
      <w:r>
        <w:rPr>
          <w:noProof/>
        </w:rPr>
        <w:drawing>
          <wp:inline distT="0" distB="0" distL="0" distR="0" wp14:anchorId="3C78A94B" wp14:editId="4A8DD6C2">
            <wp:extent cx="3825875" cy="3203429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0657" cy="320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8562" w14:textId="053A6A91" w:rsidR="00224EC4" w:rsidRDefault="00224EC4" w:rsidP="00224EC4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E77B05">
        <w:fldChar w:fldCharType="begin"/>
      </w:r>
      <w:r w:rsidR="00E77B05">
        <w:instrText xml:space="preserve"> SEQ Рисунок \* ARABIC </w:instrText>
      </w:r>
      <w:r w:rsidR="00E77B05">
        <w:fldChar w:fldCharType="separate"/>
      </w:r>
      <w:r w:rsidR="00A627A2">
        <w:rPr>
          <w:noProof/>
        </w:rPr>
        <w:t>3</w:t>
      </w:r>
      <w:r w:rsidR="00E77B05">
        <w:rPr>
          <w:noProof/>
        </w:rPr>
        <w:fldChar w:fldCharType="end"/>
      </w:r>
      <w:r>
        <w:t xml:space="preserve"> - Окно ввода данных по командируемой </w:t>
      </w:r>
      <w:r w:rsidR="00737425">
        <w:t>бригаде</w:t>
      </w:r>
    </w:p>
    <w:p w14:paraId="08BD86D8" w14:textId="77777777" w:rsidR="00224EC4" w:rsidRDefault="00224EC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F6D8617" w14:textId="77777777" w:rsidR="00224EC4" w:rsidRDefault="00224EC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1CED853" w14:textId="77777777" w:rsidR="00224EC4" w:rsidRDefault="00224EC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FD412FE" w14:textId="57BE123F" w:rsidR="00C23138" w:rsidRPr="008176C7" w:rsidRDefault="00C23138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В появившемся окне п</w:t>
      </w:r>
      <w:r w:rsidR="00D5355A" w:rsidRPr="008176C7">
        <w:rPr>
          <w:rFonts w:ascii="Times New Roman" w:hAnsi="Times New Roman" w:cs="Times New Roman"/>
          <w:sz w:val="28"/>
          <w:szCs w:val="28"/>
        </w:rPr>
        <w:t>ользователь вводит</w:t>
      </w:r>
      <w:r w:rsidRPr="008176C7">
        <w:rPr>
          <w:rFonts w:ascii="Times New Roman" w:hAnsi="Times New Roman" w:cs="Times New Roman"/>
          <w:sz w:val="28"/>
          <w:szCs w:val="28"/>
        </w:rPr>
        <w:t>:</w:t>
      </w:r>
    </w:p>
    <w:p w14:paraId="43B36D57" w14:textId="720AAC4D" w:rsidR="00D5355A" w:rsidRPr="008176C7" w:rsidRDefault="00C23138" w:rsidP="00650AA7">
      <w:pPr>
        <w:pStyle w:val="a3"/>
        <w:numPr>
          <w:ilvl w:val="0"/>
          <w:numId w:val="6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 «Название </w:t>
      </w:r>
      <w:r w:rsidR="00737425" w:rsidRPr="008176C7">
        <w:rPr>
          <w:rFonts w:ascii="Times New Roman" w:hAnsi="Times New Roman" w:cs="Times New Roman"/>
          <w:sz w:val="28"/>
          <w:szCs w:val="28"/>
        </w:rPr>
        <w:t>командируемой</w:t>
      </w:r>
      <w:r w:rsidRPr="008176C7">
        <w:rPr>
          <w:rFonts w:ascii="Times New Roman" w:hAnsi="Times New Roman" w:cs="Times New Roman"/>
          <w:sz w:val="28"/>
          <w:szCs w:val="28"/>
        </w:rPr>
        <w:t xml:space="preserve"> бригады». Поле со свободным вводом теста. Количество символов 250.</w:t>
      </w:r>
    </w:p>
    <w:p w14:paraId="46D49762" w14:textId="451CC495" w:rsidR="00C23138" w:rsidRPr="008176C7" w:rsidRDefault="00C23138" w:rsidP="00650AA7">
      <w:pPr>
        <w:pStyle w:val="a3"/>
        <w:numPr>
          <w:ilvl w:val="0"/>
          <w:numId w:val="6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«Место отправления». Выбирается из справочника оргструктуры. К выбору доступен как уровень филиала, так и уровень подразделения.</w:t>
      </w:r>
    </w:p>
    <w:p w14:paraId="73AB813F" w14:textId="2E9D00A4" w:rsidR="00FF4C36" w:rsidRPr="008176C7" w:rsidRDefault="00C23138" w:rsidP="00650AA7">
      <w:pPr>
        <w:pStyle w:val="a3"/>
        <w:numPr>
          <w:ilvl w:val="0"/>
          <w:numId w:val="6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lastRenderedPageBreak/>
        <w:t>«</w:t>
      </w:r>
      <w:r w:rsidR="00FF4C36" w:rsidRPr="008176C7">
        <w:rPr>
          <w:rFonts w:ascii="Times New Roman" w:hAnsi="Times New Roman" w:cs="Times New Roman"/>
          <w:sz w:val="28"/>
          <w:szCs w:val="28"/>
        </w:rPr>
        <w:t>Место назначения». Выбирается из справочника оргструктуры. К выбору доступен уровень подразделения.</w:t>
      </w:r>
    </w:p>
    <w:p w14:paraId="7BAE6EA1" w14:textId="561DCB13" w:rsidR="00C23138" w:rsidRPr="008176C7" w:rsidRDefault="00FF4C36" w:rsidP="00650AA7">
      <w:pPr>
        <w:pStyle w:val="a3"/>
        <w:numPr>
          <w:ilvl w:val="0"/>
          <w:numId w:val="6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«Тип бригады». Выбирается из справочника типов бригад</w:t>
      </w:r>
      <w:r w:rsidR="001F6B06">
        <w:rPr>
          <w:rFonts w:ascii="Times New Roman" w:hAnsi="Times New Roman" w:cs="Times New Roman"/>
          <w:sz w:val="28"/>
          <w:szCs w:val="28"/>
        </w:rPr>
        <w:t>,</w:t>
      </w:r>
      <w:r w:rsidRPr="008176C7">
        <w:rPr>
          <w:rFonts w:ascii="Times New Roman" w:hAnsi="Times New Roman" w:cs="Times New Roman"/>
          <w:sz w:val="28"/>
          <w:szCs w:val="28"/>
        </w:rPr>
        <w:t xml:space="preserve"> определённых в настройке панели администратора.</w:t>
      </w:r>
    </w:p>
    <w:p w14:paraId="49314F7B" w14:textId="50047EB4" w:rsidR="00FF4C36" w:rsidRPr="008176C7" w:rsidRDefault="00FF4C36" w:rsidP="00650AA7">
      <w:pPr>
        <w:pStyle w:val="a3"/>
        <w:numPr>
          <w:ilvl w:val="0"/>
          <w:numId w:val="6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«Вид бригады». Выбирается из справочника типов бригад</w:t>
      </w:r>
      <w:r w:rsidR="001F6B06">
        <w:rPr>
          <w:rFonts w:ascii="Times New Roman" w:hAnsi="Times New Roman" w:cs="Times New Roman"/>
          <w:sz w:val="28"/>
          <w:szCs w:val="28"/>
        </w:rPr>
        <w:t>,</w:t>
      </w:r>
      <w:r w:rsidRPr="008176C7">
        <w:rPr>
          <w:rFonts w:ascii="Times New Roman" w:hAnsi="Times New Roman" w:cs="Times New Roman"/>
          <w:sz w:val="28"/>
          <w:szCs w:val="28"/>
        </w:rPr>
        <w:t xml:space="preserve"> определённых в настройке панели администратора.</w:t>
      </w:r>
    </w:p>
    <w:p w14:paraId="2AF71DD1" w14:textId="460AD1B4" w:rsidR="00FF4C36" w:rsidRPr="008176C7" w:rsidRDefault="00FF4C36" w:rsidP="00650AA7">
      <w:pPr>
        <w:pStyle w:val="a3"/>
        <w:numPr>
          <w:ilvl w:val="0"/>
          <w:numId w:val="6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«Вид транспорта». Выбирается из справочника транспорта</w:t>
      </w:r>
    </w:p>
    <w:p w14:paraId="281BB152" w14:textId="50081CE2" w:rsidR="00FF4C36" w:rsidRPr="008176C7" w:rsidRDefault="00FF4C36" w:rsidP="00650AA7">
      <w:pPr>
        <w:pStyle w:val="a3"/>
        <w:numPr>
          <w:ilvl w:val="0"/>
          <w:numId w:val="6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«Плановая дата начала». Выбор из календаря с возможность ввода вручную с проверкой на формат </w:t>
      </w:r>
      <w:r w:rsidR="00737425">
        <w:rPr>
          <w:rFonts w:ascii="Times New Roman" w:hAnsi="Times New Roman" w:cs="Times New Roman"/>
          <w:sz w:val="28"/>
          <w:szCs w:val="28"/>
        </w:rPr>
        <w:t>д</w:t>
      </w:r>
      <w:r w:rsidRPr="008176C7">
        <w:rPr>
          <w:rFonts w:ascii="Times New Roman" w:hAnsi="Times New Roman" w:cs="Times New Roman"/>
          <w:sz w:val="28"/>
          <w:szCs w:val="28"/>
        </w:rPr>
        <w:t>а</w:t>
      </w:r>
      <w:r w:rsidR="00737425">
        <w:rPr>
          <w:rFonts w:ascii="Times New Roman" w:hAnsi="Times New Roman" w:cs="Times New Roman"/>
          <w:sz w:val="28"/>
          <w:szCs w:val="28"/>
        </w:rPr>
        <w:t>т</w:t>
      </w:r>
      <w:r w:rsidRPr="008176C7">
        <w:rPr>
          <w:rFonts w:ascii="Times New Roman" w:hAnsi="Times New Roman" w:cs="Times New Roman"/>
          <w:sz w:val="28"/>
          <w:szCs w:val="28"/>
        </w:rPr>
        <w:t>ы.</w:t>
      </w:r>
    </w:p>
    <w:p w14:paraId="0E6517B1" w14:textId="0FDA6AE7" w:rsidR="00FF4C36" w:rsidRPr="008176C7" w:rsidRDefault="00FF4C36" w:rsidP="00650AA7">
      <w:pPr>
        <w:pStyle w:val="a3"/>
        <w:numPr>
          <w:ilvl w:val="0"/>
          <w:numId w:val="6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«Плановая дата завершения». Выбор из календаря с возможность ввода вручную с проверкой на формат </w:t>
      </w:r>
      <w:r w:rsidR="00737425">
        <w:rPr>
          <w:rFonts w:ascii="Times New Roman" w:hAnsi="Times New Roman" w:cs="Times New Roman"/>
          <w:sz w:val="28"/>
          <w:szCs w:val="28"/>
        </w:rPr>
        <w:t>даты</w:t>
      </w:r>
      <w:r w:rsidRPr="008176C7">
        <w:rPr>
          <w:rFonts w:ascii="Times New Roman" w:hAnsi="Times New Roman" w:cs="Times New Roman"/>
          <w:sz w:val="28"/>
          <w:szCs w:val="28"/>
        </w:rPr>
        <w:t>.</w:t>
      </w:r>
    </w:p>
    <w:p w14:paraId="3D6958C9" w14:textId="75522B65" w:rsidR="00FF4C36" w:rsidRDefault="00FF4C36" w:rsidP="00650AA7">
      <w:pPr>
        <w:pStyle w:val="a3"/>
        <w:numPr>
          <w:ilvl w:val="0"/>
          <w:numId w:val="6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«Причина командировки». Поле со свободным вводом теста. Количество символов 250.</w:t>
      </w:r>
    </w:p>
    <w:p w14:paraId="24C4FA07" w14:textId="77777777" w:rsidR="001B0114" w:rsidRDefault="003D67B0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После создания карточки бригады, </w:t>
      </w:r>
      <w:r w:rsidR="00FF4C36" w:rsidRPr="008176C7">
        <w:rPr>
          <w:rFonts w:ascii="Times New Roman" w:hAnsi="Times New Roman" w:cs="Times New Roman"/>
          <w:sz w:val="28"/>
          <w:szCs w:val="28"/>
        </w:rPr>
        <w:t>реализована</w:t>
      </w:r>
      <w:r w:rsidRPr="008176C7">
        <w:rPr>
          <w:rFonts w:ascii="Times New Roman" w:hAnsi="Times New Roman" w:cs="Times New Roman"/>
          <w:sz w:val="28"/>
          <w:szCs w:val="28"/>
        </w:rPr>
        <w:t xml:space="preserve"> возможность её редактирования путём проваливания </w:t>
      </w:r>
      <w:r w:rsidR="00A816C3" w:rsidRPr="008176C7">
        <w:rPr>
          <w:rFonts w:ascii="Times New Roman" w:hAnsi="Times New Roman" w:cs="Times New Roman"/>
          <w:sz w:val="28"/>
          <w:szCs w:val="28"/>
        </w:rPr>
        <w:t xml:space="preserve">в саму карточку. При проваливании в карточку </w:t>
      </w:r>
      <w:r w:rsidR="001B0114">
        <w:rPr>
          <w:rFonts w:ascii="Times New Roman" w:hAnsi="Times New Roman" w:cs="Times New Roman"/>
          <w:sz w:val="28"/>
          <w:szCs w:val="28"/>
        </w:rPr>
        <w:t>на рабочем экране размещены три блока информации:</w:t>
      </w:r>
    </w:p>
    <w:p w14:paraId="4BAE0C8F" w14:textId="7FCE1F53" w:rsidR="001B0114" w:rsidRDefault="001B011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Основная информация. Указана вся </w:t>
      </w:r>
      <w:r w:rsidRPr="001B0114">
        <w:rPr>
          <w:rFonts w:ascii="Times New Roman" w:hAnsi="Times New Roman" w:cs="Times New Roman"/>
          <w:sz w:val="28"/>
          <w:szCs w:val="28"/>
        </w:rPr>
        <w:t>внесённ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1B0114">
        <w:rPr>
          <w:rFonts w:ascii="Times New Roman" w:hAnsi="Times New Roman" w:cs="Times New Roman"/>
          <w:sz w:val="28"/>
          <w:szCs w:val="28"/>
        </w:rPr>
        <w:t xml:space="preserve"> ранее информаци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1B0114">
        <w:rPr>
          <w:rFonts w:ascii="Times New Roman" w:hAnsi="Times New Roman" w:cs="Times New Roman"/>
          <w:sz w:val="28"/>
          <w:szCs w:val="28"/>
        </w:rPr>
        <w:t xml:space="preserve"> при создании бригады </w:t>
      </w:r>
      <w:r>
        <w:rPr>
          <w:rFonts w:ascii="Times New Roman" w:hAnsi="Times New Roman" w:cs="Times New Roman"/>
          <w:sz w:val="28"/>
          <w:szCs w:val="28"/>
        </w:rPr>
        <w:t>с возможностью</w:t>
      </w:r>
      <w:r w:rsidRPr="001B0114">
        <w:rPr>
          <w:rFonts w:ascii="Times New Roman" w:hAnsi="Times New Roman" w:cs="Times New Roman"/>
          <w:sz w:val="28"/>
          <w:szCs w:val="28"/>
        </w:rPr>
        <w:t xml:space="preserve"> её корректиров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1B0114">
        <w:rPr>
          <w:rFonts w:ascii="Times New Roman" w:hAnsi="Times New Roman" w:cs="Times New Roman"/>
          <w:sz w:val="28"/>
          <w:szCs w:val="28"/>
        </w:rPr>
        <w:t xml:space="preserve"> и сохран</w:t>
      </w:r>
      <w:r>
        <w:rPr>
          <w:rFonts w:ascii="Times New Roman" w:hAnsi="Times New Roman" w:cs="Times New Roman"/>
          <w:sz w:val="28"/>
          <w:szCs w:val="28"/>
        </w:rPr>
        <w:t>ения</w:t>
      </w:r>
      <w:r w:rsidRPr="001B0114">
        <w:rPr>
          <w:rFonts w:ascii="Times New Roman" w:hAnsi="Times New Roman" w:cs="Times New Roman"/>
          <w:sz w:val="28"/>
          <w:szCs w:val="28"/>
        </w:rPr>
        <w:t xml:space="preserve"> изменени</w:t>
      </w:r>
      <w:r>
        <w:rPr>
          <w:rFonts w:ascii="Times New Roman" w:hAnsi="Times New Roman" w:cs="Times New Roman"/>
          <w:sz w:val="28"/>
          <w:szCs w:val="28"/>
        </w:rPr>
        <w:t>й.</w:t>
      </w:r>
    </w:p>
    <w:p w14:paraId="7682F752" w14:textId="60434F49" w:rsidR="00A816C3" w:rsidRDefault="001B011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Информация о сотрудниках. Указан состав бригады </w:t>
      </w:r>
      <w:r w:rsidR="00B934ED" w:rsidRPr="008176C7">
        <w:rPr>
          <w:rFonts w:ascii="Times New Roman" w:hAnsi="Times New Roman" w:cs="Times New Roman"/>
          <w:sz w:val="28"/>
          <w:szCs w:val="28"/>
        </w:rPr>
        <w:t>имеющего актуальные допуски, из состава производственного персонала и с указанием прав в сформированной бригаде</w:t>
      </w:r>
      <w:r w:rsidR="00B934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возможностью корректировки состава путём удаления и добавления сотрудников</w:t>
      </w:r>
      <w:r w:rsidR="00A816C3" w:rsidRPr="008176C7">
        <w:rPr>
          <w:rFonts w:ascii="Times New Roman" w:hAnsi="Times New Roman" w:cs="Times New Roman"/>
          <w:sz w:val="28"/>
          <w:szCs w:val="28"/>
        </w:rPr>
        <w:t>.</w:t>
      </w:r>
    </w:p>
    <w:p w14:paraId="2323B666" w14:textId="29CD5E39" w:rsidR="001B0114" w:rsidRPr="008176C7" w:rsidRDefault="001B011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Перебазировка. Указаны </w:t>
      </w:r>
      <w:r w:rsidR="001234F8">
        <w:rPr>
          <w:rFonts w:ascii="Times New Roman" w:hAnsi="Times New Roman" w:cs="Times New Roman"/>
          <w:sz w:val="28"/>
          <w:szCs w:val="28"/>
        </w:rPr>
        <w:t>зафиксированные</w:t>
      </w:r>
      <w:r>
        <w:rPr>
          <w:rFonts w:ascii="Times New Roman" w:hAnsi="Times New Roman" w:cs="Times New Roman"/>
          <w:sz w:val="28"/>
          <w:szCs w:val="28"/>
        </w:rPr>
        <w:t xml:space="preserve"> перебазировки в виде РД</w:t>
      </w:r>
      <w:r w:rsidR="001D51BC">
        <w:rPr>
          <w:rFonts w:ascii="Times New Roman" w:hAnsi="Times New Roman" w:cs="Times New Roman"/>
          <w:sz w:val="28"/>
          <w:szCs w:val="28"/>
        </w:rPr>
        <w:t>(с возможностью перехода в сам РД)</w:t>
      </w:r>
      <w:r>
        <w:rPr>
          <w:rFonts w:ascii="Times New Roman" w:hAnsi="Times New Roman" w:cs="Times New Roman"/>
          <w:sz w:val="28"/>
          <w:szCs w:val="28"/>
        </w:rPr>
        <w:t>, его статус, дата/время начала</w:t>
      </w:r>
      <w:r w:rsidR="001D51BC">
        <w:rPr>
          <w:rFonts w:ascii="Times New Roman" w:hAnsi="Times New Roman" w:cs="Times New Roman"/>
          <w:sz w:val="28"/>
          <w:szCs w:val="28"/>
        </w:rPr>
        <w:t>(фактические)</w:t>
      </w:r>
      <w:r>
        <w:rPr>
          <w:rFonts w:ascii="Times New Roman" w:hAnsi="Times New Roman" w:cs="Times New Roman"/>
          <w:sz w:val="28"/>
          <w:szCs w:val="28"/>
        </w:rPr>
        <w:t xml:space="preserve">, дата/время </w:t>
      </w:r>
      <w:r w:rsidR="001234F8">
        <w:rPr>
          <w:rFonts w:ascii="Times New Roman" w:hAnsi="Times New Roman" w:cs="Times New Roman"/>
          <w:sz w:val="28"/>
          <w:szCs w:val="28"/>
        </w:rPr>
        <w:t>завершения</w:t>
      </w:r>
      <w:r>
        <w:rPr>
          <w:rFonts w:ascii="Times New Roman" w:hAnsi="Times New Roman" w:cs="Times New Roman"/>
          <w:sz w:val="28"/>
          <w:szCs w:val="28"/>
        </w:rPr>
        <w:t>(фактические).</w:t>
      </w:r>
    </w:p>
    <w:p w14:paraId="08E00D54" w14:textId="7B752E7A" w:rsidR="00A816C3" w:rsidRDefault="001234F8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Поля,</w:t>
      </w:r>
      <w:r w:rsidR="00A816C3" w:rsidRPr="008176C7">
        <w:rPr>
          <w:rFonts w:ascii="Times New Roman" w:hAnsi="Times New Roman" w:cs="Times New Roman"/>
          <w:sz w:val="28"/>
          <w:szCs w:val="28"/>
        </w:rPr>
        <w:t xml:space="preserve"> помеченные как обязательные для заполнения, при попытке сохранения изменений проверяются на наличие указанных в них данных. В случае </w:t>
      </w:r>
      <w:r w:rsidR="003D67B0" w:rsidRPr="008176C7">
        <w:rPr>
          <w:rFonts w:ascii="Times New Roman" w:hAnsi="Times New Roman" w:cs="Times New Roman"/>
          <w:sz w:val="28"/>
          <w:szCs w:val="28"/>
        </w:rPr>
        <w:t xml:space="preserve"> </w:t>
      </w:r>
      <w:r w:rsidR="00A816C3" w:rsidRPr="008176C7">
        <w:rPr>
          <w:rFonts w:ascii="Times New Roman" w:hAnsi="Times New Roman" w:cs="Times New Roman"/>
          <w:sz w:val="28"/>
          <w:szCs w:val="28"/>
        </w:rPr>
        <w:t xml:space="preserve">определения что поле пустое, оно подсвечивается красным контуром и сохранение не </w:t>
      </w:r>
      <w:r w:rsidR="00A816C3" w:rsidRPr="004E3DED">
        <w:rPr>
          <w:rFonts w:ascii="Times New Roman" w:hAnsi="Times New Roman" w:cs="Times New Roman"/>
          <w:sz w:val="28"/>
          <w:szCs w:val="28"/>
        </w:rPr>
        <w:t>выполняется.</w:t>
      </w:r>
      <w:r w:rsidR="00A816C3" w:rsidRPr="008176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9E5C8D" w14:textId="6654EDF0" w:rsidR="004834D4" w:rsidRDefault="004834D4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38F3">
        <w:rPr>
          <w:rFonts w:ascii="Times New Roman" w:hAnsi="Times New Roman" w:cs="Times New Roman"/>
          <w:sz w:val="28"/>
          <w:szCs w:val="28"/>
        </w:rPr>
        <w:t xml:space="preserve">Каждая </w:t>
      </w:r>
      <w:r w:rsidR="001234F8" w:rsidRPr="00C738F3">
        <w:rPr>
          <w:rFonts w:ascii="Times New Roman" w:hAnsi="Times New Roman" w:cs="Times New Roman"/>
          <w:sz w:val="28"/>
          <w:szCs w:val="28"/>
        </w:rPr>
        <w:t>сформированная</w:t>
      </w:r>
      <w:r w:rsidRPr="00C738F3">
        <w:rPr>
          <w:rFonts w:ascii="Times New Roman" w:hAnsi="Times New Roman" w:cs="Times New Roman"/>
          <w:sz w:val="28"/>
          <w:szCs w:val="28"/>
        </w:rPr>
        <w:t xml:space="preserve"> карточка бригады по умолчанию создаётся со статусом «Сформирована»</w:t>
      </w:r>
      <w:r>
        <w:rPr>
          <w:rFonts w:ascii="Times New Roman" w:hAnsi="Times New Roman" w:cs="Times New Roman"/>
          <w:sz w:val="28"/>
          <w:szCs w:val="28"/>
        </w:rPr>
        <w:t xml:space="preserve">. После завершения формирования карточки, карточку бригады можно перевести в статус «Утверждена» по кнопке «Утвердить». После </w:t>
      </w:r>
      <w:r w:rsidR="001234F8">
        <w:rPr>
          <w:rFonts w:ascii="Times New Roman" w:hAnsi="Times New Roman" w:cs="Times New Roman"/>
          <w:sz w:val="28"/>
          <w:szCs w:val="28"/>
        </w:rPr>
        <w:t>утверждения</w:t>
      </w:r>
      <w:r>
        <w:rPr>
          <w:rFonts w:ascii="Times New Roman" w:hAnsi="Times New Roman" w:cs="Times New Roman"/>
          <w:sz w:val="28"/>
          <w:szCs w:val="28"/>
        </w:rPr>
        <w:t xml:space="preserve"> карточки бригады, Кнопка «Утвердить» меняет название на «Отменить утверждение», при этом карточка бригады блокируется для изменений и в блоке «</w:t>
      </w:r>
      <w:r w:rsidR="001234F8">
        <w:rPr>
          <w:rFonts w:ascii="Times New Roman" w:hAnsi="Times New Roman" w:cs="Times New Roman"/>
          <w:sz w:val="28"/>
          <w:szCs w:val="28"/>
        </w:rPr>
        <w:t>информация</w:t>
      </w:r>
      <w:r>
        <w:rPr>
          <w:rFonts w:ascii="Times New Roman" w:hAnsi="Times New Roman" w:cs="Times New Roman"/>
          <w:sz w:val="28"/>
          <w:szCs w:val="28"/>
        </w:rPr>
        <w:t xml:space="preserve"> по перебазировкам» появляется кнопка «Перебазировка к месту работ»</w:t>
      </w:r>
    </w:p>
    <w:p w14:paraId="0DC6FECB" w14:textId="6338F916" w:rsidR="004834D4" w:rsidRPr="004834D4" w:rsidRDefault="000D583E" w:rsidP="004834D4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Карточка бригады представляет собой набор информационных блоков </w:t>
      </w:r>
      <w:r w:rsidR="004A18C1">
        <w:rPr>
          <w:rFonts w:ascii="Times New Roman" w:hAnsi="Times New Roman" w:cs="Times New Roman"/>
          <w:sz w:val="28"/>
          <w:szCs w:val="28"/>
        </w:rPr>
        <w:t xml:space="preserve">«Основная информация», </w:t>
      </w:r>
      <w:r w:rsidR="001D6DBB">
        <w:rPr>
          <w:rFonts w:ascii="Times New Roman" w:hAnsi="Times New Roman" w:cs="Times New Roman"/>
          <w:sz w:val="28"/>
          <w:szCs w:val="28"/>
        </w:rPr>
        <w:t>«</w:t>
      </w:r>
      <w:r w:rsidR="004A18C1">
        <w:rPr>
          <w:rFonts w:ascii="Times New Roman" w:hAnsi="Times New Roman" w:cs="Times New Roman"/>
          <w:sz w:val="28"/>
          <w:szCs w:val="28"/>
        </w:rPr>
        <w:t>Информация о сотрудниках»,</w:t>
      </w:r>
      <w:r w:rsidR="001D6DBB">
        <w:rPr>
          <w:rFonts w:ascii="Times New Roman" w:hAnsi="Times New Roman" w:cs="Times New Roman"/>
          <w:sz w:val="28"/>
          <w:szCs w:val="28"/>
        </w:rPr>
        <w:t xml:space="preserve"> «Информация о перебазировках»,</w:t>
      </w:r>
      <w:r w:rsidR="004A18C1">
        <w:rPr>
          <w:rFonts w:ascii="Times New Roman" w:hAnsi="Times New Roman" w:cs="Times New Roman"/>
          <w:sz w:val="28"/>
          <w:szCs w:val="28"/>
        </w:rPr>
        <w:t xml:space="preserve"> </w:t>
      </w:r>
      <w:r w:rsidR="001D6DBB">
        <w:rPr>
          <w:rFonts w:ascii="Times New Roman" w:hAnsi="Times New Roman" w:cs="Times New Roman"/>
          <w:sz w:val="28"/>
          <w:szCs w:val="28"/>
        </w:rPr>
        <w:t>«</w:t>
      </w:r>
      <w:r w:rsidR="004A18C1">
        <w:rPr>
          <w:rFonts w:ascii="Times New Roman" w:hAnsi="Times New Roman" w:cs="Times New Roman"/>
          <w:sz w:val="28"/>
          <w:szCs w:val="28"/>
        </w:rPr>
        <w:t xml:space="preserve">Информация о работах». Поля в блоках «Основная информация» и «Информация о сотрудниках» </w:t>
      </w:r>
      <w:r>
        <w:rPr>
          <w:rFonts w:ascii="Times New Roman" w:hAnsi="Times New Roman" w:cs="Times New Roman"/>
          <w:sz w:val="28"/>
          <w:szCs w:val="28"/>
        </w:rPr>
        <w:t>с возможностью редактирования.</w:t>
      </w:r>
    </w:p>
    <w:p w14:paraId="2AC0C1F0" w14:textId="677571F9" w:rsidR="000D583E" w:rsidRDefault="000D583E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Блок «Основная информация»</w:t>
      </w:r>
      <w:r w:rsidR="0034616C">
        <w:rPr>
          <w:rFonts w:ascii="Times New Roman" w:hAnsi="Times New Roman" w:cs="Times New Roman"/>
          <w:sz w:val="28"/>
          <w:szCs w:val="28"/>
        </w:rPr>
        <w:t xml:space="preserve"> представляет собой </w:t>
      </w:r>
      <w:r w:rsidR="001234F8">
        <w:rPr>
          <w:rFonts w:ascii="Times New Roman" w:hAnsi="Times New Roman" w:cs="Times New Roman"/>
          <w:sz w:val="28"/>
          <w:szCs w:val="28"/>
        </w:rPr>
        <w:t>набор полей,</w:t>
      </w:r>
      <w:r w:rsidR="0034616C">
        <w:rPr>
          <w:rFonts w:ascii="Times New Roman" w:hAnsi="Times New Roman" w:cs="Times New Roman"/>
          <w:sz w:val="28"/>
          <w:szCs w:val="28"/>
        </w:rPr>
        <w:t xml:space="preserve"> отражающих </w:t>
      </w:r>
      <w:r w:rsidR="001234F8">
        <w:rPr>
          <w:rFonts w:ascii="Times New Roman" w:hAnsi="Times New Roman" w:cs="Times New Roman"/>
          <w:sz w:val="28"/>
          <w:szCs w:val="28"/>
        </w:rPr>
        <w:t>информацию,</w:t>
      </w:r>
      <w:r w:rsidR="0034616C">
        <w:rPr>
          <w:rFonts w:ascii="Times New Roman" w:hAnsi="Times New Roman" w:cs="Times New Roman"/>
          <w:sz w:val="28"/>
          <w:szCs w:val="28"/>
        </w:rPr>
        <w:t xml:space="preserve"> введённую при создании бригады.</w:t>
      </w:r>
    </w:p>
    <w:p w14:paraId="3CDA809B" w14:textId="5264A538" w:rsidR="0034616C" w:rsidRDefault="0034616C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«</w:t>
      </w:r>
      <w:r w:rsidR="001234F8">
        <w:rPr>
          <w:rFonts w:ascii="Times New Roman" w:hAnsi="Times New Roman" w:cs="Times New Roman"/>
          <w:sz w:val="28"/>
          <w:szCs w:val="28"/>
        </w:rPr>
        <w:t>Информация</w:t>
      </w:r>
      <w:r>
        <w:rPr>
          <w:rFonts w:ascii="Times New Roman" w:hAnsi="Times New Roman" w:cs="Times New Roman"/>
          <w:sz w:val="28"/>
          <w:szCs w:val="28"/>
        </w:rPr>
        <w:t xml:space="preserve"> о сотрудниках» содержит в себе </w:t>
      </w:r>
      <w:r w:rsidR="001234F8">
        <w:rPr>
          <w:rFonts w:ascii="Times New Roman" w:hAnsi="Times New Roman" w:cs="Times New Roman"/>
          <w:sz w:val="28"/>
          <w:szCs w:val="28"/>
        </w:rPr>
        <w:t>перечень сотрудников,</w:t>
      </w:r>
      <w:r>
        <w:rPr>
          <w:rFonts w:ascii="Times New Roman" w:hAnsi="Times New Roman" w:cs="Times New Roman"/>
          <w:sz w:val="28"/>
          <w:szCs w:val="28"/>
        </w:rPr>
        <w:t xml:space="preserve"> включённых в данную бригаду. </w:t>
      </w:r>
      <w:r w:rsidR="00B5043F">
        <w:rPr>
          <w:rFonts w:ascii="Times New Roman" w:hAnsi="Times New Roman" w:cs="Times New Roman"/>
          <w:sz w:val="28"/>
          <w:szCs w:val="28"/>
        </w:rPr>
        <w:t xml:space="preserve">Добавление сотрудника </w:t>
      </w:r>
      <w:r w:rsidR="001234F8">
        <w:rPr>
          <w:rFonts w:ascii="Times New Roman" w:hAnsi="Times New Roman" w:cs="Times New Roman"/>
          <w:sz w:val="28"/>
          <w:szCs w:val="28"/>
        </w:rPr>
        <w:t>происходит</w:t>
      </w:r>
      <w:r w:rsidR="00B5043F">
        <w:rPr>
          <w:rFonts w:ascii="Times New Roman" w:hAnsi="Times New Roman" w:cs="Times New Roman"/>
          <w:sz w:val="28"/>
          <w:szCs w:val="28"/>
        </w:rPr>
        <w:t xml:space="preserve"> по нажатию кнопки «Добавить сотрудника». После нажатия, появляется диалоговое окно с перечнем всех сотрудников доступных для выбора. Состав перечня сотрудников определяется по отношению к уровню </w:t>
      </w:r>
      <w:r w:rsidR="001234F8">
        <w:rPr>
          <w:rFonts w:ascii="Times New Roman" w:hAnsi="Times New Roman" w:cs="Times New Roman"/>
          <w:sz w:val="28"/>
          <w:szCs w:val="28"/>
        </w:rPr>
        <w:t>выданных</w:t>
      </w:r>
      <w:r w:rsidR="00B5043F">
        <w:rPr>
          <w:rFonts w:ascii="Times New Roman" w:hAnsi="Times New Roman" w:cs="Times New Roman"/>
          <w:sz w:val="28"/>
          <w:szCs w:val="28"/>
        </w:rPr>
        <w:t xml:space="preserve"> прав пользователю. После </w:t>
      </w:r>
      <w:r w:rsidR="00737425">
        <w:rPr>
          <w:rFonts w:ascii="Times New Roman" w:hAnsi="Times New Roman" w:cs="Times New Roman"/>
          <w:sz w:val="28"/>
          <w:szCs w:val="28"/>
        </w:rPr>
        <w:t>добавления</w:t>
      </w:r>
      <w:r w:rsidR="00B5043F">
        <w:rPr>
          <w:rFonts w:ascii="Times New Roman" w:hAnsi="Times New Roman" w:cs="Times New Roman"/>
          <w:sz w:val="28"/>
          <w:szCs w:val="28"/>
        </w:rPr>
        <w:t xml:space="preserve"> сотрудника из списка он появляется в табличной части блока с полями «ФИО», «Организация», Должность». Предусмотрена световая индикация строк табличной части по отношению к наличию активной метки присутствия</w:t>
      </w:r>
      <w:r w:rsidR="001D6DBB">
        <w:rPr>
          <w:rFonts w:ascii="Times New Roman" w:hAnsi="Times New Roman" w:cs="Times New Roman"/>
          <w:sz w:val="28"/>
          <w:szCs w:val="28"/>
        </w:rPr>
        <w:t xml:space="preserve"> отдельного сотрудника. При наличии метки, строка подсвечена зелёным, при её отсутствии, красным.</w:t>
      </w:r>
    </w:p>
    <w:p w14:paraId="6B78C9F1" w14:textId="7D2B21D4" w:rsidR="001D6DBB" w:rsidRDefault="001D6DBB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«Информация по перебазировкам» представляет сбой табличную часть с перечнем всех РД</w:t>
      </w:r>
      <w:r w:rsidR="006403D5">
        <w:rPr>
          <w:rFonts w:ascii="Times New Roman" w:hAnsi="Times New Roman" w:cs="Times New Roman"/>
          <w:sz w:val="28"/>
          <w:szCs w:val="28"/>
        </w:rPr>
        <w:t>(вида поручение)</w:t>
      </w:r>
      <w:r>
        <w:rPr>
          <w:rFonts w:ascii="Times New Roman" w:hAnsi="Times New Roman" w:cs="Times New Roman"/>
          <w:sz w:val="28"/>
          <w:szCs w:val="28"/>
        </w:rPr>
        <w:t>, содержащим работу по перебазировке данной бригады со следующими полями:</w:t>
      </w:r>
    </w:p>
    <w:p w14:paraId="716B3EBA" w14:textId="66220B49" w:rsidR="001D6DBB" w:rsidRDefault="001D6DBB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Название задания</w:t>
      </w:r>
    </w:p>
    <w:p w14:paraId="4317DE0A" w14:textId="1D0DDF56" w:rsidR="001D6DBB" w:rsidRDefault="001D6DBB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Номер РД</w:t>
      </w:r>
    </w:p>
    <w:p w14:paraId="383DACFA" w14:textId="6DF0971B" w:rsidR="001D6DBB" w:rsidRDefault="001D6DBB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Поручается</w:t>
      </w:r>
    </w:p>
    <w:p w14:paraId="41E1D46E" w14:textId="6CBB6033" w:rsidR="001D6DBB" w:rsidRDefault="001D6DBB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Дата начала</w:t>
      </w:r>
    </w:p>
    <w:p w14:paraId="6B6679A3" w14:textId="4DF2A8B2" w:rsidR="001D6DBB" w:rsidRDefault="001D6DBB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Дата завершения</w:t>
      </w:r>
    </w:p>
    <w:p w14:paraId="713E95D8" w14:textId="1D26147D" w:rsidR="001D6DBB" w:rsidRDefault="001D6DBB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Статус РД</w:t>
      </w:r>
    </w:p>
    <w:p w14:paraId="58ECD14E" w14:textId="15C369DF" w:rsidR="00887AC2" w:rsidRDefault="00887AC2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Место отправления</w:t>
      </w:r>
    </w:p>
    <w:p w14:paraId="04C14DC2" w14:textId="2FD70D84" w:rsidR="00887AC2" w:rsidRDefault="00887AC2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Место назначения</w:t>
      </w:r>
    </w:p>
    <w:p w14:paraId="387D2F21" w14:textId="6B046B11" w:rsidR="00887AC2" w:rsidRDefault="00887AC2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18"/>
      <w:r>
        <w:rPr>
          <w:rFonts w:ascii="Times New Roman" w:hAnsi="Times New Roman" w:cs="Times New Roman"/>
          <w:sz w:val="28"/>
          <w:szCs w:val="28"/>
        </w:rPr>
        <w:t>Задание на перебазировку к месту назначения создаётся по нажатию кнопки «Перебазировка к месту работ». При нажатии кнопки выполняется переход к созданию Задания и РД</w:t>
      </w:r>
      <w:r w:rsidR="006403D5">
        <w:rPr>
          <w:rFonts w:ascii="Times New Roman" w:hAnsi="Times New Roman" w:cs="Times New Roman"/>
          <w:sz w:val="28"/>
          <w:szCs w:val="28"/>
        </w:rPr>
        <w:t>(вида поручение)</w:t>
      </w:r>
      <w:r>
        <w:rPr>
          <w:rFonts w:ascii="Times New Roman" w:hAnsi="Times New Roman" w:cs="Times New Roman"/>
          <w:sz w:val="28"/>
          <w:szCs w:val="28"/>
        </w:rPr>
        <w:t xml:space="preserve"> на перебазировку, при  этом система фиксирует </w:t>
      </w:r>
      <w:r w:rsidR="00737425">
        <w:rPr>
          <w:rFonts w:ascii="Times New Roman" w:hAnsi="Times New Roman" w:cs="Times New Roman"/>
          <w:sz w:val="28"/>
          <w:szCs w:val="28"/>
        </w:rPr>
        <w:t>РД (и его параметры),</w:t>
      </w:r>
      <w:r w:rsidR="001F19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которому выполнялась перебазировка и указывает его в поле «номер РД» табличной части. Так</w:t>
      </w:r>
      <w:r w:rsidR="00CF7842">
        <w:rPr>
          <w:rFonts w:ascii="Times New Roman" w:hAnsi="Times New Roman" w:cs="Times New Roman"/>
          <w:sz w:val="28"/>
          <w:szCs w:val="28"/>
        </w:rPr>
        <w:t>ж</w:t>
      </w:r>
      <w:r>
        <w:rPr>
          <w:rFonts w:ascii="Times New Roman" w:hAnsi="Times New Roman" w:cs="Times New Roman"/>
          <w:sz w:val="28"/>
          <w:szCs w:val="28"/>
        </w:rPr>
        <w:t xml:space="preserve">е в табличную часть по этой кнопке копируются </w:t>
      </w:r>
      <w:r w:rsidR="00737425">
        <w:rPr>
          <w:rFonts w:ascii="Times New Roman" w:hAnsi="Times New Roman" w:cs="Times New Roman"/>
          <w:sz w:val="28"/>
          <w:szCs w:val="28"/>
        </w:rPr>
        <w:t>выбранные</w:t>
      </w:r>
      <w:r>
        <w:rPr>
          <w:rFonts w:ascii="Times New Roman" w:hAnsi="Times New Roman" w:cs="Times New Roman"/>
          <w:sz w:val="28"/>
          <w:szCs w:val="28"/>
        </w:rPr>
        <w:t xml:space="preserve"> значения «Место отправления» и «Место назначения» в соответствующие поля записи о перебазировки.</w:t>
      </w:r>
      <w:r w:rsidR="00B97569">
        <w:rPr>
          <w:rFonts w:ascii="Times New Roman" w:hAnsi="Times New Roman" w:cs="Times New Roman"/>
          <w:sz w:val="28"/>
          <w:szCs w:val="28"/>
        </w:rPr>
        <w:t xml:space="preserve"> Как только разрешительный документ будет взят в работу, </w:t>
      </w:r>
      <w:r w:rsidR="004264BA">
        <w:rPr>
          <w:rFonts w:ascii="Times New Roman" w:hAnsi="Times New Roman" w:cs="Times New Roman"/>
          <w:sz w:val="28"/>
          <w:szCs w:val="28"/>
        </w:rPr>
        <w:t xml:space="preserve">система фиксирует, что командировка началась и </w:t>
      </w:r>
      <w:r w:rsidR="00737425">
        <w:rPr>
          <w:rFonts w:ascii="Times New Roman" w:hAnsi="Times New Roman" w:cs="Times New Roman"/>
          <w:sz w:val="28"/>
          <w:szCs w:val="28"/>
        </w:rPr>
        <w:t>командированной</w:t>
      </w:r>
      <w:r w:rsidR="00B97569">
        <w:rPr>
          <w:rFonts w:ascii="Times New Roman" w:hAnsi="Times New Roman" w:cs="Times New Roman"/>
          <w:sz w:val="28"/>
          <w:szCs w:val="28"/>
        </w:rPr>
        <w:t xml:space="preserve"> бригаде устанавливается статус </w:t>
      </w:r>
      <w:r w:rsidR="004264BA">
        <w:rPr>
          <w:rFonts w:ascii="Times New Roman" w:hAnsi="Times New Roman" w:cs="Times New Roman"/>
          <w:sz w:val="28"/>
          <w:szCs w:val="28"/>
        </w:rPr>
        <w:t>«Перебазировка к месту работ». При закрытии разрешительного документа, статус бригады меняется на «Командировка». Статус «Командировка» устанавливается до момента появления и взятия в работу разрешительного документа для перебазировки к месту базирования или к следующему подразделению.</w:t>
      </w:r>
      <w:r w:rsidR="004834D4">
        <w:rPr>
          <w:rFonts w:ascii="Times New Roman" w:hAnsi="Times New Roman" w:cs="Times New Roman"/>
          <w:sz w:val="28"/>
          <w:szCs w:val="28"/>
        </w:rPr>
        <w:t xml:space="preserve"> </w:t>
      </w:r>
      <w:r w:rsidR="0007014E">
        <w:rPr>
          <w:rFonts w:ascii="Times New Roman" w:hAnsi="Times New Roman" w:cs="Times New Roman"/>
          <w:sz w:val="28"/>
          <w:szCs w:val="28"/>
        </w:rPr>
        <w:t>При этом н</w:t>
      </w:r>
      <w:r w:rsidR="004834D4">
        <w:rPr>
          <w:rFonts w:ascii="Times New Roman" w:hAnsi="Times New Roman" w:cs="Times New Roman"/>
          <w:sz w:val="28"/>
          <w:szCs w:val="28"/>
        </w:rPr>
        <w:t>а рабочем экране появля</w:t>
      </w:r>
      <w:r w:rsidR="0007014E">
        <w:rPr>
          <w:rFonts w:ascii="Times New Roman" w:hAnsi="Times New Roman" w:cs="Times New Roman"/>
          <w:sz w:val="28"/>
          <w:szCs w:val="28"/>
        </w:rPr>
        <w:t>е</w:t>
      </w:r>
      <w:r w:rsidR="004834D4">
        <w:rPr>
          <w:rFonts w:ascii="Times New Roman" w:hAnsi="Times New Roman" w:cs="Times New Roman"/>
          <w:sz w:val="28"/>
          <w:szCs w:val="28"/>
        </w:rPr>
        <w:t xml:space="preserve">тся </w:t>
      </w:r>
      <w:r w:rsidR="00737425">
        <w:rPr>
          <w:rFonts w:ascii="Times New Roman" w:hAnsi="Times New Roman" w:cs="Times New Roman"/>
          <w:sz w:val="28"/>
          <w:szCs w:val="28"/>
        </w:rPr>
        <w:t>кнопка</w:t>
      </w:r>
      <w:r w:rsidR="004834D4">
        <w:rPr>
          <w:rFonts w:ascii="Times New Roman" w:hAnsi="Times New Roman" w:cs="Times New Roman"/>
          <w:sz w:val="28"/>
          <w:szCs w:val="28"/>
        </w:rPr>
        <w:t xml:space="preserve"> «Перебазировка к месту базирования»</w:t>
      </w:r>
      <w:r w:rsidR="0007014E">
        <w:rPr>
          <w:rFonts w:ascii="Times New Roman" w:hAnsi="Times New Roman" w:cs="Times New Roman"/>
          <w:sz w:val="28"/>
          <w:szCs w:val="28"/>
        </w:rPr>
        <w:t>, а кнопка «Перебазировка к месту работ» заменяется на «Перебазировка к следующему подразделению»</w:t>
      </w:r>
    </w:p>
    <w:p w14:paraId="0C516CF4" w14:textId="26295D9B" w:rsidR="004264BA" w:rsidRDefault="00887AC2" w:rsidP="004264BA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на перебазировку к месту базирования создаётся по нажатию кнопки «Перебазировка к месту </w:t>
      </w:r>
      <w:r w:rsidR="001F1991">
        <w:rPr>
          <w:rFonts w:ascii="Times New Roman" w:hAnsi="Times New Roman" w:cs="Times New Roman"/>
          <w:sz w:val="28"/>
          <w:szCs w:val="28"/>
        </w:rPr>
        <w:t>базирования</w:t>
      </w:r>
      <w:r>
        <w:rPr>
          <w:rFonts w:ascii="Times New Roman" w:hAnsi="Times New Roman" w:cs="Times New Roman"/>
          <w:sz w:val="28"/>
          <w:szCs w:val="28"/>
        </w:rPr>
        <w:t>». При нажатии кнопки выполняется переход к созданию Задания и РД</w:t>
      </w:r>
      <w:r w:rsidR="006403D5">
        <w:rPr>
          <w:rFonts w:ascii="Times New Roman" w:hAnsi="Times New Roman" w:cs="Times New Roman"/>
          <w:sz w:val="28"/>
          <w:szCs w:val="28"/>
        </w:rPr>
        <w:t>(вида поручение)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перебазировку, при  этом система фиксирует </w:t>
      </w:r>
      <w:r w:rsidR="00737425">
        <w:rPr>
          <w:rFonts w:ascii="Times New Roman" w:hAnsi="Times New Roman" w:cs="Times New Roman"/>
          <w:sz w:val="28"/>
          <w:szCs w:val="28"/>
        </w:rPr>
        <w:t>РД (и его параметры),</w:t>
      </w:r>
      <w:r w:rsidR="001F19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которому выполнялась перебазировка и указывает его в поле «номер РД» табличной части. Так</w:t>
      </w:r>
      <w:r w:rsidR="00CF7842">
        <w:rPr>
          <w:rFonts w:ascii="Times New Roman" w:hAnsi="Times New Roman" w:cs="Times New Roman"/>
          <w:sz w:val="28"/>
          <w:szCs w:val="28"/>
        </w:rPr>
        <w:t>ж</w:t>
      </w:r>
      <w:r>
        <w:rPr>
          <w:rFonts w:ascii="Times New Roman" w:hAnsi="Times New Roman" w:cs="Times New Roman"/>
          <w:sz w:val="28"/>
          <w:szCs w:val="28"/>
        </w:rPr>
        <w:t xml:space="preserve">е в табличную часть по этой кнопке копируются </w:t>
      </w:r>
      <w:r w:rsidR="00737425">
        <w:rPr>
          <w:rFonts w:ascii="Times New Roman" w:hAnsi="Times New Roman" w:cs="Times New Roman"/>
          <w:sz w:val="28"/>
          <w:szCs w:val="28"/>
        </w:rPr>
        <w:t>выбранные</w:t>
      </w:r>
      <w:r>
        <w:rPr>
          <w:rFonts w:ascii="Times New Roman" w:hAnsi="Times New Roman" w:cs="Times New Roman"/>
          <w:sz w:val="28"/>
          <w:szCs w:val="28"/>
        </w:rPr>
        <w:t xml:space="preserve"> значения </w:t>
      </w:r>
      <w:r w:rsidR="001F1991">
        <w:rPr>
          <w:rFonts w:ascii="Times New Roman" w:hAnsi="Times New Roman" w:cs="Times New Roman"/>
          <w:sz w:val="28"/>
          <w:szCs w:val="28"/>
        </w:rPr>
        <w:t xml:space="preserve">из поля </w:t>
      </w:r>
      <w:r>
        <w:rPr>
          <w:rFonts w:ascii="Times New Roman" w:hAnsi="Times New Roman" w:cs="Times New Roman"/>
          <w:sz w:val="28"/>
          <w:szCs w:val="28"/>
        </w:rPr>
        <w:t>«Место отправления»</w:t>
      </w:r>
      <w:r w:rsidR="001F1991">
        <w:rPr>
          <w:rFonts w:ascii="Times New Roman" w:hAnsi="Times New Roman" w:cs="Times New Roman"/>
          <w:sz w:val="28"/>
          <w:szCs w:val="28"/>
        </w:rPr>
        <w:t xml:space="preserve"> блока «Основная информация» в поле «Место назначения»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1F1991">
        <w:rPr>
          <w:rFonts w:ascii="Times New Roman" w:hAnsi="Times New Roman" w:cs="Times New Roman"/>
          <w:sz w:val="28"/>
          <w:szCs w:val="28"/>
        </w:rPr>
        <w:t xml:space="preserve">из поля </w:t>
      </w:r>
      <w:r w:rsidR="0062246A">
        <w:rPr>
          <w:rFonts w:ascii="Times New Roman" w:hAnsi="Times New Roman" w:cs="Times New Roman"/>
          <w:sz w:val="28"/>
          <w:szCs w:val="28"/>
        </w:rPr>
        <w:t xml:space="preserve">последнего РД на перебазировку поле </w:t>
      </w:r>
      <w:r>
        <w:rPr>
          <w:rFonts w:ascii="Times New Roman" w:hAnsi="Times New Roman" w:cs="Times New Roman"/>
          <w:sz w:val="28"/>
          <w:szCs w:val="28"/>
        </w:rPr>
        <w:t xml:space="preserve">«Место назначения» в </w:t>
      </w:r>
      <w:r w:rsidR="001F1991">
        <w:rPr>
          <w:rFonts w:ascii="Times New Roman" w:hAnsi="Times New Roman" w:cs="Times New Roman"/>
          <w:sz w:val="28"/>
          <w:szCs w:val="28"/>
        </w:rPr>
        <w:t>поле «Место отправления»</w:t>
      </w:r>
      <w:r>
        <w:rPr>
          <w:rFonts w:ascii="Times New Roman" w:hAnsi="Times New Roman" w:cs="Times New Roman"/>
          <w:sz w:val="28"/>
          <w:szCs w:val="28"/>
        </w:rPr>
        <w:t>.</w:t>
      </w:r>
      <w:commentRangeEnd w:id="18"/>
      <w:r w:rsidR="001F1991">
        <w:rPr>
          <w:rStyle w:val="a8"/>
        </w:rPr>
        <w:commentReference w:id="18"/>
      </w:r>
      <w:r w:rsidR="004264BA" w:rsidRPr="004264BA">
        <w:rPr>
          <w:rFonts w:ascii="Times New Roman" w:hAnsi="Times New Roman" w:cs="Times New Roman"/>
          <w:sz w:val="28"/>
          <w:szCs w:val="28"/>
        </w:rPr>
        <w:t xml:space="preserve"> </w:t>
      </w:r>
      <w:r w:rsidR="004264BA">
        <w:rPr>
          <w:rFonts w:ascii="Times New Roman" w:hAnsi="Times New Roman" w:cs="Times New Roman"/>
          <w:sz w:val="28"/>
          <w:szCs w:val="28"/>
        </w:rPr>
        <w:t xml:space="preserve">Как только разрешительный документ будет взят в работу, система фиксирует </w:t>
      </w:r>
      <w:r w:rsidR="00737425">
        <w:rPr>
          <w:rFonts w:ascii="Times New Roman" w:hAnsi="Times New Roman" w:cs="Times New Roman"/>
          <w:sz w:val="28"/>
          <w:szCs w:val="28"/>
        </w:rPr>
        <w:t>командированной</w:t>
      </w:r>
      <w:r w:rsidR="004264BA">
        <w:rPr>
          <w:rFonts w:ascii="Times New Roman" w:hAnsi="Times New Roman" w:cs="Times New Roman"/>
          <w:sz w:val="28"/>
          <w:szCs w:val="28"/>
        </w:rPr>
        <w:t xml:space="preserve"> бригаде устанавливается статус «Перебазировка к месту работ». При закрытии разрешительного документа, статус бригады меняется на «Завершено».</w:t>
      </w:r>
    </w:p>
    <w:p w14:paraId="0E40B307" w14:textId="67F432AC" w:rsidR="004264BA" w:rsidRDefault="001F1991" w:rsidP="004264BA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на перебазировку между подразделениями создаётся по нажатию кнопки «Перебазировка к следующему подразделению». При нажатии кнопки выполняется переход к созданию Задания и РД</w:t>
      </w:r>
      <w:r w:rsidR="006403D5">
        <w:rPr>
          <w:rFonts w:ascii="Times New Roman" w:hAnsi="Times New Roman" w:cs="Times New Roman"/>
          <w:sz w:val="28"/>
          <w:szCs w:val="28"/>
        </w:rPr>
        <w:t>(вида поручение)</w:t>
      </w:r>
      <w:r>
        <w:rPr>
          <w:rFonts w:ascii="Times New Roman" w:hAnsi="Times New Roman" w:cs="Times New Roman"/>
          <w:sz w:val="28"/>
          <w:szCs w:val="28"/>
        </w:rPr>
        <w:t xml:space="preserve"> на перебазировку, при  этом система фиксирует </w:t>
      </w:r>
      <w:r w:rsidR="00737425">
        <w:rPr>
          <w:rFonts w:ascii="Times New Roman" w:hAnsi="Times New Roman" w:cs="Times New Roman"/>
          <w:sz w:val="28"/>
          <w:szCs w:val="28"/>
        </w:rPr>
        <w:t>РД(и его параметры),</w:t>
      </w:r>
      <w:r>
        <w:rPr>
          <w:rFonts w:ascii="Times New Roman" w:hAnsi="Times New Roman" w:cs="Times New Roman"/>
          <w:sz w:val="28"/>
          <w:szCs w:val="28"/>
        </w:rPr>
        <w:t xml:space="preserve"> по которому выполнялась перебазировка и указывает его в поле «номер РД» табличной части.</w:t>
      </w:r>
      <w:r w:rsidR="00CF7842">
        <w:rPr>
          <w:rFonts w:ascii="Times New Roman" w:hAnsi="Times New Roman" w:cs="Times New Roman"/>
          <w:sz w:val="28"/>
          <w:szCs w:val="28"/>
        </w:rPr>
        <w:t xml:space="preserve"> Для определения значения пол</w:t>
      </w:r>
      <w:r w:rsidR="0062246A">
        <w:rPr>
          <w:rFonts w:ascii="Times New Roman" w:hAnsi="Times New Roman" w:cs="Times New Roman"/>
          <w:sz w:val="28"/>
          <w:szCs w:val="28"/>
        </w:rPr>
        <w:t>я</w:t>
      </w:r>
      <w:r w:rsidR="00CF7842">
        <w:rPr>
          <w:rFonts w:ascii="Times New Roman" w:hAnsi="Times New Roman" w:cs="Times New Roman"/>
          <w:sz w:val="28"/>
          <w:szCs w:val="28"/>
        </w:rPr>
        <w:t xml:space="preserve"> «Место отправления»</w:t>
      </w:r>
      <w:r w:rsidR="0062246A">
        <w:rPr>
          <w:rFonts w:ascii="Times New Roman" w:hAnsi="Times New Roman" w:cs="Times New Roman"/>
          <w:sz w:val="28"/>
          <w:szCs w:val="28"/>
        </w:rPr>
        <w:t>, принимается значение поля «Место назначения» последнего РД на перебазировку. Для опре</w:t>
      </w:r>
      <w:r w:rsidR="00737425">
        <w:rPr>
          <w:rFonts w:ascii="Times New Roman" w:hAnsi="Times New Roman" w:cs="Times New Roman"/>
          <w:sz w:val="28"/>
          <w:szCs w:val="28"/>
        </w:rPr>
        <w:t>де</w:t>
      </w:r>
      <w:r w:rsidR="0062246A">
        <w:rPr>
          <w:rFonts w:ascii="Times New Roman" w:hAnsi="Times New Roman" w:cs="Times New Roman"/>
          <w:sz w:val="28"/>
          <w:szCs w:val="28"/>
        </w:rPr>
        <w:t xml:space="preserve">ления значения поля </w:t>
      </w:r>
      <w:r w:rsidR="00CF7842">
        <w:rPr>
          <w:rFonts w:ascii="Times New Roman" w:hAnsi="Times New Roman" w:cs="Times New Roman"/>
          <w:sz w:val="28"/>
          <w:szCs w:val="28"/>
        </w:rPr>
        <w:t>«Мест</w:t>
      </w:r>
      <w:r w:rsidR="0062246A">
        <w:rPr>
          <w:rFonts w:ascii="Times New Roman" w:hAnsi="Times New Roman" w:cs="Times New Roman"/>
          <w:sz w:val="28"/>
          <w:szCs w:val="28"/>
        </w:rPr>
        <w:t>о</w:t>
      </w:r>
      <w:r w:rsidR="00CF7842">
        <w:rPr>
          <w:rFonts w:ascii="Times New Roman" w:hAnsi="Times New Roman" w:cs="Times New Roman"/>
          <w:sz w:val="28"/>
          <w:szCs w:val="28"/>
        </w:rPr>
        <w:t xml:space="preserve"> назначения», появляется диалоговое окно для выбора значения </w:t>
      </w:r>
      <w:r w:rsidR="0062246A">
        <w:rPr>
          <w:rFonts w:ascii="Times New Roman" w:hAnsi="Times New Roman" w:cs="Times New Roman"/>
          <w:sz w:val="28"/>
          <w:szCs w:val="28"/>
        </w:rPr>
        <w:t>из оргструктуры</w:t>
      </w:r>
      <w:r w:rsidR="00CF7842">
        <w:rPr>
          <w:rFonts w:ascii="Times New Roman" w:hAnsi="Times New Roman" w:cs="Times New Roman"/>
          <w:sz w:val="28"/>
          <w:szCs w:val="28"/>
        </w:rPr>
        <w:t xml:space="preserve">. </w:t>
      </w:r>
      <w:r w:rsidR="004264BA">
        <w:rPr>
          <w:rFonts w:ascii="Times New Roman" w:hAnsi="Times New Roman" w:cs="Times New Roman"/>
          <w:sz w:val="28"/>
          <w:szCs w:val="28"/>
        </w:rPr>
        <w:t xml:space="preserve">Как только разрешительный документ будет взят в работу, система фиксирует, что перебазировка началась и у </w:t>
      </w:r>
      <w:r w:rsidR="00737425">
        <w:rPr>
          <w:rFonts w:ascii="Times New Roman" w:hAnsi="Times New Roman" w:cs="Times New Roman"/>
          <w:sz w:val="28"/>
          <w:szCs w:val="28"/>
        </w:rPr>
        <w:t>командированной</w:t>
      </w:r>
      <w:r w:rsidR="004264BA">
        <w:rPr>
          <w:rFonts w:ascii="Times New Roman" w:hAnsi="Times New Roman" w:cs="Times New Roman"/>
          <w:sz w:val="28"/>
          <w:szCs w:val="28"/>
        </w:rPr>
        <w:t xml:space="preserve"> бригад</w:t>
      </w:r>
      <w:r w:rsidR="00345761">
        <w:rPr>
          <w:rFonts w:ascii="Times New Roman" w:hAnsi="Times New Roman" w:cs="Times New Roman"/>
          <w:sz w:val="28"/>
          <w:szCs w:val="28"/>
        </w:rPr>
        <w:t>ы</w:t>
      </w:r>
      <w:r w:rsidR="004264BA">
        <w:rPr>
          <w:rFonts w:ascii="Times New Roman" w:hAnsi="Times New Roman" w:cs="Times New Roman"/>
          <w:sz w:val="28"/>
          <w:szCs w:val="28"/>
        </w:rPr>
        <w:t xml:space="preserve"> статус «Командировка» меняется на статус «Перебазировка к месту назначения». При закрытии разрешительного документа, статус бригады меняется обратно на «Командировка»</w:t>
      </w:r>
      <w:r w:rsidR="00345761">
        <w:rPr>
          <w:rFonts w:ascii="Times New Roman" w:hAnsi="Times New Roman" w:cs="Times New Roman"/>
          <w:sz w:val="28"/>
          <w:szCs w:val="28"/>
        </w:rPr>
        <w:t xml:space="preserve"> и поле «Место назначения» в блоке «Основная информация» меняется на указанное, при формировании РД на перебазировку место назначения</w:t>
      </w:r>
      <w:r w:rsidR="004264BA">
        <w:rPr>
          <w:rFonts w:ascii="Times New Roman" w:hAnsi="Times New Roman" w:cs="Times New Roman"/>
          <w:sz w:val="28"/>
          <w:szCs w:val="28"/>
        </w:rPr>
        <w:t>. Статус «Командировка» устанавливается до момента появления и взятия в работу разрешительного документа для перебазировки к месту базирования.</w:t>
      </w:r>
      <w:r w:rsidR="001E0CE4">
        <w:rPr>
          <w:rFonts w:ascii="Times New Roman" w:hAnsi="Times New Roman" w:cs="Times New Roman"/>
          <w:sz w:val="28"/>
          <w:szCs w:val="28"/>
        </w:rPr>
        <w:t xml:space="preserve"> В случае, если диалоговом окне выбора значения нового места назначения, будет выбрано подразделение равное подразделению, указанному в поле «Место отправления», система открывает диалоговое окно с информационным сообщением «Выбранное подразделение соответствует подразделению места отправления. Хотите создать задание на перебазировку к месту базирования?» и возможностью выбора «Да» или «Нет». Если выбрано «Да», то система переходит к функции создания задания на перебазировку к месту базирования, описанной выше. Если выбрано «Нет», окно закрывается.</w:t>
      </w:r>
    </w:p>
    <w:p w14:paraId="5B9A9A57" w14:textId="5AD78727" w:rsidR="004834D4" w:rsidRDefault="00737425" w:rsidP="004264BA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</w:t>
      </w:r>
      <w:r w:rsidR="004834D4">
        <w:rPr>
          <w:rFonts w:ascii="Times New Roman" w:hAnsi="Times New Roman" w:cs="Times New Roman"/>
          <w:sz w:val="28"/>
          <w:szCs w:val="28"/>
        </w:rPr>
        <w:t xml:space="preserve"> и алгоритм создания Задания и РД описан в разделе 4.</w:t>
      </w:r>
    </w:p>
    <w:p w14:paraId="5BC38C2B" w14:textId="5C4D1679" w:rsidR="0062246A" w:rsidRPr="00887AC2" w:rsidRDefault="0062246A" w:rsidP="00887AC2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«Информация о работах» представляет сбой табличную часть с перечнем всех РД, содержащим разрешительные документы вида Наряд-допуск, Распоряжение </w:t>
      </w:r>
      <w:r w:rsidR="00737425">
        <w:rPr>
          <w:rFonts w:ascii="Times New Roman" w:hAnsi="Times New Roman" w:cs="Times New Roman"/>
          <w:sz w:val="28"/>
          <w:szCs w:val="28"/>
        </w:rPr>
        <w:t>созданные</w:t>
      </w:r>
      <w:r>
        <w:rPr>
          <w:rFonts w:ascii="Times New Roman" w:hAnsi="Times New Roman" w:cs="Times New Roman"/>
          <w:sz w:val="28"/>
          <w:szCs w:val="28"/>
        </w:rPr>
        <w:t xml:space="preserve"> вне раздела «Учёт </w:t>
      </w:r>
      <w:r w:rsidR="00737425">
        <w:rPr>
          <w:rFonts w:ascii="Times New Roman" w:hAnsi="Times New Roman" w:cs="Times New Roman"/>
          <w:sz w:val="28"/>
          <w:szCs w:val="28"/>
        </w:rPr>
        <w:t>командированных</w:t>
      </w:r>
      <w:r>
        <w:rPr>
          <w:rFonts w:ascii="Times New Roman" w:hAnsi="Times New Roman" w:cs="Times New Roman"/>
          <w:sz w:val="28"/>
          <w:szCs w:val="28"/>
        </w:rPr>
        <w:t xml:space="preserve"> бригад»</w:t>
      </w:r>
    </w:p>
    <w:p w14:paraId="7860735D" w14:textId="12A9C556" w:rsidR="001D6DBB" w:rsidRPr="008176C7" w:rsidRDefault="00887AC2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блоков «Информация по перебазировкам» и «Информация по работам» р</w:t>
      </w:r>
      <w:r w:rsidR="001D6DBB">
        <w:rPr>
          <w:rFonts w:ascii="Times New Roman" w:hAnsi="Times New Roman" w:cs="Times New Roman"/>
          <w:sz w:val="28"/>
          <w:szCs w:val="28"/>
        </w:rPr>
        <w:t>еализована возможность перехода по строке из табличной части в выбранный РД для просмотра.</w:t>
      </w:r>
    </w:p>
    <w:p w14:paraId="2613855A" w14:textId="74FD45C1" w:rsidR="00E448B8" w:rsidRPr="00C738F3" w:rsidRDefault="00596F95" w:rsidP="008904C9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отмены командировки реализована функция отмены, </w:t>
      </w:r>
      <w:r w:rsidR="00737425">
        <w:rPr>
          <w:rFonts w:ascii="Times New Roman" w:hAnsi="Times New Roman" w:cs="Times New Roman"/>
          <w:sz w:val="28"/>
          <w:szCs w:val="28"/>
        </w:rPr>
        <w:t>инициируемой</w:t>
      </w:r>
      <w:r>
        <w:rPr>
          <w:rFonts w:ascii="Times New Roman" w:hAnsi="Times New Roman" w:cs="Times New Roman"/>
          <w:sz w:val="28"/>
          <w:szCs w:val="28"/>
        </w:rPr>
        <w:t xml:space="preserve"> по кнопке «Отмена». Использование данной функции доступно </w:t>
      </w:r>
      <w:r w:rsidR="008904C9">
        <w:rPr>
          <w:rFonts w:ascii="Times New Roman" w:hAnsi="Times New Roman" w:cs="Times New Roman"/>
          <w:sz w:val="28"/>
          <w:szCs w:val="28"/>
        </w:rPr>
        <w:t xml:space="preserve">только при </w:t>
      </w:r>
      <w:r w:rsidR="00737425">
        <w:rPr>
          <w:rFonts w:ascii="Times New Roman" w:hAnsi="Times New Roman" w:cs="Times New Roman"/>
          <w:sz w:val="28"/>
          <w:szCs w:val="28"/>
        </w:rPr>
        <w:t>установленном</w:t>
      </w:r>
      <w:r w:rsidR="008904C9">
        <w:rPr>
          <w:rFonts w:ascii="Times New Roman" w:hAnsi="Times New Roman" w:cs="Times New Roman"/>
          <w:sz w:val="28"/>
          <w:szCs w:val="28"/>
        </w:rPr>
        <w:t xml:space="preserve"> статусе бригады «Сформирована», «Утверждена», «Перебазировка к месту назначения». При всех остальных статусах, система сообщает пользователю причину отмены выполнения операции информационным сообщением «Отмена статуса *Текущий статус бригады* недоступно. Оформите РД на перебазировку к месту базирования, чтобы закрыть командировку». </w:t>
      </w:r>
    </w:p>
    <w:p w14:paraId="65195A4E" w14:textId="77777777" w:rsidR="00B65A96" w:rsidRPr="008176C7" w:rsidRDefault="00B65A96" w:rsidP="00650AA7">
      <w:pPr>
        <w:pStyle w:val="a3"/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37789F2B" w14:textId="18EF7CF6" w:rsidR="00154D8C" w:rsidRDefault="00406290" w:rsidP="00650AA7">
      <w:pPr>
        <w:pStyle w:val="a3"/>
        <w:numPr>
          <w:ilvl w:val="0"/>
          <w:numId w:val="2"/>
        </w:numPr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8176C7">
        <w:rPr>
          <w:rFonts w:ascii="Times New Roman" w:hAnsi="Times New Roman" w:cs="Times New Roman"/>
          <w:b/>
          <w:bCs/>
          <w:sz w:val="28"/>
          <w:szCs w:val="28"/>
        </w:rPr>
        <w:t xml:space="preserve">Автоматизация процесса </w:t>
      </w:r>
      <w:r w:rsidR="00154D8C" w:rsidRPr="008176C7">
        <w:rPr>
          <w:rFonts w:ascii="Times New Roman" w:hAnsi="Times New Roman" w:cs="Times New Roman"/>
          <w:b/>
          <w:bCs/>
          <w:sz w:val="28"/>
          <w:szCs w:val="28"/>
        </w:rPr>
        <w:t>по ежедневному мониторингу</w:t>
      </w:r>
      <w:r w:rsidR="000552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54D8C" w:rsidRPr="008176C7">
        <w:rPr>
          <w:rFonts w:ascii="Times New Roman" w:hAnsi="Times New Roman" w:cs="Times New Roman"/>
          <w:b/>
          <w:bCs/>
          <w:sz w:val="28"/>
          <w:szCs w:val="28"/>
        </w:rPr>
        <w:t>(чекап)</w:t>
      </w:r>
    </w:p>
    <w:p w14:paraId="567E4F3C" w14:textId="418DE832" w:rsidR="00B65A96" w:rsidRDefault="00B65A96" w:rsidP="00B65A9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5A96">
        <w:rPr>
          <w:rFonts w:ascii="Times New Roman" w:hAnsi="Times New Roman" w:cs="Times New Roman"/>
          <w:sz w:val="28"/>
          <w:szCs w:val="28"/>
        </w:rPr>
        <w:t xml:space="preserve">Для контроля присутствия персонала на рабочем месте и с целью возможности формирования бригад для разрешительных документов только из состава </w:t>
      </w:r>
      <w:r w:rsidR="00737425" w:rsidRPr="00B65A96">
        <w:rPr>
          <w:rFonts w:ascii="Times New Roman" w:hAnsi="Times New Roman" w:cs="Times New Roman"/>
          <w:sz w:val="28"/>
          <w:szCs w:val="28"/>
        </w:rPr>
        <w:t>сотрудников,</w:t>
      </w:r>
      <w:r w:rsidRPr="00B65A96">
        <w:rPr>
          <w:rFonts w:ascii="Times New Roman" w:hAnsi="Times New Roman" w:cs="Times New Roman"/>
          <w:sz w:val="28"/>
          <w:szCs w:val="28"/>
        </w:rPr>
        <w:t xml:space="preserve"> находящихся на рабочем месте, предусмотрена функция регистрации </w:t>
      </w:r>
      <w:r w:rsidR="00737425" w:rsidRPr="00B65A96">
        <w:rPr>
          <w:rFonts w:ascii="Times New Roman" w:hAnsi="Times New Roman" w:cs="Times New Roman"/>
          <w:sz w:val="28"/>
          <w:szCs w:val="28"/>
        </w:rPr>
        <w:t>присутствия</w:t>
      </w:r>
      <w:r w:rsidRPr="00B65A96">
        <w:rPr>
          <w:rFonts w:ascii="Times New Roman" w:hAnsi="Times New Roman" w:cs="Times New Roman"/>
          <w:sz w:val="28"/>
          <w:szCs w:val="28"/>
        </w:rPr>
        <w:t xml:space="preserve"> сотр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B65A96">
        <w:rPr>
          <w:rFonts w:ascii="Times New Roman" w:hAnsi="Times New Roman" w:cs="Times New Roman"/>
          <w:sz w:val="28"/>
          <w:szCs w:val="28"/>
        </w:rPr>
        <w:t>дника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D2B23E" w14:textId="2575CADE" w:rsidR="00D9616C" w:rsidRDefault="00D9616C" w:rsidP="00B65A9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функция доступна как на веб-клиенте, так и на мобильном устройстве.</w:t>
      </w:r>
    </w:p>
    <w:p w14:paraId="1A94DA6A" w14:textId="21503097" w:rsidR="00DA0BDD" w:rsidRDefault="00D9616C" w:rsidP="00B65A9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использовании веб клиента,</w:t>
      </w:r>
      <w:r w:rsidR="001629FA">
        <w:rPr>
          <w:rFonts w:ascii="Times New Roman" w:hAnsi="Times New Roman" w:cs="Times New Roman"/>
          <w:sz w:val="28"/>
          <w:szCs w:val="28"/>
        </w:rPr>
        <w:t xml:space="preserve"> в разделе «Учёт персонала» предусмотрен рабочий экран «Фиксация присутствия».  </w:t>
      </w:r>
      <w:r w:rsidR="006D7F74">
        <w:rPr>
          <w:rFonts w:ascii="Times New Roman" w:hAnsi="Times New Roman" w:cs="Times New Roman"/>
          <w:sz w:val="28"/>
          <w:szCs w:val="28"/>
        </w:rPr>
        <w:t>Рабочий экран «Фиксация присутствия» состоит из табличной части, где отражаются текущие активные метки с набором полей:</w:t>
      </w:r>
    </w:p>
    <w:p w14:paraId="17E5159D" w14:textId="505161BB" w:rsidR="006D7F74" w:rsidRDefault="006D7F74" w:rsidP="00B65A96">
      <w:pPr>
        <w:ind w:firstLine="567"/>
        <w:jc w:val="both"/>
        <w:rPr>
          <w:ins w:id="19" w:author="Сазанов Илья Сергеевич" w:date="2025-02-17T08:21:00Z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ФИО</w:t>
      </w:r>
      <w:r w:rsidR="0001032A">
        <w:rPr>
          <w:rFonts w:ascii="Times New Roman" w:hAnsi="Times New Roman" w:cs="Times New Roman"/>
          <w:sz w:val="28"/>
          <w:szCs w:val="28"/>
        </w:rPr>
        <w:t xml:space="preserve">. </w:t>
      </w:r>
      <w:r w:rsidR="00737425">
        <w:rPr>
          <w:rFonts w:ascii="Times New Roman" w:hAnsi="Times New Roman" w:cs="Times New Roman"/>
          <w:sz w:val="28"/>
          <w:szCs w:val="28"/>
        </w:rPr>
        <w:t>ФИО,</w:t>
      </w:r>
      <w:r w:rsidR="0001032A">
        <w:rPr>
          <w:rFonts w:ascii="Times New Roman" w:hAnsi="Times New Roman" w:cs="Times New Roman"/>
          <w:sz w:val="28"/>
          <w:szCs w:val="28"/>
        </w:rPr>
        <w:t xml:space="preserve"> определённое по идентификатору при регистрации факта сканирования метки(</w:t>
      </w:r>
      <w:r w:rsidR="0001032A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="0001032A" w:rsidRPr="0001032A">
        <w:rPr>
          <w:rFonts w:ascii="Times New Roman" w:hAnsi="Times New Roman" w:cs="Times New Roman"/>
          <w:sz w:val="28"/>
          <w:szCs w:val="28"/>
        </w:rPr>
        <w:t xml:space="preserve">, </w:t>
      </w:r>
      <w:r w:rsidR="0001032A">
        <w:rPr>
          <w:rFonts w:ascii="Times New Roman" w:hAnsi="Times New Roman" w:cs="Times New Roman"/>
          <w:sz w:val="28"/>
          <w:szCs w:val="28"/>
          <w:lang w:val="en-US"/>
        </w:rPr>
        <w:t>NFC</w:t>
      </w:r>
      <w:r w:rsidR="0001032A">
        <w:rPr>
          <w:rFonts w:ascii="Times New Roman" w:hAnsi="Times New Roman" w:cs="Times New Roman"/>
          <w:sz w:val="28"/>
          <w:szCs w:val="28"/>
        </w:rPr>
        <w:t>)</w:t>
      </w:r>
    </w:p>
    <w:p w14:paraId="5D1F3546" w14:textId="5B9DAB9F" w:rsidR="004438C5" w:rsidRDefault="004438C5" w:rsidP="00B65A9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ins w:id="20" w:author="Сазанов Илья Сергеевич" w:date="2025-02-17T08:22:00Z">
        <w:r>
          <w:rPr>
            <w:rFonts w:ascii="Times New Roman" w:hAnsi="Times New Roman" w:cs="Times New Roman"/>
            <w:sz w:val="28"/>
            <w:szCs w:val="28"/>
          </w:rPr>
          <w:t>- Подразделение. Определено по пользователю.</w:t>
        </w:r>
      </w:ins>
    </w:p>
    <w:p w14:paraId="7DFC49DD" w14:textId="315AB9B8" w:rsidR="006D7F74" w:rsidRDefault="006D7F74" w:rsidP="00B65A9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Дата </w:t>
      </w:r>
      <w:r w:rsidR="00AB32D2">
        <w:rPr>
          <w:rFonts w:ascii="Times New Roman" w:hAnsi="Times New Roman" w:cs="Times New Roman"/>
          <w:sz w:val="28"/>
          <w:szCs w:val="28"/>
        </w:rPr>
        <w:t>чекапа</w:t>
      </w:r>
      <w:r w:rsidR="0001032A">
        <w:rPr>
          <w:rFonts w:ascii="Times New Roman" w:hAnsi="Times New Roman" w:cs="Times New Roman"/>
          <w:sz w:val="28"/>
          <w:szCs w:val="28"/>
        </w:rPr>
        <w:t>.</w:t>
      </w:r>
      <w:r w:rsidR="0001032A" w:rsidRPr="0001032A">
        <w:rPr>
          <w:rFonts w:ascii="Times New Roman" w:hAnsi="Times New Roman" w:cs="Times New Roman"/>
          <w:sz w:val="28"/>
          <w:szCs w:val="28"/>
        </w:rPr>
        <w:t xml:space="preserve"> </w:t>
      </w:r>
      <w:r w:rsidR="0001032A">
        <w:rPr>
          <w:rFonts w:ascii="Times New Roman" w:hAnsi="Times New Roman" w:cs="Times New Roman"/>
          <w:sz w:val="28"/>
          <w:szCs w:val="28"/>
        </w:rPr>
        <w:t>Фактическая дата регистрации факта сканирования метки(</w:t>
      </w:r>
      <w:r w:rsidR="0001032A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="0001032A" w:rsidRPr="0001032A">
        <w:rPr>
          <w:rFonts w:ascii="Times New Roman" w:hAnsi="Times New Roman" w:cs="Times New Roman"/>
          <w:sz w:val="28"/>
          <w:szCs w:val="28"/>
        </w:rPr>
        <w:t xml:space="preserve">, </w:t>
      </w:r>
      <w:r w:rsidR="0001032A">
        <w:rPr>
          <w:rFonts w:ascii="Times New Roman" w:hAnsi="Times New Roman" w:cs="Times New Roman"/>
          <w:sz w:val="28"/>
          <w:szCs w:val="28"/>
          <w:lang w:val="en-US"/>
        </w:rPr>
        <w:t>NFC</w:t>
      </w:r>
      <w:r w:rsidR="0001032A">
        <w:rPr>
          <w:rFonts w:ascii="Times New Roman" w:hAnsi="Times New Roman" w:cs="Times New Roman"/>
          <w:sz w:val="28"/>
          <w:szCs w:val="28"/>
        </w:rPr>
        <w:t>)</w:t>
      </w:r>
    </w:p>
    <w:p w14:paraId="5229C0A2" w14:textId="0093A702" w:rsidR="00AB32D2" w:rsidRPr="0001032A" w:rsidRDefault="00AB32D2" w:rsidP="00B65A9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Время чекапа. Фактическое время регистрации </w:t>
      </w:r>
      <w:r w:rsidR="0001032A">
        <w:rPr>
          <w:rFonts w:ascii="Times New Roman" w:hAnsi="Times New Roman" w:cs="Times New Roman"/>
          <w:sz w:val="28"/>
          <w:szCs w:val="28"/>
        </w:rPr>
        <w:t>факта сканирования метки(</w:t>
      </w:r>
      <w:r w:rsidR="0001032A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="0001032A" w:rsidRPr="0001032A">
        <w:rPr>
          <w:rFonts w:ascii="Times New Roman" w:hAnsi="Times New Roman" w:cs="Times New Roman"/>
          <w:sz w:val="28"/>
          <w:szCs w:val="28"/>
        </w:rPr>
        <w:t xml:space="preserve">, </w:t>
      </w:r>
      <w:r w:rsidR="0001032A">
        <w:rPr>
          <w:rFonts w:ascii="Times New Roman" w:hAnsi="Times New Roman" w:cs="Times New Roman"/>
          <w:sz w:val="28"/>
          <w:szCs w:val="28"/>
          <w:lang w:val="en-US"/>
        </w:rPr>
        <w:t>NFC</w:t>
      </w:r>
      <w:r w:rsidR="0001032A">
        <w:rPr>
          <w:rFonts w:ascii="Times New Roman" w:hAnsi="Times New Roman" w:cs="Times New Roman"/>
          <w:sz w:val="28"/>
          <w:szCs w:val="28"/>
        </w:rPr>
        <w:t>)</w:t>
      </w:r>
    </w:p>
    <w:p w14:paraId="6BF8EBB7" w14:textId="497119E6" w:rsidR="00AB32D2" w:rsidRDefault="00AB32D2" w:rsidP="00B65A9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Время до сброса чекапа. </w:t>
      </w:r>
      <w:r w:rsidR="00737425">
        <w:rPr>
          <w:rFonts w:ascii="Times New Roman" w:hAnsi="Times New Roman" w:cs="Times New Roman"/>
          <w:sz w:val="28"/>
          <w:szCs w:val="28"/>
        </w:rPr>
        <w:t>Рассчитываемое</w:t>
      </w:r>
      <w:r>
        <w:rPr>
          <w:rFonts w:ascii="Times New Roman" w:hAnsi="Times New Roman" w:cs="Times New Roman"/>
          <w:sz w:val="28"/>
          <w:szCs w:val="28"/>
        </w:rPr>
        <w:t xml:space="preserve"> значение на основании, определённого через бригаду, продолжительности смены сотрудника.</w:t>
      </w:r>
    </w:p>
    <w:p w14:paraId="3CAB7660" w14:textId="14A1FCBF" w:rsidR="00D9616C" w:rsidRPr="004438C5" w:rsidRDefault="00D9616C" w:rsidP="00B65A9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Способ фиксации. </w:t>
      </w:r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NFC</w:t>
      </w:r>
      <w:ins w:id="21" w:author="Сазанов Илья Сергеевич" w:date="2025-02-17T08:22:00Z">
        <w:r w:rsidR="004438C5">
          <w:rPr>
            <w:rFonts w:ascii="Times New Roman" w:hAnsi="Times New Roman" w:cs="Times New Roman"/>
            <w:sz w:val="28"/>
            <w:szCs w:val="28"/>
          </w:rPr>
          <w:t xml:space="preserve">, </w:t>
        </w:r>
      </w:ins>
      <w:ins w:id="22" w:author="Сазанов Илья Сергеевич" w:date="2025-02-17T08:23:00Z">
        <w:r w:rsidR="004438C5" w:rsidRPr="004438C5">
          <w:rPr>
            <w:rFonts w:ascii="Times New Roman" w:hAnsi="Times New Roman" w:cs="Times New Roman"/>
            <w:sz w:val="28"/>
            <w:szCs w:val="28"/>
          </w:rPr>
          <w:t>Вручную из карточки бригады</w:t>
        </w:r>
        <w:r w:rsidR="004438C5">
          <w:rPr>
            <w:rFonts w:ascii="Times New Roman" w:hAnsi="Times New Roman" w:cs="Times New Roman"/>
            <w:sz w:val="28"/>
            <w:szCs w:val="28"/>
          </w:rPr>
          <w:t>.</w:t>
        </w:r>
      </w:ins>
    </w:p>
    <w:p w14:paraId="5129A46C" w14:textId="3F0BBDF4" w:rsidR="00D9616C" w:rsidRDefault="004438C5" w:rsidP="00B65A96">
      <w:pPr>
        <w:ind w:firstLine="567"/>
        <w:jc w:val="both"/>
        <w:rPr>
          <w:ins w:id="23" w:author="Сазанов Илья Сергеевич" w:date="2025-02-17T08:23:00Z"/>
          <w:rFonts w:ascii="Times New Roman" w:hAnsi="Times New Roman" w:cs="Times New Roman"/>
          <w:sz w:val="28"/>
          <w:szCs w:val="28"/>
        </w:rPr>
      </w:pPr>
      <w:ins w:id="24" w:author="Сазанов Илья Сергеевич" w:date="2025-02-17T08:22:00Z">
        <w:r>
          <w:rPr>
            <w:rFonts w:ascii="Times New Roman" w:hAnsi="Times New Roman" w:cs="Times New Roman"/>
            <w:sz w:val="28"/>
            <w:szCs w:val="28"/>
          </w:rPr>
          <w:t xml:space="preserve">- </w:t>
        </w:r>
      </w:ins>
      <w:r w:rsidR="00D9616C">
        <w:rPr>
          <w:rFonts w:ascii="Times New Roman" w:hAnsi="Times New Roman" w:cs="Times New Roman"/>
          <w:sz w:val="28"/>
          <w:szCs w:val="28"/>
        </w:rPr>
        <w:t xml:space="preserve">Устройство фиксации. ПК, </w:t>
      </w:r>
      <w:r w:rsidR="00C46E2E">
        <w:rPr>
          <w:rFonts w:ascii="Times New Roman" w:hAnsi="Times New Roman" w:cs="Times New Roman"/>
          <w:sz w:val="28"/>
          <w:szCs w:val="28"/>
        </w:rPr>
        <w:t>МУ.</w:t>
      </w:r>
    </w:p>
    <w:p w14:paraId="4082FF8D" w14:textId="07DD3785" w:rsidR="003251A0" w:rsidRPr="00C46E2E" w:rsidRDefault="003251A0" w:rsidP="00B65A9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ins w:id="25" w:author="Сазанов Илья Сергеевич" w:date="2025-02-17T08:23:00Z">
        <w:r>
          <w:rPr>
            <w:rFonts w:ascii="Times New Roman" w:hAnsi="Times New Roman" w:cs="Times New Roman"/>
            <w:sz w:val="28"/>
            <w:szCs w:val="28"/>
          </w:rPr>
          <w:lastRenderedPageBreak/>
          <w:t>В табличной части выводится только сотрудники с установленной меткой присутствия. После автома</w:t>
        </w:r>
      </w:ins>
      <w:ins w:id="26" w:author="Сазанов Илья Сергеевич" w:date="2025-02-17T08:24:00Z">
        <w:r>
          <w:rPr>
            <w:rFonts w:ascii="Times New Roman" w:hAnsi="Times New Roman" w:cs="Times New Roman"/>
            <w:sz w:val="28"/>
            <w:szCs w:val="28"/>
          </w:rPr>
          <w:t xml:space="preserve">тического сброса метки, сотрудник исключается из списка. </w:t>
        </w:r>
      </w:ins>
      <w:ins w:id="27" w:author="Сазанов Илья Сергеевич" w:date="2025-02-17T08:27:00Z">
        <w:r w:rsidR="009277B6">
          <w:rPr>
            <w:rFonts w:ascii="Times New Roman" w:hAnsi="Times New Roman" w:cs="Times New Roman"/>
            <w:sz w:val="28"/>
            <w:szCs w:val="28"/>
          </w:rPr>
          <w:t>Записи с</w:t>
        </w:r>
      </w:ins>
      <w:ins w:id="28" w:author="Сазанов Илья Сергеевич" w:date="2025-02-17T08:24:00Z">
        <w:r>
          <w:rPr>
            <w:rFonts w:ascii="Times New Roman" w:hAnsi="Times New Roman" w:cs="Times New Roman"/>
            <w:sz w:val="28"/>
            <w:szCs w:val="28"/>
          </w:rPr>
          <w:t>отрудник</w:t>
        </w:r>
      </w:ins>
      <w:ins w:id="29" w:author="Сазанов Илья Сергеевич" w:date="2025-02-17T08:27:00Z">
        <w:r w:rsidR="009277B6">
          <w:rPr>
            <w:rFonts w:ascii="Times New Roman" w:hAnsi="Times New Roman" w:cs="Times New Roman"/>
            <w:sz w:val="28"/>
            <w:szCs w:val="28"/>
          </w:rPr>
          <w:t>ов</w:t>
        </w:r>
      </w:ins>
      <w:ins w:id="30" w:author="Сазанов Илья Сергеевич" w:date="2025-02-17T08:24:00Z">
        <w:r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ins w:id="31" w:author="Сазанов Илья Сергеевич" w:date="2025-02-17T08:26:00Z">
        <w:r>
          <w:rPr>
            <w:rFonts w:ascii="Times New Roman" w:hAnsi="Times New Roman" w:cs="Times New Roman"/>
            <w:sz w:val="28"/>
            <w:szCs w:val="28"/>
          </w:rPr>
          <w:t>метка присутствия которых активна по причине нахождения сотрудника в</w:t>
        </w:r>
      </w:ins>
      <w:ins w:id="32" w:author="Сазанов Илья Сергеевич" w:date="2025-02-17T08:27:00Z">
        <w:r>
          <w:rPr>
            <w:rFonts w:ascii="Times New Roman" w:hAnsi="Times New Roman" w:cs="Times New Roman"/>
            <w:sz w:val="28"/>
            <w:szCs w:val="28"/>
          </w:rPr>
          <w:t xml:space="preserve"> РД со статусов «В работе», подсвечиваются </w:t>
        </w:r>
        <w:r w:rsidR="009277B6">
          <w:rPr>
            <w:rFonts w:ascii="Times New Roman" w:hAnsi="Times New Roman" w:cs="Times New Roman"/>
            <w:sz w:val="28"/>
            <w:szCs w:val="28"/>
          </w:rPr>
          <w:t xml:space="preserve">жётым, остальные </w:t>
        </w:r>
      </w:ins>
      <w:ins w:id="33" w:author="Сазанов Илья Сергеевич" w:date="2025-02-17T08:28:00Z">
        <w:r w:rsidR="009277B6">
          <w:rPr>
            <w:rFonts w:ascii="Times New Roman" w:hAnsi="Times New Roman" w:cs="Times New Roman"/>
            <w:sz w:val="28"/>
            <w:szCs w:val="28"/>
          </w:rPr>
          <w:t>в тон остальному стилю шрифта в системе</w:t>
        </w:r>
      </w:ins>
      <w:ins w:id="34" w:author="Сазанов Илья Сергеевич" w:date="2025-02-17T08:27:00Z">
        <w:r w:rsidR="009277B6">
          <w:rPr>
            <w:rFonts w:ascii="Times New Roman" w:hAnsi="Times New Roman" w:cs="Times New Roman"/>
            <w:sz w:val="28"/>
            <w:szCs w:val="28"/>
          </w:rPr>
          <w:t>.</w:t>
        </w:r>
      </w:ins>
    </w:p>
    <w:p w14:paraId="76A1933D" w14:textId="4CA79633" w:rsidR="0025610D" w:rsidRDefault="0001032A" w:rsidP="00B65A96">
      <w:pPr>
        <w:ind w:firstLine="567"/>
        <w:jc w:val="both"/>
        <w:rPr>
          <w:ins w:id="35" w:author="Сазанов Илья Сергеевич" w:date="2025-02-17T08:28:00Z"/>
          <w:rFonts w:ascii="Times New Roman" w:hAnsi="Times New Roman" w:cs="Times New Roman"/>
          <w:sz w:val="28"/>
          <w:szCs w:val="28"/>
        </w:rPr>
      </w:pPr>
      <w:del w:id="36" w:author="Сазанов Илья Сергеевич" w:date="2025-02-17T08:19:00Z">
        <w:r w:rsidDel="004438C5">
          <w:rPr>
            <w:rFonts w:ascii="Times New Roman" w:hAnsi="Times New Roman" w:cs="Times New Roman"/>
            <w:sz w:val="28"/>
            <w:szCs w:val="28"/>
          </w:rPr>
          <w:delText>На экране предусмотрен выбор способ отметки</w:delText>
        </w:r>
        <w:r w:rsidR="00856FEB" w:rsidDel="004438C5">
          <w:rPr>
            <w:rFonts w:ascii="Times New Roman" w:hAnsi="Times New Roman" w:cs="Times New Roman"/>
            <w:sz w:val="28"/>
            <w:szCs w:val="28"/>
          </w:rPr>
          <w:delText xml:space="preserve">: </w:delText>
        </w:r>
        <w:r w:rsidR="00856FEB" w:rsidDel="004438C5">
          <w:rPr>
            <w:rFonts w:ascii="Times New Roman" w:hAnsi="Times New Roman" w:cs="Times New Roman"/>
            <w:sz w:val="28"/>
            <w:szCs w:val="28"/>
            <w:lang w:val="en-US"/>
          </w:rPr>
          <w:delText>QR</w:delText>
        </w:r>
        <w:r w:rsidR="00856FEB" w:rsidDel="004438C5">
          <w:rPr>
            <w:rFonts w:ascii="Times New Roman" w:hAnsi="Times New Roman" w:cs="Times New Roman"/>
            <w:sz w:val="28"/>
            <w:szCs w:val="28"/>
          </w:rPr>
          <w:delText xml:space="preserve">, </w:delText>
        </w:r>
        <w:r w:rsidR="00856FEB" w:rsidDel="004438C5">
          <w:rPr>
            <w:rFonts w:ascii="Times New Roman" w:hAnsi="Times New Roman" w:cs="Times New Roman"/>
            <w:sz w:val="28"/>
            <w:szCs w:val="28"/>
            <w:lang w:val="en-US"/>
          </w:rPr>
          <w:delText>NFC</w:delText>
        </w:r>
        <w:r w:rsidDel="004438C5">
          <w:rPr>
            <w:rFonts w:ascii="Times New Roman" w:hAnsi="Times New Roman" w:cs="Times New Roman"/>
            <w:sz w:val="28"/>
            <w:szCs w:val="28"/>
          </w:rPr>
          <w:delText xml:space="preserve">. </w:delText>
        </w:r>
      </w:del>
      <w:r>
        <w:rPr>
          <w:rFonts w:ascii="Times New Roman" w:hAnsi="Times New Roman" w:cs="Times New Roman"/>
          <w:sz w:val="28"/>
          <w:szCs w:val="28"/>
        </w:rPr>
        <w:t xml:space="preserve">По умолчанию, установлен способ отметки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NFC</w:t>
      </w:r>
      <w:r>
        <w:rPr>
          <w:rFonts w:ascii="Times New Roman" w:hAnsi="Times New Roman" w:cs="Times New Roman"/>
          <w:sz w:val="28"/>
          <w:szCs w:val="28"/>
        </w:rPr>
        <w:t>. При переходе на данный рабочий экран, система ведёт постоянн</w:t>
      </w:r>
      <w:r w:rsidR="00856FEB">
        <w:rPr>
          <w:rFonts w:ascii="Times New Roman" w:hAnsi="Times New Roman" w:cs="Times New Roman"/>
          <w:sz w:val="28"/>
          <w:szCs w:val="28"/>
        </w:rPr>
        <w:t>ый мониторинг приложенной метки. Когда метка приложена, система считывает уникальный ключ, определяет по ключу сотрудника</w:t>
      </w:r>
      <w:r w:rsidR="00CE554B">
        <w:rPr>
          <w:rFonts w:ascii="Times New Roman" w:hAnsi="Times New Roman" w:cs="Times New Roman"/>
          <w:sz w:val="28"/>
          <w:szCs w:val="28"/>
        </w:rPr>
        <w:t>,</w:t>
      </w:r>
      <w:r w:rsidR="00856FEB">
        <w:rPr>
          <w:rFonts w:ascii="Times New Roman" w:hAnsi="Times New Roman" w:cs="Times New Roman"/>
          <w:sz w:val="28"/>
          <w:szCs w:val="28"/>
        </w:rPr>
        <w:t xml:space="preserve"> устанавливает ему дату и время фиксации</w:t>
      </w:r>
      <w:r w:rsidR="00CE554B">
        <w:rPr>
          <w:rFonts w:ascii="Times New Roman" w:hAnsi="Times New Roman" w:cs="Times New Roman"/>
          <w:sz w:val="28"/>
          <w:szCs w:val="28"/>
        </w:rPr>
        <w:t xml:space="preserve">, а также способ и </w:t>
      </w:r>
      <w:r w:rsidR="00737425">
        <w:rPr>
          <w:rFonts w:ascii="Times New Roman" w:hAnsi="Times New Roman" w:cs="Times New Roman"/>
          <w:sz w:val="28"/>
          <w:szCs w:val="28"/>
        </w:rPr>
        <w:t>устройство,</w:t>
      </w:r>
      <w:r w:rsidR="00CE554B">
        <w:rPr>
          <w:rFonts w:ascii="Times New Roman" w:hAnsi="Times New Roman" w:cs="Times New Roman"/>
          <w:sz w:val="28"/>
          <w:szCs w:val="28"/>
        </w:rPr>
        <w:t xml:space="preserve"> определённое при фиксации</w:t>
      </w:r>
      <w:r w:rsidR="00856FEB">
        <w:rPr>
          <w:rFonts w:ascii="Times New Roman" w:hAnsi="Times New Roman" w:cs="Times New Roman"/>
          <w:sz w:val="28"/>
          <w:szCs w:val="28"/>
        </w:rPr>
        <w:t>. При этом на рабочем экране появляется окно с карточкой сотрудника и информационным сообщением «Метка присутствия установлена»</w:t>
      </w:r>
      <w:ins w:id="37" w:author="Сазанов Илья Сергеевич" w:date="2025-02-17T08:14:00Z">
        <w:r w:rsidR="0025610D">
          <w:rPr>
            <w:rFonts w:ascii="Times New Roman" w:hAnsi="Times New Roman" w:cs="Times New Roman"/>
            <w:sz w:val="28"/>
            <w:szCs w:val="28"/>
          </w:rPr>
          <w:t>, и в карточке бригады появляется соотвествующая отметка.</w:t>
        </w:r>
      </w:ins>
      <w:del w:id="38" w:author="Сазанов Илья Сергеевич" w:date="2025-02-17T08:14:00Z">
        <w:r w:rsidR="00856FEB" w:rsidDel="0025610D">
          <w:rPr>
            <w:rFonts w:ascii="Times New Roman" w:hAnsi="Times New Roman" w:cs="Times New Roman"/>
            <w:sz w:val="28"/>
            <w:szCs w:val="28"/>
          </w:rPr>
          <w:delText>.</w:delText>
        </w:r>
      </w:del>
    </w:p>
    <w:p w14:paraId="2F9A8FDC" w14:textId="772FFBAF" w:rsidR="0025610D" w:rsidRPr="0001032A" w:rsidRDefault="0025610D" w:rsidP="0025610D">
      <w:pPr>
        <w:ind w:firstLine="567"/>
        <w:jc w:val="both"/>
        <w:rPr>
          <w:ins w:id="39" w:author="Сазанов Илья Сергеевич" w:date="2025-02-17T08:13:00Z"/>
          <w:rFonts w:ascii="Times New Roman" w:hAnsi="Times New Roman" w:cs="Times New Roman"/>
          <w:sz w:val="28"/>
          <w:szCs w:val="28"/>
        </w:rPr>
      </w:pPr>
      <w:ins w:id="40" w:author="Сазанов Илья Сергеевич" w:date="2025-02-17T08:13:00Z">
        <w:r>
          <w:rPr>
            <w:rFonts w:ascii="Times New Roman" w:hAnsi="Times New Roman" w:cs="Times New Roman"/>
            <w:sz w:val="28"/>
            <w:szCs w:val="28"/>
          </w:rPr>
          <w:t>Предусмотерена функция ручно</w:t>
        </w:r>
      </w:ins>
      <w:ins w:id="41" w:author="Сазанов Илья Сергеевич" w:date="2025-02-17T08:29:00Z">
        <w:r w:rsidR="00D6257F">
          <w:rPr>
            <w:rFonts w:ascii="Times New Roman" w:hAnsi="Times New Roman" w:cs="Times New Roman"/>
            <w:sz w:val="28"/>
            <w:szCs w:val="28"/>
          </w:rPr>
          <w:t>й установки и снятия</w:t>
        </w:r>
      </w:ins>
      <w:ins w:id="42" w:author="Сазанов Илья Сергеевич" w:date="2025-02-17T08:13:00Z">
        <w:r>
          <w:rPr>
            <w:rFonts w:ascii="Times New Roman" w:hAnsi="Times New Roman" w:cs="Times New Roman"/>
            <w:sz w:val="28"/>
            <w:szCs w:val="28"/>
          </w:rPr>
          <w:t xml:space="preserve"> чекапа в карточке</w:t>
        </w:r>
      </w:ins>
      <w:ins w:id="43" w:author="Сазанов Илья Сергеевич" w:date="2025-02-17T08:15:00Z">
        <w:r>
          <w:rPr>
            <w:rFonts w:ascii="Times New Roman" w:hAnsi="Times New Roman" w:cs="Times New Roman"/>
            <w:sz w:val="28"/>
            <w:szCs w:val="28"/>
          </w:rPr>
          <w:t xml:space="preserve"> штатной бригады пользователю с правом Начальник/Гл инженер РЭС, в карточке комм бригады </w:t>
        </w:r>
      </w:ins>
      <w:ins w:id="44" w:author="Сазанов Илья Сергеевич" w:date="2025-02-17T08:16:00Z">
        <w:r>
          <w:rPr>
            <w:rFonts w:ascii="Times New Roman" w:hAnsi="Times New Roman" w:cs="Times New Roman"/>
            <w:sz w:val="28"/>
            <w:szCs w:val="28"/>
          </w:rPr>
          <w:t xml:space="preserve">пользователю с ролью </w:t>
        </w:r>
      </w:ins>
      <w:ins w:id="45" w:author="Сазанов Илья Сергеевич" w:date="2025-02-17T08:17:00Z">
        <w:r w:rsidR="00726CA3">
          <w:rPr>
            <w:rFonts w:ascii="Times New Roman" w:hAnsi="Times New Roman" w:cs="Times New Roman"/>
            <w:sz w:val="28"/>
            <w:szCs w:val="28"/>
          </w:rPr>
          <w:t xml:space="preserve">Эксперт филиала. Установка чекапа вручную также выводится на экран </w:t>
        </w:r>
      </w:ins>
      <w:ins w:id="46" w:author="Сазанов Илья Сергеевич" w:date="2025-02-17T08:18:00Z">
        <w:r w:rsidR="00726CA3">
          <w:rPr>
            <w:rFonts w:ascii="Times New Roman" w:hAnsi="Times New Roman" w:cs="Times New Roman"/>
            <w:sz w:val="28"/>
            <w:szCs w:val="28"/>
          </w:rPr>
          <w:t>«Фиксация присутствия» с пометкой способа установки «Вручную из карточки бригады».</w:t>
        </w:r>
      </w:ins>
    </w:p>
    <w:p w14:paraId="11896F96" w14:textId="72F65333" w:rsidR="00D9616C" w:rsidDel="0025610D" w:rsidRDefault="00856FEB" w:rsidP="00B65A96">
      <w:pPr>
        <w:ind w:firstLine="567"/>
        <w:jc w:val="both"/>
        <w:rPr>
          <w:del w:id="47" w:author="Сазанов Илья Сергеевич" w:date="2025-02-17T08:13:00Z"/>
          <w:rFonts w:ascii="Times New Roman" w:hAnsi="Times New Roman" w:cs="Times New Roman"/>
          <w:sz w:val="28"/>
          <w:szCs w:val="28"/>
        </w:rPr>
      </w:pPr>
      <w:del w:id="48" w:author="Сазанов Илья Сергеевич" w:date="2025-02-17T08:13:00Z">
        <w:r w:rsidDel="0025610D">
          <w:rPr>
            <w:rFonts w:ascii="Times New Roman" w:hAnsi="Times New Roman" w:cs="Times New Roman"/>
            <w:sz w:val="28"/>
            <w:szCs w:val="28"/>
          </w:rPr>
          <w:delText xml:space="preserve"> </w:delText>
        </w:r>
      </w:del>
    </w:p>
    <w:p w14:paraId="3D93229B" w14:textId="11C663E1" w:rsidR="000552BE" w:rsidRDefault="000552BE" w:rsidP="00B65A9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случае, если сотрудник штатной бригады выбран в состав командированой бригады и </w:t>
      </w:r>
      <w:r w:rsidR="00C91243">
        <w:rPr>
          <w:rFonts w:ascii="Times New Roman" w:hAnsi="Times New Roman" w:cs="Times New Roman"/>
          <w:sz w:val="28"/>
          <w:szCs w:val="28"/>
        </w:rPr>
        <w:t xml:space="preserve">командированая </w:t>
      </w:r>
      <w:r>
        <w:rPr>
          <w:rFonts w:ascii="Times New Roman" w:hAnsi="Times New Roman" w:cs="Times New Roman"/>
          <w:sz w:val="28"/>
          <w:szCs w:val="28"/>
        </w:rPr>
        <w:t xml:space="preserve">бригада находится в статусе командировка, возможность установки метки присутствия на рабочем месте в карточке штатной бригады блокируется для данного сотрудника и остаётся доступной для </w:t>
      </w:r>
      <w:r w:rsidR="00C91243">
        <w:rPr>
          <w:rFonts w:ascii="Times New Roman" w:hAnsi="Times New Roman" w:cs="Times New Roman"/>
          <w:sz w:val="28"/>
          <w:szCs w:val="28"/>
        </w:rPr>
        <w:t>установки в карточке командированой бригады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2CC4DD" w14:textId="5C90F3E1" w:rsidR="00D9616C" w:rsidDel="004438C5" w:rsidRDefault="00D9616C" w:rsidP="00B65A96">
      <w:pPr>
        <w:ind w:firstLine="567"/>
        <w:jc w:val="both"/>
        <w:rPr>
          <w:del w:id="49" w:author="Сазанов Илья Сергеевич" w:date="2025-02-17T08:19:00Z"/>
          <w:rFonts w:ascii="Times New Roman" w:hAnsi="Times New Roman" w:cs="Times New Roman"/>
          <w:sz w:val="28"/>
          <w:szCs w:val="28"/>
        </w:rPr>
      </w:pPr>
      <w:del w:id="50" w:author="Сазанов Илья Сергеевич" w:date="2025-02-17T08:19:00Z">
        <w:r w:rsidDel="004438C5">
          <w:rPr>
            <w:rFonts w:ascii="Times New Roman" w:hAnsi="Times New Roman" w:cs="Times New Roman"/>
            <w:sz w:val="28"/>
            <w:szCs w:val="28"/>
          </w:rPr>
          <w:delText xml:space="preserve">При смене способа отметки на </w:delText>
        </w:r>
        <w:r w:rsidDel="004438C5">
          <w:rPr>
            <w:rFonts w:ascii="Times New Roman" w:hAnsi="Times New Roman" w:cs="Times New Roman"/>
            <w:sz w:val="28"/>
            <w:szCs w:val="28"/>
            <w:lang w:val="en-US"/>
          </w:rPr>
          <w:delText>QR</w:delText>
        </w:r>
        <w:r w:rsidDel="004438C5">
          <w:rPr>
            <w:rFonts w:ascii="Times New Roman" w:hAnsi="Times New Roman" w:cs="Times New Roman"/>
            <w:sz w:val="28"/>
            <w:szCs w:val="28"/>
          </w:rPr>
          <w:delText xml:space="preserve">, система </w:delText>
        </w:r>
        <w:r w:rsidR="00737425" w:rsidDel="004438C5">
          <w:rPr>
            <w:rFonts w:ascii="Times New Roman" w:hAnsi="Times New Roman" w:cs="Times New Roman"/>
            <w:sz w:val="28"/>
            <w:szCs w:val="28"/>
          </w:rPr>
          <w:delText>запускает</w:delText>
        </w:r>
        <w:r w:rsidDel="004438C5">
          <w:rPr>
            <w:rFonts w:ascii="Times New Roman" w:hAnsi="Times New Roman" w:cs="Times New Roman"/>
            <w:sz w:val="28"/>
            <w:szCs w:val="28"/>
          </w:rPr>
          <w:delText xml:space="preserve"> камеру и происходит считывание </w:delText>
        </w:r>
        <w:r w:rsidDel="004438C5">
          <w:rPr>
            <w:rFonts w:ascii="Times New Roman" w:hAnsi="Times New Roman" w:cs="Times New Roman"/>
            <w:sz w:val="28"/>
            <w:szCs w:val="28"/>
            <w:lang w:val="en-US"/>
          </w:rPr>
          <w:delText>QR</w:delText>
        </w:r>
        <w:r w:rsidDel="004438C5">
          <w:rPr>
            <w:rFonts w:ascii="Times New Roman" w:hAnsi="Times New Roman" w:cs="Times New Roman"/>
            <w:sz w:val="28"/>
            <w:szCs w:val="28"/>
          </w:rPr>
          <w:delText xml:space="preserve">. Дальнейший алгоритм фиксации аналогичен способу с использованием </w:delText>
        </w:r>
        <w:r w:rsidDel="004438C5">
          <w:rPr>
            <w:rFonts w:ascii="Times New Roman" w:hAnsi="Times New Roman" w:cs="Times New Roman"/>
            <w:sz w:val="28"/>
            <w:szCs w:val="28"/>
            <w:lang w:val="en-US"/>
          </w:rPr>
          <w:delText>NFC</w:delText>
        </w:r>
        <w:r w:rsidDel="004438C5">
          <w:rPr>
            <w:rFonts w:ascii="Times New Roman" w:hAnsi="Times New Roman" w:cs="Times New Roman"/>
            <w:sz w:val="28"/>
            <w:szCs w:val="28"/>
          </w:rPr>
          <w:delText>.</w:delText>
        </w:r>
      </w:del>
    </w:p>
    <w:p w14:paraId="72A92424" w14:textId="3869A612" w:rsidR="00CE554B" w:rsidRPr="00D9616C" w:rsidRDefault="00D9616C" w:rsidP="00CE55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использовании мобильного устройства, предусмотрен раздел «Фиксация присутствия». Для фиксации могут быть использованы аналогичные метки по аналогичному алгоритму. В случае отсутствия на мобильном устройстве связи с сетью, </w:t>
      </w:r>
      <w:r w:rsidR="00737425">
        <w:rPr>
          <w:rFonts w:ascii="Times New Roman" w:hAnsi="Times New Roman" w:cs="Times New Roman"/>
          <w:sz w:val="28"/>
          <w:szCs w:val="28"/>
        </w:rPr>
        <w:t>зафиксированные</w:t>
      </w:r>
      <w:r>
        <w:rPr>
          <w:rFonts w:ascii="Times New Roman" w:hAnsi="Times New Roman" w:cs="Times New Roman"/>
          <w:sz w:val="28"/>
          <w:szCs w:val="28"/>
        </w:rPr>
        <w:t xml:space="preserve"> метки сохраняются и передаются на веб при её появлении. При этом мобильное устройство должно получить подтверждение об успешн</w:t>
      </w:r>
      <w:r w:rsidR="00C46E2E">
        <w:rPr>
          <w:rFonts w:ascii="Times New Roman" w:hAnsi="Times New Roman" w:cs="Times New Roman"/>
          <w:sz w:val="28"/>
          <w:szCs w:val="28"/>
        </w:rPr>
        <w:t>ом приёме информации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C765E2" w14:textId="455D45EF" w:rsidR="0001032A" w:rsidRDefault="006E4F30" w:rsidP="00795EE1">
      <w:pPr>
        <w:ind w:firstLine="567"/>
        <w:jc w:val="both"/>
        <w:rPr>
          <w:ins w:id="51" w:author="Сазанов Илья Сергеевич" w:date="2025-02-17T08:08:00Z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успешной установки метки, у данного сотрудника в разделе «Список персонала» меняется статус на «Работа».</w:t>
      </w:r>
    </w:p>
    <w:p w14:paraId="3120C172" w14:textId="434A2C04" w:rsidR="00D6257F" w:rsidRDefault="00D6257F" w:rsidP="00795EE1">
      <w:pPr>
        <w:ind w:firstLine="567"/>
        <w:jc w:val="both"/>
        <w:rPr>
          <w:ins w:id="52" w:author="Сазанов Илья Сергеевич" w:date="2025-02-17T08:35:00Z"/>
          <w:rFonts w:ascii="Times New Roman" w:hAnsi="Times New Roman" w:cs="Times New Roman"/>
          <w:sz w:val="28"/>
          <w:szCs w:val="28"/>
        </w:rPr>
      </w:pPr>
      <w:ins w:id="53" w:author="Сазанов Илья Сергеевич" w:date="2025-02-17T08:30:00Z">
        <w:r>
          <w:rPr>
            <w:rFonts w:ascii="Times New Roman" w:hAnsi="Times New Roman" w:cs="Times New Roman"/>
            <w:sz w:val="28"/>
            <w:szCs w:val="28"/>
          </w:rPr>
          <w:t>Повто</w:t>
        </w:r>
      </w:ins>
      <w:ins w:id="54" w:author="Сазанов Илья Сергеевич" w:date="2025-02-17T08:31:00Z">
        <w:r>
          <w:rPr>
            <w:rFonts w:ascii="Times New Roman" w:hAnsi="Times New Roman" w:cs="Times New Roman"/>
            <w:sz w:val="28"/>
            <w:szCs w:val="28"/>
          </w:rPr>
          <w:t xml:space="preserve">рная установка чекапа при активной установеной метке не предусмотрена. При </w:t>
        </w:r>
      </w:ins>
      <w:ins w:id="55" w:author="Сазанов Илья Сергеевич" w:date="2025-02-17T08:32:00Z">
        <w:r>
          <w:rPr>
            <w:rFonts w:ascii="Times New Roman" w:hAnsi="Times New Roman" w:cs="Times New Roman"/>
            <w:sz w:val="28"/>
            <w:szCs w:val="28"/>
          </w:rPr>
          <w:t>каждой регистрации</w:t>
        </w:r>
      </w:ins>
      <w:ins w:id="56" w:author="Сазанов Илья Сергеевич" w:date="2025-02-17T08:31:00Z">
        <w:r>
          <w:rPr>
            <w:rFonts w:ascii="Times New Roman" w:hAnsi="Times New Roman" w:cs="Times New Roman"/>
            <w:sz w:val="28"/>
            <w:szCs w:val="28"/>
          </w:rPr>
          <w:t xml:space="preserve"> чекап</w:t>
        </w:r>
      </w:ins>
      <w:ins w:id="57" w:author="Сазанов Илья Сергеевич" w:date="2025-02-17T08:32:00Z">
        <w:r>
          <w:rPr>
            <w:rFonts w:ascii="Times New Roman" w:hAnsi="Times New Roman" w:cs="Times New Roman"/>
            <w:sz w:val="28"/>
            <w:szCs w:val="28"/>
          </w:rPr>
          <w:t>а</w:t>
        </w:r>
      </w:ins>
      <w:ins w:id="58" w:author="Сазанов Илья Сергеевич" w:date="2025-02-17T08:31:00Z">
        <w:r>
          <w:rPr>
            <w:rFonts w:ascii="Times New Roman" w:hAnsi="Times New Roman" w:cs="Times New Roman"/>
            <w:sz w:val="28"/>
            <w:szCs w:val="28"/>
          </w:rPr>
          <w:t>, система</w:t>
        </w:r>
      </w:ins>
      <w:ins w:id="59" w:author="Сазанов Илья Сергеевич" w:date="2025-02-17T08:32:00Z">
        <w:r>
          <w:rPr>
            <w:rFonts w:ascii="Times New Roman" w:hAnsi="Times New Roman" w:cs="Times New Roman"/>
            <w:sz w:val="28"/>
            <w:szCs w:val="28"/>
          </w:rPr>
          <w:t xml:space="preserve"> проверяет наличие активной метки по данному сотруднику. В случае</w:t>
        </w:r>
      </w:ins>
      <w:ins w:id="60" w:author="Сазанов Илья Сергеевич" w:date="2025-02-17T08:33:00Z">
        <w:r>
          <w:rPr>
            <w:rFonts w:ascii="Times New Roman" w:hAnsi="Times New Roman" w:cs="Times New Roman"/>
            <w:sz w:val="28"/>
            <w:szCs w:val="28"/>
          </w:rPr>
          <w:t xml:space="preserve"> обнаружения активной метки, система выводит </w:t>
        </w:r>
      </w:ins>
      <w:ins w:id="61" w:author="Сазанов Илья Сергеевич" w:date="2025-02-17T08:34:00Z">
        <w:r>
          <w:rPr>
            <w:rFonts w:ascii="Times New Roman" w:hAnsi="Times New Roman" w:cs="Times New Roman"/>
            <w:sz w:val="28"/>
            <w:szCs w:val="28"/>
          </w:rPr>
          <w:t xml:space="preserve">предупреждение «Действие не возможно. </w:t>
        </w:r>
      </w:ins>
      <w:ins w:id="62" w:author="Сазанов Илья Сергеевич" w:date="2025-02-17T08:35:00Z">
        <w:r>
          <w:rPr>
            <w:rFonts w:ascii="Times New Roman" w:hAnsi="Times New Roman" w:cs="Times New Roman"/>
            <w:sz w:val="28"/>
            <w:szCs w:val="28"/>
          </w:rPr>
          <w:t>Для ФИО м</w:t>
        </w:r>
      </w:ins>
      <w:ins w:id="63" w:author="Сазанов Илья Сергеевич" w:date="2025-02-17T08:34:00Z">
        <w:r>
          <w:rPr>
            <w:rFonts w:ascii="Times New Roman" w:hAnsi="Times New Roman" w:cs="Times New Roman"/>
            <w:sz w:val="28"/>
            <w:szCs w:val="28"/>
          </w:rPr>
          <w:t xml:space="preserve">етка была ранее установлена в ХХ.ХХ.ХХХ в </w:t>
        </w:r>
      </w:ins>
      <w:ins w:id="64" w:author="Сазанов Илья Сергеевич" w:date="2025-02-17T08:35:00Z">
        <w:r>
          <w:rPr>
            <w:rFonts w:ascii="Times New Roman" w:hAnsi="Times New Roman" w:cs="Times New Roman"/>
            <w:sz w:val="28"/>
            <w:szCs w:val="28"/>
          </w:rPr>
          <w:t>ХХ.ХХ» и прекращает дальнейшую обработку.</w:t>
        </w:r>
      </w:ins>
    </w:p>
    <w:p w14:paraId="27BD4FE1" w14:textId="77777777" w:rsidR="005A482D" w:rsidRDefault="005A482D" w:rsidP="005A482D">
      <w:pPr>
        <w:ind w:firstLine="567"/>
        <w:jc w:val="both"/>
        <w:rPr>
          <w:ins w:id="65" w:author="Сазанов Илья Сергеевич" w:date="2025-02-17T08:46:00Z"/>
          <w:rFonts w:ascii="Times New Roman" w:hAnsi="Times New Roman" w:cs="Times New Roman"/>
          <w:sz w:val="28"/>
          <w:szCs w:val="28"/>
        </w:rPr>
      </w:pPr>
      <w:ins w:id="66" w:author="Сазанов Илья Сергеевич" w:date="2025-02-17T08:37:00Z">
        <w:r>
          <w:rPr>
            <w:rFonts w:ascii="Times New Roman" w:hAnsi="Times New Roman" w:cs="Times New Roman"/>
            <w:sz w:val="28"/>
            <w:szCs w:val="28"/>
          </w:rPr>
          <w:lastRenderedPageBreak/>
          <w:t>Предусмотрен автоматических сброс чекапа</w:t>
        </w:r>
      </w:ins>
      <w:ins w:id="67" w:author="Сазанов Илья Сергеевич" w:date="2025-02-17T08:38:00Z">
        <w:r>
          <w:rPr>
            <w:rFonts w:ascii="Times New Roman" w:hAnsi="Times New Roman" w:cs="Times New Roman"/>
            <w:sz w:val="28"/>
            <w:szCs w:val="28"/>
          </w:rPr>
          <w:t xml:space="preserve">. Для сотрудников включённых в состав бригады, предусмотрена настройка в разделе «Панель администратора» </w:t>
        </w:r>
      </w:ins>
      <w:ins w:id="68" w:author="Сазанов Илья Сергеевич" w:date="2025-02-17T08:39:00Z">
        <w:r>
          <w:rPr>
            <w:rFonts w:ascii="Times New Roman" w:hAnsi="Times New Roman" w:cs="Times New Roman"/>
            <w:sz w:val="28"/>
            <w:szCs w:val="28"/>
          </w:rPr>
          <w:t xml:space="preserve">устанавливающая длительность рабочей смены для вида бригад. </w:t>
        </w:r>
      </w:ins>
      <w:ins w:id="69" w:author="Сазанов Илья Сергеевич" w:date="2025-02-17T08:40:00Z">
        <w:r>
          <w:rPr>
            <w:rFonts w:ascii="Times New Roman" w:hAnsi="Times New Roman" w:cs="Times New Roman"/>
            <w:sz w:val="28"/>
            <w:szCs w:val="28"/>
          </w:rPr>
          <w:t xml:space="preserve">Система отслеживает текущую продолжительность смены и сравнивает с установленым значением. </w:t>
        </w:r>
      </w:ins>
    </w:p>
    <w:p w14:paraId="47F09865" w14:textId="676D4A49" w:rsidR="005A482D" w:rsidRDefault="005A482D" w:rsidP="005A482D">
      <w:pPr>
        <w:ind w:firstLine="567"/>
        <w:jc w:val="both"/>
        <w:rPr>
          <w:ins w:id="70" w:author="Сазанов Илья Сергеевич" w:date="2025-02-17T08:46:00Z"/>
          <w:rFonts w:ascii="Times New Roman" w:hAnsi="Times New Roman" w:cs="Times New Roman"/>
          <w:sz w:val="28"/>
          <w:szCs w:val="28"/>
        </w:rPr>
      </w:pPr>
      <w:ins w:id="71" w:author="Сазанов Илья Сергеевич" w:date="2025-02-17T08:44:00Z">
        <w:r>
          <w:rPr>
            <w:rFonts w:ascii="Times New Roman" w:hAnsi="Times New Roman" w:cs="Times New Roman"/>
            <w:sz w:val="28"/>
            <w:szCs w:val="28"/>
          </w:rPr>
          <w:t xml:space="preserve">При определении установенного времени, система проверяет к </w:t>
        </w:r>
      </w:ins>
      <w:ins w:id="72" w:author="Сазанов Илья Сергеевич" w:date="2025-02-17T08:45:00Z">
        <w:r>
          <w:rPr>
            <w:rFonts w:ascii="Times New Roman" w:hAnsi="Times New Roman" w:cs="Times New Roman"/>
            <w:sz w:val="28"/>
            <w:szCs w:val="28"/>
          </w:rPr>
          <w:t xml:space="preserve">какой бригаде относится сотрудник. Если сотрудник относится к штатной бригаде и не включён ни в одну из комм бригад со статусом </w:t>
        </w:r>
      </w:ins>
      <w:ins w:id="73" w:author="Сазанов Илья Сергеевич" w:date="2025-02-17T08:52:00Z">
        <w:r w:rsidR="008B27F5">
          <w:rPr>
            <w:rFonts w:ascii="Times New Roman" w:hAnsi="Times New Roman" w:cs="Times New Roman"/>
            <w:sz w:val="28"/>
            <w:szCs w:val="28"/>
          </w:rPr>
          <w:t>«Перебазировка к месту работ», «Командировка», «Перебазировка между подразделениями», «Перебазировка к месту базирования»</w:t>
        </w:r>
      </w:ins>
      <w:ins w:id="74" w:author="Сазанов Илья Сергеевич" w:date="2025-02-17T08:46:00Z">
        <w:r w:rsidR="006776ED">
          <w:rPr>
            <w:rFonts w:ascii="Times New Roman" w:hAnsi="Times New Roman" w:cs="Times New Roman"/>
            <w:sz w:val="28"/>
            <w:szCs w:val="28"/>
          </w:rPr>
          <w:t xml:space="preserve">, то </w:t>
        </w:r>
      </w:ins>
      <w:ins w:id="75" w:author="Сазанов Илья Сергеевич" w:date="2025-02-17T08:47:00Z">
        <w:r w:rsidR="006776ED">
          <w:rPr>
            <w:rFonts w:ascii="Times New Roman" w:hAnsi="Times New Roman" w:cs="Times New Roman"/>
            <w:sz w:val="28"/>
            <w:szCs w:val="28"/>
          </w:rPr>
          <w:t>время смены определяется по виду штатной бригады.</w:t>
        </w:r>
      </w:ins>
      <w:ins w:id="76" w:author="Сазанов Илья Сергеевич" w:date="2025-02-17T08:49:00Z">
        <w:r w:rsidR="008B27F5">
          <w:rPr>
            <w:rFonts w:ascii="Times New Roman" w:hAnsi="Times New Roman" w:cs="Times New Roman"/>
            <w:sz w:val="28"/>
            <w:szCs w:val="28"/>
          </w:rPr>
          <w:t xml:space="preserve"> Если сотудник определён к комм бригаде со статусом «Перебазировка к месту работ»</w:t>
        </w:r>
      </w:ins>
      <w:ins w:id="77" w:author="Сазанов Илья Сергеевич" w:date="2025-02-17T08:51:00Z">
        <w:r w:rsidR="008B27F5">
          <w:rPr>
            <w:rFonts w:ascii="Times New Roman" w:hAnsi="Times New Roman" w:cs="Times New Roman"/>
            <w:sz w:val="28"/>
            <w:szCs w:val="28"/>
          </w:rPr>
          <w:t>, «Командировка», «Перебазировка между подразделениями»</w:t>
        </w:r>
      </w:ins>
      <w:ins w:id="78" w:author="Сазанов Илья Сергеевич" w:date="2025-02-17T08:49:00Z">
        <w:r w:rsidR="008B27F5">
          <w:rPr>
            <w:rFonts w:ascii="Times New Roman" w:hAnsi="Times New Roman" w:cs="Times New Roman"/>
            <w:sz w:val="28"/>
            <w:szCs w:val="28"/>
          </w:rPr>
          <w:t xml:space="preserve">, </w:t>
        </w:r>
      </w:ins>
      <w:ins w:id="79" w:author="Сазанов Илья Сергеевич" w:date="2025-02-17T08:52:00Z">
        <w:r w:rsidR="008B27F5">
          <w:rPr>
            <w:rFonts w:ascii="Times New Roman" w:hAnsi="Times New Roman" w:cs="Times New Roman"/>
            <w:sz w:val="28"/>
            <w:szCs w:val="28"/>
          </w:rPr>
          <w:t xml:space="preserve">«Перебазировка к месту базирования» </w:t>
        </w:r>
      </w:ins>
      <w:ins w:id="80" w:author="Сазанов Илья Сергеевич" w:date="2025-02-17T08:49:00Z">
        <w:r w:rsidR="008B27F5">
          <w:rPr>
            <w:rFonts w:ascii="Times New Roman" w:hAnsi="Times New Roman" w:cs="Times New Roman"/>
            <w:sz w:val="28"/>
            <w:szCs w:val="28"/>
          </w:rPr>
          <w:t xml:space="preserve">вид </w:t>
        </w:r>
      </w:ins>
      <w:ins w:id="81" w:author="Сазанов Илья Сергеевич" w:date="2025-02-17T08:50:00Z">
        <w:r w:rsidR="008B27F5">
          <w:rPr>
            <w:rFonts w:ascii="Times New Roman" w:hAnsi="Times New Roman" w:cs="Times New Roman"/>
            <w:sz w:val="28"/>
            <w:szCs w:val="28"/>
          </w:rPr>
          <w:t>бригады определяется по комм бригаде.</w:t>
        </w:r>
      </w:ins>
      <w:ins w:id="82" w:author="Сазанов Илья Сергеевич" w:date="2025-02-17T08:52:00Z">
        <w:r w:rsidR="00BD7331">
          <w:rPr>
            <w:rFonts w:ascii="Times New Roman" w:hAnsi="Times New Roman" w:cs="Times New Roman"/>
            <w:sz w:val="28"/>
            <w:szCs w:val="28"/>
          </w:rPr>
          <w:t xml:space="preserve"> Если сотрудник не определён ни к одной и</w:t>
        </w:r>
      </w:ins>
      <w:ins w:id="83" w:author="Сазанов Илья Сергеевич" w:date="2025-02-17T08:53:00Z">
        <w:r w:rsidR="00BD7331">
          <w:rPr>
            <w:rFonts w:ascii="Times New Roman" w:hAnsi="Times New Roman" w:cs="Times New Roman"/>
            <w:sz w:val="28"/>
            <w:szCs w:val="28"/>
          </w:rPr>
          <w:t xml:space="preserve">з штатных или комм бригад, установленное время смены определено </w:t>
        </w:r>
      </w:ins>
      <w:ins w:id="84" w:author="Сазанов Илья Сергеевич" w:date="2025-02-17T08:54:00Z">
        <w:r w:rsidR="00BD7331">
          <w:rPr>
            <w:rFonts w:ascii="Times New Roman" w:hAnsi="Times New Roman" w:cs="Times New Roman"/>
            <w:sz w:val="28"/>
            <w:szCs w:val="28"/>
          </w:rPr>
          <w:t>по умолчанию 9 часов.</w:t>
        </w:r>
      </w:ins>
    </w:p>
    <w:p w14:paraId="229B8F96" w14:textId="1F353C4B" w:rsidR="005A482D" w:rsidRDefault="005A482D" w:rsidP="005A482D">
      <w:pPr>
        <w:ind w:firstLine="567"/>
        <w:jc w:val="both"/>
        <w:rPr>
          <w:ins w:id="85" w:author="Сазанов Илья Сергеевич" w:date="2025-02-17T08:19:00Z"/>
          <w:rFonts w:ascii="Times New Roman" w:hAnsi="Times New Roman" w:cs="Times New Roman"/>
          <w:sz w:val="28"/>
          <w:szCs w:val="28"/>
        </w:rPr>
      </w:pPr>
      <w:ins w:id="86" w:author="Сазанов Илья Сергеевич" w:date="2025-02-17T08:40:00Z">
        <w:r>
          <w:rPr>
            <w:rFonts w:ascii="Times New Roman" w:hAnsi="Times New Roman" w:cs="Times New Roman"/>
            <w:sz w:val="28"/>
            <w:szCs w:val="28"/>
          </w:rPr>
          <w:t>Если время текущей смены превышает устано</w:t>
        </w:r>
      </w:ins>
      <w:ins w:id="87" w:author="Сазанов Илья Сергеевич" w:date="2025-02-17T08:41:00Z">
        <w:r>
          <w:rPr>
            <w:rFonts w:ascii="Times New Roman" w:hAnsi="Times New Roman" w:cs="Times New Roman"/>
            <w:sz w:val="28"/>
            <w:szCs w:val="28"/>
          </w:rPr>
          <w:t xml:space="preserve">вленое значение и сотрудник не находится в РД со статусом «В работе», сбрасывает активную метку. </w:t>
        </w:r>
        <w:r>
          <w:rPr>
            <w:rFonts w:ascii="Times New Roman" w:hAnsi="Times New Roman" w:cs="Times New Roman"/>
            <w:sz w:val="28"/>
            <w:szCs w:val="28"/>
          </w:rPr>
          <w:t>В случае, когда сотрудник находится в составе разрешительного документа с со статусом «В работе», местка присутсвия остаётся установленой до момента завершения работ по РД. Далее автоматически сбрасывается.</w:t>
        </w:r>
      </w:ins>
    </w:p>
    <w:p w14:paraId="62B83836" w14:textId="77777777" w:rsidR="004438C5" w:rsidRDefault="004438C5" w:rsidP="00795EE1">
      <w:pPr>
        <w:ind w:firstLine="567"/>
        <w:jc w:val="both"/>
        <w:rPr>
          <w:ins w:id="88" w:author="Сазанов Илья Сергеевич" w:date="2025-02-17T08:13:00Z"/>
          <w:rFonts w:ascii="Times New Roman" w:hAnsi="Times New Roman" w:cs="Times New Roman"/>
          <w:sz w:val="28"/>
          <w:szCs w:val="28"/>
        </w:rPr>
      </w:pPr>
    </w:p>
    <w:p w14:paraId="177A2EE6" w14:textId="723EFCAD" w:rsidR="0025610D" w:rsidRPr="0001032A" w:rsidDel="0025610D" w:rsidRDefault="0025610D" w:rsidP="00795EE1">
      <w:pPr>
        <w:ind w:firstLine="567"/>
        <w:jc w:val="both"/>
        <w:rPr>
          <w:del w:id="89" w:author="Сазанов Илья Сергеевич" w:date="2025-02-17T08:13:00Z"/>
          <w:rFonts w:ascii="Times New Roman" w:hAnsi="Times New Roman" w:cs="Times New Roman"/>
          <w:sz w:val="28"/>
          <w:szCs w:val="28"/>
        </w:rPr>
      </w:pPr>
    </w:p>
    <w:p w14:paraId="46C58678" w14:textId="09286B44" w:rsidR="00154D8C" w:rsidRPr="008176C7" w:rsidRDefault="00406290" w:rsidP="00795EE1">
      <w:pPr>
        <w:pStyle w:val="a3"/>
        <w:numPr>
          <w:ilvl w:val="0"/>
          <w:numId w:val="2"/>
        </w:numPr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8176C7">
        <w:rPr>
          <w:rFonts w:ascii="Times New Roman" w:hAnsi="Times New Roman" w:cs="Times New Roman"/>
          <w:b/>
          <w:bCs/>
          <w:sz w:val="28"/>
          <w:szCs w:val="28"/>
        </w:rPr>
        <w:t xml:space="preserve">Автоматизация процесса </w:t>
      </w:r>
      <w:r w:rsidR="00154D8C" w:rsidRPr="008176C7">
        <w:rPr>
          <w:rFonts w:ascii="Times New Roman" w:hAnsi="Times New Roman" w:cs="Times New Roman"/>
          <w:b/>
          <w:bCs/>
          <w:sz w:val="28"/>
          <w:szCs w:val="28"/>
        </w:rPr>
        <w:t>командирования бригад</w:t>
      </w:r>
    </w:p>
    <w:p w14:paraId="1D99DDAC" w14:textId="77F75CCD" w:rsidR="0001422E" w:rsidRDefault="00E4325C" w:rsidP="008A564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командирования бригады, в разделе «Учёт </w:t>
      </w:r>
      <w:r w:rsidR="00737425">
        <w:rPr>
          <w:rFonts w:ascii="Times New Roman" w:hAnsi="Times New Roman" w:cs="Times New Roman"/>
          <w:sz w:val="28"/>
          <w:szCs w:val="28"/>
        </w:rPr>
        <w:t>командированных</w:t>
      </w:r>
      <w:r>
        <w:rPr>
          <w:rFonts w:ascii="Times New Roman" w:hAnsi="Times New Roman" w:cs="Times New Roman"/>
          <w:sz w:val="28"/>
          <w:szCs w:val="28"/>
        </w:rPr>
        <w:t xml:space="preserve"> бригад» в карточке бригады п</w:t>
      </w:r>
      <w:r w:rsidR="00795EE1">
        <w:rPr>
          <w:rFonts w:ascii="Times New Roman" w:hAnsi="Times New Roman" w:cs="Times New Roman"/>
          <w:sz w:val="28"/>
          <w:szCs w:val="28"/>
        </w:rPr>
        <w:t xml:space="preserve">о кнопке «Создать РД на перебазировку» система </w:t>
      </w:r>
      <w:r w:rsidR="00737425">
        <w:rPr>
          <w:rFonts w:ascii="Times New Roman" w:hAnsi="Times New Roman" w:cs="Times New Roman"/>
          <w:sz w:val="28"/>
          <w:szCs w:val="28"/>
        </w:rPr>
        <w:t>инициирует</w:t>
      </w:r>
      <w:r w:rsidR="00795EE1">
        <w:rPr>
          <w:rFonts w:ascii="Times New Roman" w:hAnsi="Times New Roman" w:cs="Times New Roman"/>
          <w:sz w:val="28"/>
          <w:szCs w:val="28"/>
        </w:rPr>
        <w:t xml:space="preserve"> </w:t>
      </w:r>
      <w:r w:rsidR="0004296A">
        <w:rPr>
          <w:rFonts w:ascii="Times New Roman" w:hAnsi="Times New Roman" w:cs="Times New Roman"/>
          <w:sz w:val="28"/>
          <w:szCs w:val="28"/>
        </w:rPr>
        <w:t xml:space="preserve">фоновое </w:t>
      </w:r>
      <w:r w:rsidR="00795EE1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01422E">
        <w:rPr>
          <w:rFonts w:ascii="Times New Roman" w:hAnsi="Times New Roman" w:cs="Times New Roman"/>
          <w:sz w:val="28"/>
          <w:szCs w:val="28"/>
        </w:rPr>
        <w:t xml:space="preserve">Задания и, вложенного в него, </w:t>
      </w:r>
      <w:r w:rsidR="00795EE1">
        <w:rPr>
          <w:rFonts w:ascii="Times New Roman" w:hAnsi="Times New Roman" w:cs="Times New Roman"/>
          <w:sz w:val="28"/>
          <w:szCs w:val="28"/>
        </w:rPr>
        <w:t>РД вида «Поручение».</w:t>
      </w:r>
    </w:p>
    <w:p w14:paraId="001AAEC3" w14:textId="6C8FC62D" w:rsidR="0001422E" w:rsidRDefault="0001422E" w:rsidP="008A564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нажатия на кнопку система </w:t>
      </w:r>
      <w:r w:rsidR="0004296A">
        <w:rPr>
          <w:rFonts w:ascii="Times New Roman" w:hAnsi="Times New Roman" w:cs="Times New Roman"/>
          <w:sz w:val="28"/>
          <w:szCs w:val="28"/>
        </w:rPr>
        <w:t xml:space="preserve">в фоновом режиме </w:t>
      </w:r>
      <w:r>
        <w:rPr>
          <w:rFonts w:ascii="Times New Roman" w:hAnsi="Times New Roman" w:cs="Times New Roman"/>
          <w:sz w:val="28"/>
          <w:szCs w:val="28"/>
        </w:rPr>
        <w:t>созда</w:t>
      </w:r>
      <w:r w:rsidR="0004296A">
        <w:rPr>
          <w:rFonts w:ascii="Times New Roman" w:hAnsi="Times New Roman" w:cs="Times New Roman"/>
          <w:sz w:val="28"/>
          <w:szCs w:val="28"/>
        </w:rPr>
        <w:t>ёт</w:t>
      </w:r>
      <w:r>
        <w:rPr>
          <w:rFonts w:ascii="Times New Roman" w:hAnsi="Times New Roman" w:cs="Times New Roman"/>
          <w:sz w:val="28"/>
          <w:szCs w:val="28"/>
        </w:rPr>
        <w:t xml:space="preserve"> задани</w:t>
      </w:r>
      <w:r w:rsidR="0004296A">
        <w:rPr>
          <w:rFonts w:ascii="Times New Roman" w:hAnsi="Times New Roman" w:cs="Times New Roman"/>
          <w:sz w:val="28"/>
          <w:szCs w:val="28"/>
        </w:rPr>
        <w:t xml:space="preserve">е с заполнением полей, указанных на </w:t>
      </w:r>
      <w:r w:rsidR="00737425">
        <w:rPr>
          <w:rFonts w:ascii="Times New Roman" w:hAnsi="Times New Roman" w:cs="Times New Roman"/>
          <w:sz w:val="28"/>
          <w:szCs w:val="28"/>
        </w:rPr>
        <w:t>Рисунке</w:t>
      </w:r>
      <w:r>
        <w:rPr>
          <w:rFonts w:ascii="Times New Roman" w:hAnsi="Times New Roman" w:cs="Times New Roman"/>
          <w:sz w:val="28"/>
          <w:szCs w:val="28"/>
        </w:rPr>
        <w:t xml:space="preserve"> 4.</w:t>
      </w:r>
    </w:p>
    <w:p w14:paraId="66E1F68C" w14:textId="77777777" w:rsidR="0001422E" w:rsidRDefault="0001422E" w:rsidP="008A564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8BAAE2D" w14:textId="77777777" w:rsidR="0001422E" w:rsidRDefault="0001422E" w:rsidP="008A564D">
      <w:pPr>
        <w:pStyle w:val="a3"/>
        <w:keepNext/>
        <w:ind w:left="0"/>
        <w:jc w:val="center"/>
      </w:pPr>
      <w:r>
        <w:rPr>
          <w:noProof/>
        </w:rPr>
        <w:lastRenderedPageBreak/>
        <w:drawing>
          <wp:inline distT="0" distB="0" distL="0" distR="0" wp14:anchorId="12E62E37" wp14:editId="36298FA3">
            <wp:extent cx="4143375" cy="37571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7381" cy="376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28C3" w14:textId="2F01F500" w:rsidR="0001422E" w:rsidRDefault="0001422E" w:rsidP="008A564D">
      <w:pPr>
        <w:pStyle w:val="a4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E77B05">
        <w:fldChar w:fldCharType="begin"/>
      </w:r>
      <w:r w:rsidR="00E77B05">
        <w:instrText xml:space="preserve"> SEQ Рису</w:instrText>
      </w:r>
      <w:r w:rsidR="00E77B05">
        <w:instrText xml:space="preserve">нок \* ARABIC </w:instrText>
      </w:r>
      <w:r w:rsidR="00E77B05">
        <w:fldChar w:fldCharType="separate"/>
      </w:r>
      <w:r w:rsidR="00A627A2">
        <w:rPr>
          <w:noProof/>
        </w:rPr>
        <w:t>4</w:t>
      </w:r>
      <w:r w:rsidR="00E77B05">
        <w:rPr>
          <w:noProof/>
        </w:rPr>
        <w:fldChar w:fldCharType="end"/>
      </w:r>
      <w:r>
        <w:t xml:space="preserve"> - Окно ввода данных по Заданию</w:t>
      </w:r>
    </w:p>
    <w:p w14:paraId="15C2DF3E" w14:textId="77777777" w:rsidR="008A564D" w:rsidRDefault="0004296A" w:rsidP="008A564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1422E">
        <w:rPr>
          <w:rFonts w:ascii="Times New Roman" w:hAnsi="Times New Roman" w:cs="Times New Roman"/>
          <w:sz w:val="28"/>
          <w:szCs w:val="28"/>
        </w:rPr>
        <w:t>оле Название заполняется по шаблону «</w:t>
      </w:r>
      <w:r>
        <w:rPr>
          <w:rFonts w:ascii="Times New Roman" w:hAnsi="Times New Roman" w:cs="Times New Roman"/>
          <w:sz w:val="28"/>
          <w:szCs w:val="28"/>
        </w:rPr>
        <w:t>Командировка бригады</w:t>
      </w:r>
      <w:r w:rsidR="0001422E">
        <w:rPr>
          <w:rFonts w:ascii="Times New Roman" w:hAnsi="Times New Roman" w:cs="Times New Roman"/>
          <w:sz w:val="28"/>
          <w:szCs w:val="28"/>
        </w:rPr>
        <w:t xml:space="preserve"> *Наименование бригады</w:t>
      </w:r>
      <w:r>
        <w:rPr>
          <w:rFonts w:ascii="Times New Roman" w:hAnsi="Times New Roman" w:cs="Times New Roman"/>
          <w:sz w:val="28"/>
          <w:szCs w:val="28"/>
        </w:rPr>
        <w:t xml:space="preserve"> из карточки бригады</w:t>
      </w:r>
      <w:r w:rsidR="0001422E">
        <w:rPr>
          <w:rFonts w:ascii="Times New Roman" w:hAnsi="Times New Roman" w:cs="Times New Roman"/>
          <w:sz w:val="28"/>
          <w:szCs w:val="28"/>
        </w:rPr>
        <w:t>*», поле Тип задания «Аварийный»</w:t>
      </w:r>
      <w:r>
        <w:rPr>
          <w:rFonts w:ascii="Times New Roman" w:hAnsi="Times New Roman" w:cs="Times New Roman"/>
          <w:sz w:val="28"/>
          <w:szCs w:val="28"/>
        </w:rPr>
        <w:t>, поле оргструктура «*Место назначения из карточки бригады*», предустановлен чек-бокс «Ввести название объекта вручную» и в поле Объект «Создано автоматически». После создания задания, название задания появляется в карточке бригады, как ссылка с возможностью перехода в карточку задания. Дальнейшие действия по созданию разрешительных документов на перебазировку осуществляться в рамках данного Задания.</w:t>
      </w:r>
      <w:r w:rsidR="008A56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E99126" w14:textId="4A80DF05" w:rsidR="00FA3121" w:rsidRDefault="0004296A" w:rsidP="008A564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создания </w:t>
      </w:r>
      <w:r w:rsidR="008A564D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адания на рабочем экране п</w:t>
      </w:r>
      <w:r w:rsidR="00FA3121">
        <w:rPr>
          <w:rFonts w:ascii="Times New Roman" w:hAnsi="Times New Roman" w:cs="Times New Roman"/>
          <w:sz w:val="28"/>
          <w:szCs w:val="28"/>
        </w:rPr>
        <w:t xml:space="preserve">оявляется </w:t>
      </w:r>
      <w:r w:rsidR="00737425">
        <w:rPr>
          <w:rFonts w:ascii="Times New Roman" w:hAnsi="Times New Roman" w:cs="Times New Roman"/>
          <w:sz w:val="28"/>
          <w:szCs w:val="28"/>
        </w:rPr>
        <w:t>окно создания РД,</w:t>
      </w:r>
      <w:r w:rsidR="00FA3121">
        <w:rPr>
          <w:rFonts w:ascii="Times New Roman" w:hAnsi="Times New Roman" w:cs="Times New Roman"/>
          <w:sz w:val="28"/>
          <w:szCs w:val="28"/>
        </w:rPr>
        <w:t xml:space="preserve"> в котором предзаполняются поля «Вид документа»(по умолчанию – «Поручения», запрещено для изменения), «Шаблон документа»(по умолчанию – «Поручение», запрещено для изменения). Остальные поля(Программа*, Плановое начало, плановое </w:t>
      </w:r>
      <w:r w:rsidR="00737425">
        <w:rPr>
          <w:rFonts w:ascii="Times New Roman" w:hAnsi="Times New Roman" w:cs="Times New Roman"/>
          <w:sz w:val="28"/>
          <w:szCs w:val="28"/>
        </w:rPr>
        <w:t>окончание</w:t>
      </w:r>
      <w:r w:rsidR="00FA3121">
        <w:rPr>
          <w:rFonts w:ascii="Times New Roman" w:hAnsi="Times New Roman" w:cs="Times New Roman"/>
          <w:sz w:val="28"/>
          <w:szCs w:val="28"/>
        </w:rPr>
        <w:t>) заполняются инициатором. Пример окна ввода приведён на рисунке 4.</w:t>
      </w:r>
    </w:p>
    <w:p w14:paraId="5C3097EA" w14:textId="77777777" w:rsidR="00FA3121" w:rsidRDefault="00FA3121" w:rsidP="00795EE1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621EF4C" w14:textId="77777777" w:rsidR="00FA3121" w:rsidRDefault="00FA3121" w:rsidP="00FA3121">
      <w:pPr>
        <w:pStyle w:val="a3"/>
        <w:keepNext/>
        <w:ind w:left="0"/>
        <w:jc w:val="center"/>
      </w:pPr>
      <w:r>
        <w:rPr>
          <w:noProof/>
        </w:rPr>
        <w:lastRenderedPageBreak/>
        <w:drawing>
          <wp:inline distT="0" distB="0" distL="0" distR="0" wp14:anchorId="0B022708" wp14:editId="7C71D8A9">
            <wp:extent cx="4530098" cy="352425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2123" cy="35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0EFE" w14:textId="03022DAD" w:rsidR="00FA3121" w:rsidRDefault="00FA3121" w:rsidP="00FA3121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E77B05">
        <w:fldChar w:fldCharType="begin"/>
      </w:r>
      <w:r w:rsidR="00E77B05">
        <w:instrText xml:space="preserve"> SEQ Рисунок \* ARABIC </w:instrText>
      </w:r>
      <w:r w:rsidR="00E77B05">
        <w:fldChar w:fldCharType="separate"/>
      </w:r>
      <w:r w:rsidR="00A627A2">
        <w:rPr>
          <w:noProof/>
        </w:rPr>
        <w:t>5</w:t>
      </w:r>
      <w:r w:rsidR="00E77B05">
        <w:rPr>
          <w:noProof/>
        </w:rPr>
        <w:fldChar w:fldCharType="end"/>
      </w:r>
      <w:r>
        <w:t xml:space="preserve"> - Окно ввода параметров РД</w:t>
      </w:r>
    </w:p>
    <w:p w14:paraId="5C228972" w14:textId="77777777" w:rsidR="00FA3121" w:rsidRDefault="00FA3121" w:rsidP="00795EE1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6AF90E2" w14:textId="77777777" w:rsidR="00FA3121" w:rsidRDefault="00FA3121" w:rsidP="00795EE1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89BAC11" w14:textId="7B33CCF4" w:rsidR="00795EE1" w:rsidRDefault="00FA3121" w:rsidP="00795EE1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момент создания РД, по заданным параметрам, в</w:t>
      </w:r>
      <w:r w:rsidR="00795EE1">
        <w:rPr>
          <w:rFonts w:ascii="Times New Roman" w:hAnsi="Times New Roman" w:cs="Times New Roman"/>
          <w:sz w:val="28"/>
          <w:szCs w:val="28"/>
        </w:rPr>
        <w:t xml:space="preserve">есь состав </w:t>
      </w:r>
      <w:r>
        <w:rPr>
          <w:rFonts w:ascii="Times New Roman" w:hAnsi="Times New Roman" w:cs="Times New Roman"/>
          <w:sz w:val="28"/>
          <w:szCs w:val="28"/>
        </w:rPr>
        <w:t xml:space="preserve">командируемой </w:t>
      </w:r>
      <w:r w:rsidR="00795EE1">
        <w:rPr>
          <w:rFonts w:ascii="Times New Roman" w:hAnsi="Times New Roman" w:cs="Times New Roman"/>
          <w:sz w:val="28"/>
          <w:szCs w:val="28"/>
        </w:rPr>
        <w:t xml:space="preserve">бригады </w:t>
      </w:r>
      <w:r w:rsidR="00D57917">
        <w:rPr>
          <w:rFonts w:ascii="Times New Roman" w:hAnsi="Times New Roman" w:cs="Times New Roman"/>
          <w:sz w:val="28"/>
          <w:szCs w:val="28"/>
        </w:rPr>
        <w:t xml:space="preserve">из карточки </w:t>
      </w:r>
      <w:r w:rsidR="00795EE1">
        <w:rPr>
          <w:rFonts w:ascii="Times New Roman" w:hAnsi="Times New Roman" w:cs="Times New Roman"/>
          <w:sz w:val="28"/>
          <w:szCs w:val="28"/>
        </w:rPr>
        <w:t>копируется в члены бригады</w:t>
      </w:r>
      <w:r w:rsidR="00D57917">
        <w:rPr>
          <w:rFonts w:ascii="Times New Roman" w:hAnsi="Times New Roman" w:cs="Times New Roman"/>
          <w:sz w:val="28"/>
          <w:szCs w:val="28"/>
        </w:rPr>
        <w:t xml:space="preserve"> блока «Бригада» и в </w:t>
      </w:r>
      <w:r w:rsidR="00737425">
        <w:rPr>
          <w:rFonts w:ascii="Times New Roman" w:hAnsi="Times New Roman" w:cs="Times New Roman"/>
          <w:sz w:val="28"/>
          <w:szCs w:val="28"/>
        </w:rPr>
        <w:t>поле поручается</w:t>
      </w:r>
      <w:r w:rsidR="00D57917">
        <w:rPr>
          <w:rFonts w:ascii="Times New Roman" w:hAnsi="Times New Roman" w:cs="Times New Roman"/>
          <w:sz w:val="28"/>
          <w:szCs w:val="28"/>
        </w:rPr>
        <w:t xml:space="preserve"> блока «Поручается» система вписывает «Перебазировка бригады *Наименование бригады* из *Место отправления* в *Место назначения*».</w:t>
      </w:r>
      <w:r w:rsidR="006860E1">
        <w:rPr>
          <w:rFonts w:ascii="Times New Roman" w:hAnsi="Times New Roman" w:cs="Times New Roman"/>
          <w:sz w:val="28"/>
          <w:szCs w:val="28"/>
        </w:rPr>
        <w:t xml:space="preserve"> После выдачи РД в работу, РД передаётся для исполнения на мобильное устройство. При этом статус членов бригады данной бригады меняется на «Командировка». </w:t>
      </w:r>
    </w:p>
    <w:p w14:paraId="35777F00" w14:textId="11A9874E" w:rsidR="00E432B8" w:rsidRPr="008176C7" w:rsidRDefault="003D13A4" w:rsidP="00795EE1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всех</w:t>
      </w:r>
      <w:r w:rsidR="003D67B0" w:rsidRPr="008176C7">
        <w:rPr>
          <w:rFonts w:ascii="Times New Roman" w:hAnsi="Times New Roman" w:cs="Times New Roman"/>
          <w:sz w:val="28"/>
          <w:szCs w:val="28"/>
        </w:rPr>
        <w:t xml:space="preserve"> сотрудник</w:t>
      </w:r>
      <w:r>
        <w:rPr>
          <w:rFonts w:ascii="Times New Roman" w:hAnsi="Times New Roman" w:cs="Times New Roman"/>
          <w:sz w:val="28"/>
          <w:szCs w:val="28"/>
        </w:rPr>
        <w:t>ов</w:t>
      </w:r>
      <w:r w:rsidR="003D67B0" w:rsidRPr="00817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3D67B0" w:rsidRPr="008176C7">
        <w:rPr>
          <w:rFonts w:ascii="Times New Roman" w:hAnsi="Times New Roman" w:cs="Times New Roman"/>
          <w:sz w:val="28"/>
          <w:szCs w:val="28"/>
        </w:rPr>
        <w:t>статусе «</w:t>
      </w:r>
      <w:r>
        <w:rPr>
          <w:rFonts w:ascii="Times New Roman" w:hAnsi="Times New Roman" w:cs="Times New Roman"/>
          <w:sz w:val="28"/>
          <w:szCs w:val="28"/>
        </w:rPr>
        <w:t>Командировка</w:t>
      </w:r>
      <w:r w:rsidR="003D67B0" w:rsidRPr="008176C7">
        <w:rPr>
          <w:rFonts w:ascii="Times New Roman" w:hAnsi="Times New Roman" w:cs="Times New Roman"/>
          <w:sz w:val="28"/>
          <w:szCs w:val="28"/>
        </w:rPr>
        <w:t>»,</w:t>
      </w:r>
      <w:r>
        <w:rPr>
          <w:rFonts w:ascii="Times New Roman" w:hAnsi="Times New Roman" w:cs="Times New Roman"/>
          <w:sz w:val="28"/>
          <w:szCs w:val="28"/>
        </w:rPr>
        <w:t xml:space="preserve"> расширяются полномочия на подразделение места назначения, расширяется действия прав в рамках разрешительных документов, без отзыва действующих. </w:t>
      </w:r>
      <w:r w:rsidR="00774241">
        <w:rPr>
          <w:rFonts w:ascii="Times New Roman" w:hAnsi="Times New Roman" w:cs="Times New Roman"/>
          <w:sz w:val="28"/>
          <w:szCs w:val="28"/>
        </w:rPr>
        <w:t xml:space="preserve">Полномочия и права на новое подразделение присваиваются в той же логике, что были присвоены по родительскому подразделению. </w:t>
      </w:r>
      <w:r w:rsidR="00860D52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олномочия и права на новое подразделение присваиваются с момента присвоения статуса до момента его снятия. Для родительского подразделения вводится ограничение для выбора </w:t>
      </w:r>
      <w:r w:rsidR="003D67B0" w:rsidRPr="008176C7">
        <w:rPr>
          <w:rFonts w:ascii="Times New Roman" w:hAnsi="Times New Roman" w:cs="Times New Roman"/>
          <w:sz w:val="28"/>
          <w:szCs w:val="28"/>
        </w:rPr>
        <w:t>его в состав разрешительных документов, а также данный сотрудник исключается из выборки для отчётов «Контроль бригад» и «Готовность бригад к работе». При этом в аналогичных отчётах подразделения места назначения, указанный персонал появ</w:t>
      </w:r>
      <w:r>
        <w:rPr>
          <w:rFonts w:ascii="Times New Roman" w:hAnsi="Times New Roman" w:cs="Times New Roman"/>
          <w:sz w:val="28"/>
          <w:szCs w:val="28"/>
        </w:rPr>
        <w:t>ляется</w:t>
      </w:r>
      <w:r w:rsidR="003D67B0" w:rsidRPr="008176C7">
        <w:rPr>
          <w:rFonts w:ascii="Times New Roman" w:hAnsi="Times New Roman" w:cs="Times New Roman"/>
          <w:sz w:val="28"/>
          <w:szCs w:val="28"/>
        </w:rPr>
        <w:t>.</w:t>
      </w:r>
    </w:p>
    <w:p w14:paraId="0F3FFE80" w14:textId="159DCB91" w:rsidR="00154D8C" w:rsidRDefault="00406290" w:rsidP="00650AA7">
      <w:pPr>
        <w:pStyle w:val="a3"/>
        <w:numPr>
          <w:ilvl w:val="0"/>
          <w:numId w:val="2"/>
        </w:numPr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8176C7">
        <w:rPr>
          <w:rFonts w:ascii="Times New Roman" w:hAnsi="Times New Roman" w:cs="Times New Roman"/>
          <w:b/>
          <w:bCs/>
          <w:sz w:val="28"/>
          <w:szCs w:val="28"/>
        </w:rPr>
        <w:t>Автоматизация процесса ф</w:t>
      </w:r>
      <w:r w:rsidR="00154D8C" w:rsidRPr="008176C7">
        <w:rPr>
          <w:rFonts w:ascii="Times New Roman" w:hAnsi="Times New Roman" w:cs="Times New Roman"/>
          <w:b/>
          <w:bCs/>
          <w:sz w:val="28"/>
          <w:szCs w:val="28"/>
        </w:rPr>
        <w:t>ормировани</w:t>
      </w:r>
      <w:r w:rsidRPr="008176C7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="00154D8C" w:rsidRPr="008176C7">
        <w:rPr>
          <w:rFonts w:ascii="Times New Roman" w:hAnsi="Times New Roman" w:cs="Times New Roman"/>
          <w:b/>
          <w:bCs/>
          <w:sz w:val="28"/>
          <w:szCs w:val="28"/>
        </w:rPr>
        <w:t xml:space="preserve"> отчёта «Готовность бригад к работе»</w:t>
      </w:r>
    </w:p>
    <w:p w14:paraId="7F07FAFC" w14:textId="3C6016A2" w:rsidR="003F5A9B" w:rsidRDefault="00AA40DD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40DD">
        <w:rPr>
          <w:rFonts w:ascii="Times New Roman" w:hAnsi="Times New Roman" w:cs="Times New Roman"/>
          <w:sz w:val="28"/>
          <w:szCs w:val="28"/>
        </w:rPr>
        <w:lastRenderedPageBreak/>
        <w:t>Отчёт «Готовность бригад к работе» формирует список бригад в том числе суббригад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A40DD">
        <w:rPr>
          <w:rFonts w:ascii="Times New Roman" w:hAnsi="Times New Roman" w:cs="Times New Roman"/>
          <w:sz w:val="28"/>
          <w:szCs w:val="28"/>
        </w:rPr>
        <w:t xml:space="preserve"> сформированных из состава штатных и </w:t>
      </w:r>
      <w:r w:rsidR="00737425" w:rsidRPr="00AA40DD">
        <w:rPr>
          <w:rFonts w:ascii="Times New Roman" w:hAnsi="Times New Roman" w:cs="Times New Roman"/>
          <w:sz w:val="28"/>
          <w:szCs w:val="28"/>
        </w:rPr>
        <w:t>командированных</w:t>
      </w:r>
      <w:r w:rsidRPr="00AA40DD">
        <w:rPr>
          <w:rFonts w:ascii="Times New Roman" w:hAnsi="Times New Roman" w:cs="Times New Roman"/>
          <w:sz w:val="28"/>
          <w:szCs w:val="28"/>
        </w:rPr>
        <w:t xml:space="preserve"> бригад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F5A9B">
        <w:rPr>
          <w:rFonts w:ascii="Times New Roman" w:hAnsi="Times New Roman" w:cs="Times New Roman"/>
          <w:sz w:val="28"/>
          <w:szCs w:val="28"/>
        </w:rPr>
        <w:t xml:space="preserve">Пример отчёта приведён на рисунке </w:t>
      </w:r>
      <w:r w:rsidR="00836B69">
        <w:rPr>
          <w:rFonts w:ascii="Times New Roman" w:hAnsi="Times New Roman" w:cs="Times New Roman"/>
          <w:sz w:val="28"/>
          <w:szCs w:val="28"/>
        </w:rPr>
        <w:t>6</w:t>
      </w:r>
      <w:r w:rsidR="003F5A9B">
        <w:rPr>
          <w:rFonts w:ascii="Times New Roman" w:hAnsi="Times New Roman" w:cs="Times New Roman"/>
          <w:sz w:val="28"/>
          <w:szCs w:val="28"/>
        </w:rPr>
        <w:t>.</w:t>
      </w:r>
    </w:p>
    <w:p w14:paraId="29149E85" w14:textId="77777777" w:rsidR="003F5A9B" w:rsidRDefault="003F5A9B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19F1DEC" w14:textId="77777777" w:rsidR="003F5A9B" w:rsidRDefault="003F5A9B" w:rsidP="003F5A9B">
      <w:pPr>
        <w:pStyle w:val="a3"/>
        <w:keepNext/>
        <w:ind w:left="0"/>
        <w:jc w:val="both"/>
      </w:pPr>
      <w:r>
        <w:rPr>
          <w:noProof/>
        </w:rPr>
        <w:drawing>
          <wp:inline distT="0" distB="0" distL="0" distR="0" wp14:anchorId="3E9D75C7" wp14:editId="4B1B15C4">
            <wp:extent cx="5940425" cy="21437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5680" w14:textId="66642C75" w:rsidR="003F5A9B" w:rsidRDefault="003F5A9B" w:rsidP="003F5A9B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E77B05">
        <w:fldChar w:fldCharType="begin"/>
      </w:r>
      <w:r w:rsidR="00E77B05">
        <w:instrText xml:space="preserve"> SEQ Рисунок \* ARABIC </w:instrText>
      </w:r>
      <w:r w:rsidR="00E77B05">
        <w:fldChar w:fldCharType="separate"/>
      </w:r>
      <w:r w:rsidR="00A627A2">
        <w:rPr>
          <w:noProof/>
        </w:rPr>
        <w:t>6</w:t>
      </w:r>
      <w:r w:rsidR="00E77B05">
        <w:rPr>
          <w:noProof/>
        </w:rPr>
        <w:fldChar w:fldCharType="end"/>
      </w:r>
      <w:r>
        <w:t>- Отчёт "Готовность бригад к работе"</w:t>
      </w:r>
    </w:p>
    <w:p w14:paraId="70C565AB" w14:textId="171224B8" w:rsidR="00B2518B" w:rsidRDefault="00E27063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представляет собой набор следующий набор полей:</w:t>
      </w:r>
    </w:p>
    <w:p w14:paraId="7914B058" w14:textId="28C633C6" w:rsidR="00E27063" w:rsidRDefault="00E27063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№ пп</w:t>
      </w:r>
    </w:p>
    <w:p w14:paraId="56BCF949" w14:textId="581316E9" w:rsidR="00E27063" w:rsidRDefault="00E27063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Наименование бригады</w:t>
      </w:r>
    </w:p>
    <w:p w14:paraId="6F62D438" w14:textId="3AB7CDDA" w:rsidR="00E27063" w:rsidRDefault="00E27063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Тип бригады</w:t>
      </w:r>
    </w:p>
    <w:p w14:paraId="386103BB" w14:textId="51E0C746" w:rsidR="00883C33" w:rsidRDefault="00883C33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0634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Готовность к работе</w:t>
      </w:r>
    </w:p>
    <w:p w14:paraId="2783EF19" w14:textId="7DC50B0E" w:rsidR="00883C33" w:rsidRDefault="00883C33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Ответственный руководитель/Производитель</w:t>
      </w:r>
    </w:p>
    <w:p w14:paraId="0B4600FD" w14:textId="4988368A" w:rsidR="00883C33" w:rsidRDefault="00883C33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Статус «Работа»</w:t>
      </w:r>
    </w:p>
    <w:p w14:paraId="09A123E1" w14:textId="5EAD551A" w:rsidR="00883C33" w:rsidRDefault="00883C33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Статус «Простой»</w:t>
      </w:r>
    </w:p>
    <w:p w14:paraId="3AA6C154" w14:textId="4005EEBE" w:rsidR="00883C33" w:rsidRDefault="00883C33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Статус «Отдых»</w:t>
      </w:r>
    </w:p>
    <w:p w14:paraId="29012455" w14:textId="156312DF" w:rsidR="00063447" w:rsidRDefault="00063447" w:rsidP="00B2518B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Наименование и </w:t>
      </w:r>
      <w:r w:rsidR="00737425">
        <w:rPr>
          <w:rFonts w:ascii="Times New Roman" w:hAnsi="Times New Roman" w:cs="Times New Roman"/>
          <w:sz w:val="28"/>
          <w:szCs w:val="28"/>
        </w:rPr>
        <w:t>бригады,</w:t>
      </w:r>
      <w:r>
        <w:rPr>
          <w:rFonts w:ascii="Times New Roman" w:hAnsi="Times New Roman" w:cs="Times New Roman"/>
          <w:sz w:val="28"/>
          <w:szCs w:val="28"/>
        </w:rPr>
        <w:t xml:space="preserve"> и её тип определяется по штатной бригаде из списка штатных бригад подразделения.</w:t>
      </w:r>
    </w:p>
    <w:p w14:paraId="3E91AE02" w14:textId="7AEEAAB3" w:rsidR="00F81E72" w:rsidRDefault="00B2518B" w:rsidP="00B2518B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распределения сотрудников по бригадам и су</w:t>
      </w:r>
      <w:r w:rsidR="0073742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бригадам, </w:t>
      </w:r>
      <w:r w:rsidR="00AA40DD">
        <w:rPr>
          <w:rFonts w:ascii="Times New Roman" w:hAnsi="Times New Roman" w:cs="Times New Roman"/>
          <w:sz w:val="28"/>
          <w:szCs w:val="28"/>
        </w:rPr>
        <w:t>система проверяет каждого сотрудника из списка бригад на предмет наличия активной метки и его участия в разрешительном документе со статусом «В работе»</w:t>
      </w:r>
      <w:r>
        <w:rPr>
          <w:rFonts w:ascii="Times New Roman" w:hAnsi="Times New Roman" w:cs="Times New Roman"/>
          <w:sz w:val="28"/>
          <w:szCs w:val="28"/>
        </w:rPr>
        <w:t xml:space="preserve"> для определения статуса каждому работнику для дальнейшего сравнения с составом штатных бригад. Далее по сотрудникам, участвующим в РД со статусом в работе</w:t>
      </w:r>
      <w:r w:rsidR="00F81E7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система сравнивает </w:t>
      </w:r>
      <w:r w:rsidR="00F81E72">
        <w:rPr>
          <w:rFonts w:ascii="Times New Roman" w:hAnsi="Times New Roman" w:cs="Times New Roman"/>
          <w:sz w:val="28"/>
          <w:szCs w:val="28"/>
        </w:rPr>
        <w:t>указанный состав в РД с составом штатной бригады. Если состав полностью совпадает, в отчёт выводится штатная бригада одной записью, в противном случае запускается процесс определения на какие суббригады необходимо разбить штатную бригаду. Суббригады определяются по следующему принципу:</w:t>
      </w:r>
    </w:p>
    <w:p w14:paraId="0472411E" w14:textId="31AF0E96" w:rsidR="00E27063" w:rsidRDefault="00F81E72" w:rsidP="00B2518B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37425">
        <w:rPr>
          <w:rFonts w:ascii="Times New Roman" w:hAnsi="Times New Roman" w:cs="Times New Roman"/>
          <w:sz w:val="28"/>
          <w:szCs w:val="28"/>
        </w:rPr>
        <w:t>для сотрудников,</w:t>
      </w:r>
      <w:r>
        <w:rPr>
          <w:rFonts w:ascii="Times New Roman" w:hAnsi="Times New Roman" w:cs="Times New Roman"/>
          <w:sz w:val="28"/>
          <w:szCs w:val="28"/>
        </w:rPr>
        <w:t xml:space="preserve"> сгруппированных под один РД со статусом </w:t>
      </w:r>
      <w:r w:rsidR="00737425">
        <w:rPr>
          <w:rFonts w:ascii="Times New Roman" w:hAnsi="Times New Roman" w:cs="Times New Roman"/>
          <w:sz w:val="28"/>
          <w:szCs w:val="28"/>
        </w:rPr>
        <w:t>в работе,</w:t>
      </w:r>
      <w:r>
        <w:rPr>
          <w:rFonts w:ascii="Times New Roman" w:hAnsi="Times New Roman" w:cs="Times New Roman"/>
          <w:sz w:val="28"/>
          <w:szCs w:val="28"/>
        </w:rPr>
        <w:t xml:space="preserve"> выделяется отдельная суббригада</w:t>
      </w:r>
      <w:r w:rsidR="00E27063">
        <w:rPr>
          <w:rFonts w:ascii="Times New Roman" w:hAnsi="Times New Roman" w:cs="Times New Roman"/>
          <w:sz w:val="28"/>
          <w:szCs w:val="28"/>
        </w:rPr>
        <w:t>. Количество суббригад в данном случае равно количеству РД.</w:t>
      </w:r>
    </w:p>
    <w:p w14:paraId="619742A7" w14:textId="401B71D8" w:rsidR="00AA40DD" w:rsidRDefault="00E27063" w:rsidP="00B2518B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оставшиеся, после отделения сотрудников , связанных с РД, сотрудники</w:t>
      </w:r>
      <w:r w:rsidR="00E412FA">
        <w:rPr>
          <w:rFonts w:ascii="Times New Roman" w:hAnsi="Times New Roman" w:cs="Times New Roman"/>
          <w:sz w:val="28"/>
          <w:szCs w:val="28"/>
        </w:rPr>
        <w:t xml:space="preserve"> с меткой присутствия</w:t>
      </w:r>
      <w:r>
        <w:rPr>
          <w:rFonts w:ascii="Times New Roman" w:hAnsi="Times New Roman" w:cs="Times New Roman"/>
          <w:sz w:val="28"/>
          <w:szCs w:val="28"/>
        </w:rPr>
        <w:t xml:space="preserve"> формируют следующую по счёту суббригаду.</w:t>
      </w:r>
    </w:p>
    <w:p w14:paraId="01CFF535" w14:textId="2AAA012E" w:rsidR="00E412FA" w:rsidRDefault="00E412FA" w:rsidP="00B2518B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сотрудники с отсутствующей меткой присутствия формируют отдельную суббригаду и рассматриваются отдельно.</w:t>
      </w:r>
    </w:p>
    <w:p w14:paraId="2682D072" w14:textId="772B1B36" w:rsidR="00E27063" w:rsidRDefault="00E27063" w:rsidP="00B2518B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суббригад, при их определении, формируется по шаблону: «Суббригада *порядковый номер суббригады* *Наименование бригады*.</w:t>
      </w:r>
    </w:p>
    <w:p w14:paraId="1B8F1A10" w14:textId="74B3885A" w:rsidR="00E27063" w:rsidRDefault="00E27063" w:rsidP="00B2518B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Готовность к работе суббригад определяется по общему принципу, описанному во втором абзаце.</w:t>
      </w:r>
    </w:p>
    <w:p w14:paraId="420E42F6" w14:textId="680B835A" w:rsidR="00AA40DD" w:rsidRDefault="00AA40DD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определения в отчёте какого подразделения сотрудников </w:t>
      </w:r>
      <w:r w:rsidR="00737425">
        <w:rPr>
          <w:rFonts w:ascii="Times New Roman" w:hAnsi="Times New Roman" w:cs="Times New Roman"/>
          <w:sz w:val="28"/>
          <w:szCs w:val="28"/>
        </w:rPr>
        <w:t>командированных</w:t>
      </w:r>
      <w:r>
        <w:rPr>
          <w:rFonts w:ascii="Times New Roman" w:hAnsi="Times New Roman" w:cs="Times New Roman"/>
          <w:sz w:val="28"/>
          <w:szCs w:val="28"/>
        </w:rPr>
        <w:t xml:space="preserve"> бригад рассматривать в аналитике определения готовности и деления на суббригады, система проверяет совпадение двух условий:</w:t>
      </w:r>
    </w:p>
    <w:p w14:paraId="27866AA9" w14:textId="1E378FB6" w:rsidR="00AA40DD" w:rsidRDefault="00AA40DD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статус сотрудника «Командировка»</w:t>
      </w:r>
    </w:p>
    <w:p w14:paraId="2CDE8B43" w14:textId="4AFAE9A6" w:rsidR="00AA40DD" w:rsidRDefault="00AA40DD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862C4">
        <w:rPr>
          <w:rFonts w:ascii="Times New Roman" w:hAnsi="Times New Roman" w:cs="Times New Roman"/>
          <w:sz w:val="28"/>
          <w:szCs w:val="28"/>
        </w:rPr>
        <w:t xml:space="preserve">соотношение текущего отнесения к местоположению по отношению к штатному отнесению к </w:t>
      </w:r>
      <w:r w:rsidR="00737425">
        <w:rPr>
          <w:rFonts w:ascii="Times New Roman" w:hAnsi="Times New Roman" w:cs="Times New Roman"/>
          <w:sz w:val="28"/>
          <w:szCs w:val="28"/>
        </w:rPr>
        <w:t>местоположению</w:t>
      </w:r>
    </w:p>
    <w:p w14:paraId="7FB321FA" w14:textId="0A3CDF6B" w:rsidR="001862C4" w:rsidRDefault="001862C4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если сотрудник рассматривается в родительском подразделении базирования и имеет статус «Командировка», то из аналитики данного подразделения данный сотрудник исключается и система изменённый состав штатной бригады как штатный состав. В случае если сотрудник рассматривается в </w:t>
      </w:r>
      <w:r w:rsidR="00737425">
        <w:rPr>
          <w:rFonts w:ascii="Times New Roman" w:hAnsi="Times New Roman" w:cs="Times New Roman"/>
          <w:sz w:val="28"/>
          <w:szCs w:val="28"/>
        </w:rPr>
        <w:t>подразделении</w:t>
      </w:r>
      <w:r>
        <w:rPr>
          <w:rFonts w:ascii="Times New Roman" w:hAnsi="Times New Roman" w:cs="Times New Roman"/>
          <w:sz w:val="28"/>
          <w:szCs w:val="28"/>
        </w:rPr>
        <w:t xml:space="preserve"> текущего расположения и имеет статус «Командировка», то данный сотрудник включается в аналитику подразделения текущего расположения и бригада, включающая </w:t>
      </w:r>
      <w:r w:rsidR="00737425">
        <w:rPr>
          <w:rFonts w:ascii="Times New Roman" w:hAnsi="Times New Roman" w:cs="Times New Roman"/>
          <w:sz w:val="28"/>
          <w:szCs w:val="28"/>
        </w:rPr>
        <w:t>данного сотрудника,</w:t>
      </w:r>
      <w:r>
        <w:rPr>
          <w:rFonts w:ascii="Times New Roman" w:hAnsi="Times New Roman" w:cs="Times New Roman"/>
          <w:sz w:val="28"/>
          <w:szCs w:val="28"/>
        </w:rPr>
        <w:t xml:space="preserve"> обрабатывается общими правилами определения готовности бригад к работе и декомпозиции бригад на суббригады. </w:t>
      </w:r>
    </w:p>
    <w:p w14:paraId="0EDFA0F9" w14:textId="04B46A3C" w:rsidR="008927F6" w:rsidRDefault="008927F6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</w:t>
      </w:r>
      <w:r w:rsidR="00737425">
        <w:rPr>
          <w:rFonts w:ascii="Times New Roman" w:hAnsi="Times New Roman" w:cs="Times New Roman"/>
          <w:sz w:val="28"/>
          <w:szCs w:val="28"/>
        </w:rPr>
        <w:t>составления</w:t>
      </w:r>
      <w:r>
        <w:rPr>
          <w:rFonts w:ascii="Times New Roman" w:hAnsi="Times New Roman" w:cs="Times New Roman"/>
          <w:sz w:val="28"/>
          <w:szCs w:val="28"/>
        </w:rPr>
        <w:t xml:space="preserve"> перечня бригад и суббригад определяется статус каждой рассматриваемой бригады.</w:t>
      </w:r>
    </w:p>
    <w:p w14:paraId="6774BE46" w14:textId="4839CDFA" w:rsidR="00EC5867" w:rsidRDefault="00EC5867" w:rsidP="00EC586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определения готовности бригады к работе, система проверяет из перечня персонала с активной меткой присутствия в рамках штатной бригады, что кол-во сотрудников более одно и в составе есть сотрудник с активным правом ответственного руководителя работ или производителя. Если условия выполняются бригаде устанавливается статус готовности в виде зелёного маркера, в противном случае устанавливается красный маркер в поле «Готовность бригады к работе». Для бригад/суббригад состоящим из сотрудников без метки присутствия, </w:t>
      </w:r>
      <w:r w:rsidR="00B500AF">
        <w:rPr>
          <w:rFonts w:ascii="Times New Roman" w:hAnsi="Times New Roman" w:cs="Times New Roman"/>
          <w:sz w:val="28"/>
          <w:szCs w:val="28"/>
        </w:rPr>
        <w:t xml:space="preserve">сразу </w:t>
      </w:r>
      <w:r>
        <w:rPr>
          <w:rFonts w:ascii="Times New Roman" w:hAnsi="Times New Roman" w:cs="Times New Roman"/>
          <w:sz w:val="28"/>
          <w:szCs w:val="28"/>
        </w:rPr>
        <w:t>устанавливается статус «Не готова к работе»</w:t>
      </w:r>
      <w:r w:rsidR="00B500AF">
        <w:rPr>
          <w:rFonts w:ascii="Times New Roman" w:hAnsi="Times New Roman" w:cs="Times New Roman"/>
          <w:sz w:val="28"/>
          <w:szCs w:val="28"/>
        </w:rPr>
        <w:t>.</w:t>
      </w:r>
    </w:p>
    <w:p w14:paraId="4E63D87B" w14:textId="547D4539" w:rsidR="00EC5867" w:rsidRPr="00EC5867" w:rsidRDefault="00EC5867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Оперативный статус </w:t>
      </w:r>
      <w:r w:rsidR="00B500AF">
        <w:rPr>
          <w:rFonts w:ascii="Times New Roman" w:hAnsi="Times New Roman" w:cs="Times New Roman"/>
          <w:sz w:val="28"/>
          <w:szCs w:val="28"/>
        </w:rPr>
        <w:t xml:space="preserve">также </w:t>
      </w:r>
      <w:r>
        <w:rPr>
          <w:rFonts w:ascii="Times New Roman" w:hAnsi="Times New Roman" w:cs="Times New Roman"/>
          <w:sz w:val="28"/>
          <w:szCs w:val="28"/>
        </w:rPr>
        <w:t xml:space="preserve">определяется по </w:t>
      </w:r>
      <w:r w:rsidR="00B500AF">
        <w:rPr>
          <w:rFonts w:ascii="Times New Roman" w:hAnsi="Times New Roman" w:cs="Times New Roman"/>
          <w:sz w:val="28"/>
          <w:szCs w:val="28"/>
        </w:rPr>
        <w:t>сотруднику</w:t>
      </w:r>
      <w:r>
        <w:rPr>
          <w:rFonts w:ascii="Times New Roman" w:hAnsi="Times New Roman" w:cs="Times New Roman"/>
          <w:sz w:val="28"/>
          <w:szCs w:val="28"/>
        </w:rPr>
        <w:t xml:space="preserve"> в бригаде</w:t>
      </w:r>
      <w:r w:rsidR="00B500AF">
        <w:rPr>
          <w:rFonts w:ascii="Times New Roman" w:hAnsi="Times New Roman" w:cs="Times New Roman"/>
          <w:sz w:val="28"/>
          <w:szCs w:val="28"/>
        </w:rPr>
        <w:t xml:space="preserve"> с правами ОРР и Производитель</w:t>
      </w:r>
      <w:r>
        <w:rPr>
          <w:rFonts w:ascii="Times New Roman" w:hAnsi="Times New Roman" w:cs="Times New Roman"/>
          <w:sz w:val="28"/>
          <w:szCs w:val="28"/>
        </w:rPr>
        <w:t xml:space="preserve"> по следующим условиям:</w:t>
      </w:r>
    </w:p>
    <w:p w14:paraId="154F4899" w14:textId="7DB500A8" w:rsidR="008927F6" w:rsidRDefault="00B500AF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927F6">
        <w:rPr>
          <w:rFonts w:ascii="Times New Roman" w:hAnsi="Times New Roman" w:cs="Times New Roman"/>
          <w:sz w:val="28"/>
          <w:szCs w:val="28"/>
        </w:rPr>
        <w:t>«Работа» для бригады определяется путём проверки наличия бригады с РД в статусе «В работе».</w:t>
      </w:r>
    </w:p>
    <w:p w14:paraId="16DE469B" w14:textId="23E723F2" w:rsidR="002B29D9" w:rsidRDefault="008927F6" w:rsidP="002B29D9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00AF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«Простой» для бригады </w:t>
      </w:r>
      <w:r w:rsidR="00737425">
        <w:rPr>
          <w:rFonts w:ascii="Times New Roman" w:hAnsi="Times New Roman" w:cs="Times New Roman"/>
          <w:sz w:val="28"/>
          <w:szCs w:val="28"/>
        </w:rPr>
        <w:t>определяется</w:t>
      </w:r>
      <w:r>
        <w:rPr>
          <w:rFonts w:ascii="Times New Roman" w:hAnsi="Times New Roman" w:cs="Times New Roman"/>
          <w:sz w:val="28"/>
          <w:szCs w:val="28"/>
        </w:rPr>
        <w:t xml:space="preserve"> по отсутствию у бригады связи с РД в статусе «В работе» но с активной меткой присутствия</w:t>
      </w:r>
      <w:r w:rsidR="002B29D9">
        <w:rPr>
          <w:rFonts w:ascii="Times New Roman" w:hAnsi="Times New Roman" w:cs="Times New Roman"/>
          <w:sz w:val="28"/>
          <w:szCs w:val="28"/>
        </w:rPr>
        <w:t>. Если в бригаде не был обнаружен работник с правами ОРР или Производитель, но метки присутствия установлены, статус также устанавливается.</w:t>
      </w:r>
    </w:p>
    <w:p w14:paraId="1A5B1D67" w14:textId="755AB894" w:rsidR="008927F6" w:rsidRDefault="00B500AF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927F6">
        <w:rPr>
          <w:rFonts w:ascii="Times New Roman" w:hAnsi="Times New Roman" w:cs="Times New Roman"/>
          <w:sz w:val="28"/>
          <w:szCs w:val="28"/>
        </w:rPr>
        <w:t xml:space="preserve"> «Отдых» определяется для бригады, сотрудники которой без активной метки присутствия.</w:t>
      </w:r>
    </w:p>
    <w:p w14:paraId="70CF1017" w14:textId="1891F17C" w:rsidR="00F240B2" w:rsidRDefault="00F240B2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предварительно приведены </w:t>
      </w:r>
      <w:r w:rsidR="004347BB">
        <w:rPr>
          <w:rFonts w:ascii="Times New Roman" w:hAnsi="Times New Roman" w:cs="Times New Roman"/>
          <w:sz w:val="28"/>
          <w:szCs w:val="28"/>
        </w:rPr>
        <w:t>возможные варианты</w:t>
      </w:r>
      <w:r>
        <w:rPr>
          <w:rFonts w:ascii="Times New Roman" w:hAnsi="Times New Roman" w:cs="Times New Roman"/>
          <w:sz w:val="28"/>
          <w:szCs w:val="28"/>
        </w:rPr>
        <w:t xml:space="preserve"> состояния бригад </w:t>
      </w:r>
      <w:r w:rsidR="004347BB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r>
        <w:rPr>
          <w:rFonts w:ascii="Times New Roman" w:hAnsi="Times New Roman" w:cs="Times New Roman"/>
          <w:sz w:val="28"/>
          <w:szCs w:val="28"/>
        </w:rPr>
        <w:t>совокупност</w:t>
      </w:r>
      <w:r w:rsidR="004347BB">
        <w:rPr>
          <w:rFonts w:ascii="Times New Roman" w:hAnsi="Times New Roman" w:cs="Times New Roman"/>
          <w:sz w:val="28"/>
          <w:szCs w:val="28"/>
        </w:rPr>
        <w:t>ью</w:t>
      </w:r>
      <w:r>
        <w:rPr>
          <w:rFonts w:ascii="Times New Roman" w:hAnsi="Times New Roman" w:cs="Times New Roman"/>
          <w:sz w:val="28"/>
          <w:szCs w:val="28"/>
        </w:rPr>
        <w:t xml:space="preserve"> их статусов:</w:t>
      </w:r>
    </w:p>
    <w:p w14:paraId="6FD070F3" w14:textId="375E7387" w:rsidR="00F240B2" w:rsidRDefault="00F240B2" w:rsidP="0032788C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73D0D">
        <w:rPr>
          <w:rFonts w:ascii="Times New Roman" w:hAnsi="Times New Roman" w:cs="Times New Roman"/>
          <w:b/>
          <w:bCs/>
          <w:sz w:val="28"/>
          <w:szCs w:val="28"/>
        </w:rPr>
        <w:t>Без статусов</w:t>
      </w:r>
      <w:r w:rsidR="006A08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A081F">
        <w:rPr>
          <w:rFonts w:ascii="Times New Roman" w:hAnsi="Times New Roman" w:cs="Times New Roman"/>
          <w:sz w:val="28"/>
          <w:szCs w:val="28"/>
        </w:rPr>
        <w:t>(Применимо только к штатным):</w:t>
      </w:r>
    </w:p>
    <w:p w14:paraId="2F4E9E3B" w14:textId="5C210DFA" w:rsidR="00F240B2" w:rsidRDefault="00F240B2" w:rsidP="006A081F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Бригада разделилась на суббригады</w:t>
      </w:r>
      <w:r w:rsidR="006A081F">
        <w:rPr>
          <w:rFonts w:ascii="Times New Roman" w:hAnsi="Times New Roman" w:cs="Times New Roman"/>
          <w:sz w:val="28"/>
          <w:szCs w:val="28"/>
        </w:rPr>
        <w:t>.</w:t>
      </w:r>
    </w:p>
    <w:p w14:paraId="3033CE13" w14:textId="50C38040" w:rsidR="00F240B2" w:rsidRDefault="00F240B2" w:rsidP="006A081F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73D0D">
        <w:rPr>
          <w:rFonts w:ascii="Times New Roman" w:hAnsi="Times New Roman" w:cs="Times New Roman"/>
          <w:b/>
          <w:bCs/>
          <w:sz w:val="28"/>
          <w:szCs w:val="28"/>
        </w:rPr>
        <w:t>Готова к работе. В работе</w:t>
      </w:r>
      <w:r w:rsidR="006A08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A081F">
        <w:rPr>
          <w:rFonts w:ascii="Times New Roman" w:hAnsi="Times New Roman" w:cs="Times New Roman"/>
          <w:sz w:val="28"/>
          <w:szCs w:val="28"/>
        </w:rPr>
        <w:t>(Применимо к штатной и суббригаде):</w:t>
      </w:r>
    </w:p>
    <w:p w14:paraId="6432976F" w14:textId="7B221139" w:rsidR="00F240B2" w:rsidRDefault="00F240B2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Вся бригада в РД. Метки присутствия у всех. Найден ОРР или Производитель. Бригада больше 1.</w:t>
      </w:r>
    </w:p>
    <w:p w14:paraId="4AF14436" w14:textId="669B6C1A" w:rsidR="00F240B2" w:rsidRDefault="00F240B2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73D0D">
        <w:rPr>
          <w:rFonts w:ascii="Times New Roman" w:hAnsi="Times New Roman" w:cs="Times New Roman"/>
          <w:b/>
          <w:bCs/>
          <w:sz w:val="28"/>
          <w:szCs w:val="28"/>
        </w:rPr>
        <w:t>Готова к работе. Простой</w:t>
      </w:r>
      <w:r w:rsidR="006A08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A081F">
        <w:rPr>
          <w:rFonts w:ascii="Times New Roman" w:hAnsi="Times New Roman" w:cs="Times New Roman"/>
          <w:sz w:val="28"/>
          <w:szCs w:val="28"/>
        </w:rPr>
        <w:t>(Применимо к штатной и суббригаде):</w:t>
      </w:r>
    </w:p>
    <w:p w14:paraId="6AE9CD12" w14:textId="64FBBD01" w:rsidR="00F240B2" w:rsidRDefault="00F240B2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Бригада не в РД. Метки присутствия у всех. Найден ОРР или Производитель. Бригада больше 1.</w:t>
      </w:r>
    </w:p>
    <w:p w14:paraId="43654E85" w14:textId="04CCF841" w:rsidR="00F240B2" w:rsidRDefault="00F240B2" w:rsidP="00F73D0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2788C" w:rsidRPr="00F73D0D">
        <w:rPr>
          <w:rFonts w:ascii="Times New Roman" w:hAnsi="Times New Roman" w:cs="Times New Roman"/>
          <w:b/>
          <w:bCs/>
          <w:sz w:val="28"/>
          <w:szCs w:val="28"/>
        </w:rPr>
        <w:t>Не готова. Отдых</w:t>
      </w:r>
      <w:r w:rsidR="006A081F">
        <w:rPr>
          <w:rFonts w:ascii="Times New Roman" w:hAnsi="Times New Roman" w:cs="Times New Roman"/>
          <w:sz w:val="28"/>
          <w:szCs w:val="28"/>
        </w:rPr>
        <w:t>(Применимо к штатной и суббригаде):</w:t>
      </w:r>
    </w:p>
    <w:p w14:paraId="2A8BB9BE" w14:textId="465C92D4" w:rsidR="0032788C" w:rsidRDefault="0032788C" w:rsidP="00F73D0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Бригада не в РД. Метки присутствия отсутствуют.</w:t>
      </w:r>
    </w:p>
    <w:p w14:paraId="27C12D27" w14:textId="209CF0B9" w:rsidR="0032788C" w:rsidRDefault="0032788C" w:rsidP="0032788C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F3990">
        <w:rPr>
          <w:rFonts w:ascii="Times New Roman" w:hAnsi="Times New Roman" w:cs="Times New Roman"/>
          <w:b/>
          <w:bCs/>
          <w:sz w:val="28"/>
          <w:szCs w:val="28"/>
        </w:rPr>
        <w:t xml:space="preserve">Не готова. </w:t>
      </w:r>
      <w:r>
        <w:rPr>
          <w:rFonts w:ascii="Times New Roman" w:hAnsi="Times New Roman" w:cs="Times New Roman"/>
          <w:b/>
          <w:bCs/>
          <w:sz w:val="28"/>
          <w:szCs w:val="28"/>
        </w:rPr>
        <w:t>Простой</w:t>
      </w:r>
      <w:r w:rsidR="006A081F">
        <w:rPr>
          <w:rFonts w:ascii="Times New Roman" w:hAnsi="Times New Roman" w:cs="Times New Roman"/>
          <w:sz w:val="28"/>
          <w:szCs w:val="28"/>
        </w:rPr>
        <w:t>(Применимо к штатной и суббригаде):</w:t>
      </w:r>
    </w:p>
    <w:p w14:paraId="3AD455D1" w14:textId="4865511E" w:rsidR="00F240B2" w:rsidRDefault="0032788C" w:rsidP="0032788C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Бригада не в РД. Метки присутствия у всех. ОРР или Производитель не определён</w:t>
      </w:r>
      <w:r w:rsidR="00D90602">
        <w:rPr>
          <w:rFonts w:ascii="Times New Roman" w:hAnsi="Times New Roman" w:cs="Times New Roman"/>
          <w:sz w:val="28"/>
          <w:szCs w:val="28"/>
        </w:rPr>
        <w:t xml:space="preserve"> или бригада состоит из одного сотрудника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CC277E" w14:textId="7EECFFF3" w:rsidR="00F44B14" w:rsidRDefault="00F240B2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4B14">
        <w:rPr>
          <w:rFonts w:ascii="Times New Roman" w:hAnsi="Times New Roman" w:cs="Times New Roman"/>
          <w:sz w:val="28"/>
          <w:szCs w:val="28"/>
        </w:rPr>
        <w:t>При работе системы по определению статусов приняты огр</w:t>
      </w:r>
      <w:r w:rsidR="00085559">
        <w:rPr>
          <w:rFonts w:ascii="Times New Roman" w:hAnsi="Times New Roman" w:cs="Times New Roman"/>
          <w:sz w:val="28"/>
          <w:szCs w:val="28"/>
        </w:rPr>
        <w:t>а</w:t>
      </w:r>
      <w:r w:rsidR="00F44B14">
        <w:rPr>
          <w:rFonts w:ascii="Times New Roman" w:hAnsi="Times New Roman" w:cs="Times New Roman"/>
          <w:sz w:val="28"/>
          <w:szCs w:val="28"/>
        </w:rPr>
        <w:t>ничения:</w:t>
      </w:r>
    </w:p>
    <w:p w14:paraId="4DA276E6" w14:textId="55411426" w:rsidR="00F44B14" w:rsidRDefault="00F44B14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сотрудники определённые как задействованые в РД, по умолчанию считаются с меткой присутствия. Данное ограничение принято в виду того, что метка присутствия должна проверяться при переводе РД из статуса «Выдан» в статус «В работе».</w:t>
      </w:r>
    </w:p>
    <w:p w14:paraId="336164E7" w14:textId="3D21F83E" w:rsidR="00A962F3" w:rsidRDefault="00A962F3" w:rsidP="00A962F3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  </w:t>
      </w:r>
      <w:r w:rsidR="00203EED">
        <w:rPr>
          <w:rFonts w:ascii="Times New Roman" w:hAnsi="Times New Roman" w:cs="Times New Roman"/>
          <w:sz w:val="28"/>
          <w:szCs w:val="28"/>
        </w:rPr>
        <w:t>считается, что бригада определённая по РД, по умолчанию имеет в своём составе ОРР или Производителя.</w:t>
      </w:r>
    </w:p>
    <w:p w14:paraId="5B3D44AE" w14:textId="477A2A73" w:rsidR="00203EED" w:rsidRPr="00F73D0D" w:rsidRDefault="00203EED" w:rsidP="00A962F3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 штатной бригаде всегда есть сотрудник с правом ОРР или Производитель</w:t>
      </w:r>
      <w:r w:rsidR="00D90602">
        <w:rPr>
          <w:rFonts w:ascii="Times New Roman" w:hAnsi="Times New Roman" w:cs="Times New Roman"/>
          <w:sz w:val="28"/>
          <w:szCs w:val="28"/>
        </w:rPr>
        <w:t xml:space="preserve"> и в бригаде больше 1 сотрудника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318087" w14:textId="3E46B534" w:rsidR="00EC5867" w:rsidRDefault="00EC5867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делении штатных бригад на суббригады, у штатной бригады статусы не определяются и не выводятся в отчёт.</w:t>
      </w:r>
    </w:p>
    <w:p w14:paraId="39A25758" w14:textId="4E073810" w:rsidR="00203EED" w:rsidRDefault="00203EED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определении статусов бригад не рассматриваются РД вида «Работы по текущей эксплуатации» и «Поручения»</w:t>
      </w:r>
    </w:p>
    <w:p w14:paraId="43E3812A" w14:textId="76291EFC" w:rsidR="005E13C8" w:rsidRDefault="005E13C8" w:rsidP="00AA40DD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поле «Ответственный руководитель/Производитель» выводится фамилия работника, если он определён таковым. </w:t>
      </w:r>
      <w:r w:rsidR="003F22ED">
        <w:rPr>
          <w:rFonts w:ascii="Times New Roman" w:hAnsi="Times New Roman" w:cs="Times New Roman"/>
          <w:sz w:val="28"/>
          <w:szCs w:val="28"/>
        </w:rPr>
        <w:t xml:space="preserve">При нажатии на ФИО, появляется окно с данными указанного сотрудника. </w:t>
      </w:r>
      <w:r>
        <w:rPr>
          <w:rFonts w:ascii="Times New Roman" w:hAnsi="Times New Roman" w:cs="Times New Roman"/>
          <w:sz w:val="28"/>
          <w:szCs w:val="28"/>
        </w:rPr>
        <w:t xml:space="preserve">Если в бригаде нет такого работника, поле остаётся пустым. </w:t>
      </w:r>
    </w:p>
    <w:p w14:paraId="70ECE38D" w14:textId="1BC3B3A7" w:rsidR="008927F6" w:rsidRDefault="008927F6" w:rsidP="00F73D0D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формируется в онлайн режиме, каждый раз переопределяя количество бригад и суббригад и их статусы.</w:t>
      </w:r>
    </w:p>
    <w:p w14:paraId="69CF1078" w14:textId="7040F7A4" w:rsidR="003F6027" w:rsidRDefault="003F6027" w:rsidP="003F602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отчёте предусмотрена выгрузка отчёта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в том же виде, как на рабочем экране.</w:t>
      </w:r>
    </w:p>
    <w:p w14:paraId="07693FF3" w14:textId="23886643" w:rsidR="00F44B14" w:rsidRPr="00C06B52" w:rsidRDefault="00F44B14" w:rsidP="00F73D0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F7AA516" w14:textId="065223F2" w:rsidR="00154D8C" w:rsidRDefault="00406290" w:rsidP="00650AA7">
      <w:pPr>
        <w:pStyle w:val="a3"/>
        <w:numPr>
          <w:ilvl w:val="0"/>
          <w:numId w:val="2"/>
        </w:numPr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8176C7">
        <w:rPr>
          <w:rFonts w:ascii="Times New Roman" w:hAnsi="Times New Roman" w:cs="Times New Roman"/>
          <w:b/>
          <w:bCs/>
          <w:sz w:val="28"/>
          <w:szCs w:val="28"/>
        </w:rPr>
        <w:t>Автоматизация процесса фо</w:t>
      </w:r>
      <w:r w:rsidR="00154D8C" w:rsidRPr="008176C7">
        <w:rPr>
          <w:rFonts w:ascii="Times New Roman" w:hAnsi="Times New Roman" w:cs="Times New Roman"/>
          <w:b/>
          <w:bCs/>
          <w:sz w:val="28"/>
          <w:szCs w:val="28"/>
        </w:rPr>
        <w:t>рмировани</w:t>
      </w:r>
      <w:r w:rsidRPr="008176C7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="00154D8C" w:rsidRPr="008176C7">
        <w:rPr>
          <w:rFonts w:ascii="Times New Roman" w:hAnsi="Times New Roman" w:cs="Times New Roman"/>
          <w:b/>
          <w:bCs/>
          <w:sz w:val="28"/>
          <w:szCs w:val="28"/>
        </w:rPr>
        <w:t xml:space="preserve"> отчёта «Ежедневный </w:t>
      </w:r>
      <w:r w:rsidR="00737425" w:rsidRPr="008176C7">
        <w:rPr>
          <w:rFonts w:ascii="Times New Roman" w:hAnsi="Times New Roman" w:cs="Times New Roman"/>
          <w:b/>
          <w:bCs/>
          <w:sz w:val="28"/>
          <w:szCs w:val="28"/>
        </w:rPr>
        <w:t>контроль</w:t>
      </w:r>
      <w:r w:rsidR="00154D8C" w:rsidRPr="008176C7">
        <w:rPr>
          <w:rFonts w:ascii="Times New Roman" w:hAnsi="Times New Roman" w:cs="Times New Roman"/>
          <w:b/>
          <w:bCs/>
          <w:sz w:val="28"/>
          <w:szCs w:val="28"/>
        </w:rPr>
        <w:t xml:space="preserve"> состава бригад»</w:t>
      </w:r>
    </w:p>
    <w:p w14:paraId="1839A4BA" w14:textId="6AF7371E" w:rsidR="003F5A9B" w:rsidRPr="00836B69" w:rsidRDefault="00836B69" w:rsidP="002F265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6B69">
        <w:rPr>
          <w:rFonts w:ascii="Times New Roman" w:hAnsi="Times New Roman" w:cs="Times New Roman"/>
          <w:sz w:val="28"/>
          <w:szCs w:val="28"/>
        </w:rPr>
        <w:t xml:space="preserve">Данный отчёт позволяет сформировать информацию по штатной численности бригад, в том числе их составу как персоналом, так и </w:t>
      </w:r>
      <w:r w:rsidRPr="00836B69">
        <w:rPr>
          <w:rFonts w:ascii="Times New Roman" w:hAnsi="Times New Roman" w:cs="Times New Roman"/>
          <w:sz w:val="28"/>
          <w:szCs w:val="28"/>
        </w:rPr>
        <w:lastRenderedPageBreak/>
        <w:t>транспортом</w:t>
      </w:r>
      <w:r>
        <w:rPr>
          <w:rFonts w:ascii="Times New Roman" w:hAnsi="Times New Roman" w:cs="Times New Roman"/>
          <w:sz w:val="28"/>
          <w:szCs w:val="28"/>
        </w:rPr>
        <w:t xml:space="preserve"> и по готовым к работе бригадам в той же аналитике. Пример отчёта приведён на </w:t>
      </w:r>
      <w:r w:rsidR="002A4D44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исунке 7.</w:t>
      </w:r>
    </w:p>
    <w:p w14:paraId="41CF302A" w14:textId="77777777" w:rsidR="00836B69" w:rsidRDefault="00836B69" w:rsidP="00836B69">
      <w:pPr>
        <w:keepNext/>
        <w:jc w:val="center"/>
      </w:pPr>
      <w:r w:rsidRPr="0060314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E20CF5C" wp14:editId="0BBFD045">
            <wp:extent cx="4094372" cy="2675019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8556" cy="267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84BC" w14:textId="48A9E39D" w:rsidR="003F5A9B" w:rsidRPr="00836B69" w:rsidRDefault="00836B69" w:rsidP="00836B69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E77B05">
        <w:fldChar w:fldCharType="begin"/>
      </w:r>
      <w:r w:rsidR="00E77B05">
        <w:instrText xml:space="preserve"> SEQ Рисунок \* ARABIC </w:instrText>
      </w:r>
      <w:r w:rsidR="00E77B05">
        <w:fldChar w:fldCharType="separate"/>
      </w:r>
      <w:r w:rsidR="00A627A2">
        <w:rPr>
          <w:noProof/>
        </w:rPr>
        <w:t>7</w:t>
      </w:r>
      <w:r w:rsidR="00E77B05">
        <w:rPr>
          <w:noProof/>
        </w:rPr>
        <w:fldChar w:fldCharType="end"/>
      </w:r>
      <w:r>
        <w:t>- Отчёт "Ежедневный контроль состава бригад"</w:t>
      </w:r>
    </w:p>
    <w:p w14:paraId="05C41516" w14:textId="0BAACD64" w:rsidR="003F5A9B" w:rsidRPr="00836B69" w:rsidRDefault="00836B69" w:rsidP="002F265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6B69">
        <w:rPr>
          <w:rFonts w:ascii="Times New Roman" w:hAnsi="Times New Roman" w:cs="Times New Roman"/>
          <w:sz w:val="28"/>
          <w:szCs w:val="28"/>
        </w:rPr>
        <w:t>Отчёт представляет собой таблицу с полями:</w:t>
      </w:r>
    </w:p>
    <w:p w14:paraId="32962E46" w14:textId="0C3D20FA" w:rsidR="00836B69" w:rsidRPr="00836B69" w:rsidRDefault="00836B69" w:rsidP="002F265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6B69">
        <w:rPr>
          <w:rFonts w:ascii="Times New Roman" w:hAnsi="Times New Roman" w:cs="Times New Roman"/>
          <w:sz w:val="28"/>
          <w:szCs w:val="28"/>
        </w:rPr>
        <w:t>- Филиал</w:t>
      </w:r>
    </w:p>
    <w:p w14:paraId="521A646D" w14:textId="6DAB5917" w:rsidR="00836B69" w:rsidRPr="00836B69" w:rsidRDefault="00836B69" w:rsidP="002F265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6B69">
        <w:rPr>
          <w:rFonts w:ascii="Times New Roman" w:hAnsi="Times New Roman" w:cs="Times New Roman"/>
          <w:sz w:val="28"/>
          <w:szCs w:val="28"/>
        </w:rPr>
        <w:t>- Подразделение</w:t>
      </w:r>
    </w:p>
    <w:p w14:paraId="6185BB45" w14:textId="24B92032" w:rsidR="00836B69" w:rsidRDefault="00836B69" w:rsidP="002F265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6B69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Штатное кол</w:t>
      </w:r>
      <w:r w:rsidR="002F2653">
        <w:rPr>
          <w:rFonts w:ascii="Times New Roman" w:hAnsi="Times New Roman" w:cs="Times New Roman"/>
          <w:sz w:val="28"/>
          <w:szCs w:val="28"/>
        </w:rPr>
        <w:t>ичест</w:t>
      </w:r>
      <w:r>
        <w:rPr>
          <w:rFonts w:ascii="Times New Roman" w:hAnsi="Times New Roman" w:cs="Times New Roman"/>
          <w:sz w:val="28"/>
          <w:szCs w:val="28"/>
        </w:rPr>
        <w:t>во бригад</w:t>
      </w:r>
    </w:p>
    <w:p w14:paraId="6F494D6E" w14:textId="729154EE" w:rsidR="00836B69" w:rsidRDefault="00836B69" w:rsidP="002F265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Штатное количество человек</w:t>
      </w:r>
    </w:p>
    <w:p w14:paraId="4C742572" w14:textId="40DCAA86" w:rsidR="00836B69" w:rsidRDefault="00836B69" w:rsidP="002F265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Штатное количество техники</w:t>
      </w:r>
    </w:p>
    <w:p w14:paraId="6C86A8F3" w14:textId="0E313DBC" w:rsidR="00836B69" w:rsidRDefault="00836B69" w:rsidP="002F265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0A26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Бригад готовых к работе</w:t>
      </w:r>
    </w:p>
    <w:p w14:paraId="3D7BFFBE" w14:textId="34A71402" w:rsidR="00836B69" w:rsidRDefault="00836B69" w:rsidP="002F265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Человек готовых к работе</w:t>
      </w:r>
    </w:p>
    <w:p w14:paraId="08B75D28" w14:textId="751E97E9" w:rsidR="00836B69" w:rsidRDefault="000A2684" w:rsidP="002F265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36B69">
        <w:rPr>
          <w:rFonts w:ascii="Times New Roman" w:hAnsi="Times New Roman" w:cs="Times New Roman"/>
          <w:sz w:val="28"/>
          <w:szCs w:val="28"/>
        </w:rPr>
        <w:t>Техники готовой к работе</w:t>
      </w:r>
    </w:p>
    <w:p w14:paraId="23253A8B" w14:textId="55823A4C" w:rsidR="00836B69" w:rsidRDefault="00836B69" w:rsidP="002F265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формируется в разрезе </w:t>
      </w:r>
      <w:r w:rsidR="002F2653">
        <w:rPr>
          <w:rFonts w:ascii="Times New Roman" w:hAnsi="Times New Roman" w:cs="Times New Roman"/>
          <w:sz w:val="28"/>
          <w:szCs w:val="28"/>
        </w:rPr>
        <w:t xml:space="preserve">подразделений </w:t>
      </w:r>
      <w:r>
        <w:rPr>
          <w:rFonts w:ascii="Times New Roman" w:hAnsi="Times New Roman" w:cs="Times New Roman"/>
          <w:sz w:val="28"/>
          <w:szCs w:val="28"/>
        </w:rPr>
        <w:t>оргструктуры</w:t>
      </w:r>
      <w:r w:rsidR="002F2653">
        <w:rPr>
          <w:rFonts w:ascii="Times New Roman" w:hAnsi="Times New Roman" w:cs="Times New Roman"/>
          <w:sz w:val="28"/>
          <w:szCs w:val="28"/>
        </w:rPr>
        <w:t xml:space="preserve">. Перечень подразделений определяется по наличию данных о штатных бригадах(чтобы исключить вывод в отчёт </w:t>
      </w:r>
      <w:r w:rsidR="00C743AE">
        <w:rPr>
          <w:rFonts w:ascii="Times New Roman" w:hAnsi="Times New Roman" w:cs="Times New Roman"/>
          <w:sz w:val="28"/>
          <w:szCs w:val="28"/>
        </w:rPr>
        <w:t>подразделения,</w:t>
      </w:r>
      <w:r w:rsidR="002F2653">
        <w:rPr>
          <w:rFonts w:ascii="Times New Roman" w:hAnsi="Times New Roman" w:cs="Times New Roman"/>
          <w:sz w:val="28"/>
          <w:szCs w:val="28"/>
        </w:rPr>
        <w:t xml:space="preserve"> не имеющие бригад).</w:t>
      </w:r>
    </w:p>
    <w:p w14:paraId="5D98B6F4" w14:textId="223F1643" w:rsidR="002F2653" w:rsidRDefault="002F2653" w:rsidP="002F265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поля филиал определяется по подразделению. </w:t>
      </w:r>
    </w:p>
    <w:p w14:paraId="4893E055" w14:textId="6EF86339" w:rsidR="002F2653" w:rsidRDefault="000A2684" w:rsidP="002F265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 поля</w:t>
      </w:r>
      <w:r w:rsidR="002F26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2F2653">
        <w:rPr>
          <w:rFonts w:ascii="Times New Roman" w:hAnsi="Times New Roman" w:cs="Times New Roman"/>
          <w:sz w:val="28"/>
          <w:szCs w:val="28"/>
        </w:rPr>
        <w:t>Штатное кол-во бригад</w:t>
      </w:r>
      <w:r>
        <w:rPr>
          <w:rFonts w:ascii="Times New Roman" w:hAnsi="Times New Roman" w:cs="Times New Roman"/>
          <w:sz w:val="28"/>
          <w:szCs w:val="28"/>
        </w:rPr>
        <w:t>»</w:t>
      </w:r>
      <w:r w:rsidR="002F26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определяется по справочнику штатных бригад и </w:t>
      </w:r>
      <w:r w:rsidR="002F2653">
        <w:rPr>
          <w:rFonts w:ascii="Times New Roman" w:hAnsi="Times New Roman" w:cs="Times New Roman"/>
          <w:sz w:val="28"/>
          <w:szCs w:val="28"/>
        </w:rPr>
        <w:t xml:space="preserve">выводится суммарное </w:t>
      </w:r>
      <w:r>
        <w:rPr>
          <w:rFonts w:ascii="Times New Roman" w:hAnsi="Times New Roman" w:cs="Times New Roman"/>
          <w:sz w:val="28"/>
          <w:szCs w:val="28"/>
        </w:rPr>
        <w:t xml:space="preserve">их </w:t>
      </w:r>
      <w:r w:rsidR="00C743AE">
        <w:rPr>
          <w:rFonts w:ascii="Times New Roman" w:hAnsi="Times New Roman" w:cs="Times New Roman"/>
          <w:sz w:val="28"/>
          <w:szCs w:val="28"/>
        </w:rPr>
        <w:t>количество</w:t>
      </w:r>
      <w:r w:rsidR="002F2653">
        <w:rPr>
          <w:rFonts w:ascii="Times New Roman" w:hAnsi="Times New Roman" w:cs="Times New Roman"/>
          <w:sz w:val="28"/>
          <w:szCs w:val="28"/>
        </w:rPr>
        <w:t>, относящихся к этому подразделению</w:t>
      </w:r>
      <w:r w:rsidR="008F5CF3">
        <w:rPr>
          <w:rFonts w:ascii="Times New Roman" w:hAnsi="Times New Roman" w:cs="Times New Roman"/>
          <w:sz w:val="28"/>
          <w:szCs w:val="28"/>
        </w:rPr>
        <w:t xml:space="preserve"> без учёта выполненых операций по командированию бригад и фиксации метки присутствия</w:t>
      </w:r>
      <w:r w:rsidR="002F265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Значение п</w:t>
      </w:r>
      <w:r w:rsidR="002F2653">
        <w:rPr>
          <w:rFonts w:ascii="Times New Roman" w:hAnsi="Times New Roman" w:cs="Times New Roman"/>
          <w:sz w:val="28"/>
          <w:szCs w:val="28"/>
        </w:rPr>
        <w:t>ол</w:t>
      </w:r>
      <w:r>
        <w:rPr>
          <w:rFonts w:ascii="Times New Roman" w:hAnsi="Times New Roman" w:cs="Times New Roman"/>
          <w:sz w:val="28"/>
          <w:szCs w:val="28"/>
        </w:rPr>
        <w:t>ей</w:t>
      </w:r>
      <w:r w:rsidR="002F2653">
        <w:rPr>
          <w:rFonts w:ascii="Times New Roman" w:hAnsi="Times New Roman" w:cs="Times New Roman"/>
          <w:sz w:val="28"/>
          <w:szCs w:val="28"/>
        </w:rPr>
        <w:t xml:space="preserve"> «Штатное количество человек» и «Штатное количество техники» определяется из состава отобранных по подразделению штатных бригад.</w:t>
      </w:r>
    </w:p>
    <w:p w14:paraId="2E9D5010" w14:textId="33636434" w:rsidR="000A2684" w:rsidRDefault="000A2684" w:rsidP="000A268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 поля «Бригад готовых к работе» определяется по алгоритму, описанному в разделе 2.2.</w:t>
      </w:r>
      <w:r w:rsidR="00E670B3" w:rsidRPr="00E670B3">
        <w:rPr>
          <w:rFonts w:ascii="Times New Roman" w:hAnsi="Times New Roman" w:cs="Times New Roman"/>
          <w:sz w:val="28"/>
          <w:szCs w:val="28"/>
        </w:rPr>
        <w:t xml:space="preserve"> </w:t>
      </w:r>
      <w:r w:rsidR="00BE2308">
        <w:rPr>
          <w:rFonts w:ascii="Times New Roman" w:hAnsi="Times New Roman" w:cs="Times New Roman"/>
          <w:sz w:val="28"/>
          <w:szCs w:val="28"/>
        </w:rPr>
        <w:t>со статусом,</w:t>
      </w:r>
      <w:r w:rsidR="00E670B3">
        <w:rPr>
          <w:rFonts w:ascii="Times New Roman" w:hAnsi="Times New Roman" w:cs="Times New Roman"/>
          <w:sz w:val="28"/>
          <w:szCs w:val="28"/>
        </w:rPr>
        <w:t xml:space="preserve"> определённым как готова к работе</w:t>
      </w:r>
      <w:r>
        <w:rPr>
          <w:rFonts w:ascii="Times New Roman" w:hAnsi="Times New Roman" w:cs="Times New Roman"/>
          <w:sz w:val="28"/>
          <w:szCs w:val="28"/>
        </w:rPr>
        <w:t>.</w:t>
      </w:r>
      <w:r w:rsidR="0039428B">
        <w:rPr>
          <w:rFonts w:ascii="Times New Roman" w:hAnsi="Times New Roman" w:cs="Times New Roman"/>
          <w:sz w:val="28"/>
          <w:szCs w:val="28"/>
        </w:rPr>
        <w:t xml:space="preserve"> Перечень рассматриваемых бригад рассматривается как в разрезе штатных, определённых к подразделению, так и командированых, прикомандированных к нему.</w:t>
      </w:r>
      <w:r>
        <w:rPr>
          <w:rFonts w:ascii="Times New Roman" w:hAnsi="Times New Roman" w:cs="Times New Roman"/>
          <w:sz w:val="28"/>
          <w:szCs w:val="28"/>
        </w:rPr>
        <w:t xml:space="preserve"> Значение полей «Человек готовых к работе» и «Техники готовой к </w:t>
      </w:r>
      <w:r>
        <w:rPr>
          <w:rFonts w:ascii="Times New Roman" w:hAnsi="Times New Roman" w:cs="Times New Roman"/>
          <w:sz w:val="28"/>
          <w:szCs w:val="28"/>
        </w:rPr>
        <w:lastRenderedPageBreak/>
        <w:t>работе» определяется из состава отобранных по подразделению бригад готовых к работе.</w:t>
      </w:r>
    </w:p>
    <w:p w14:paraId="347B208C" w14:textId="47D1B30B" w:rsidR="00B36609" w:rsidRPr="00C06B52" w:rsidRDefault="00C113F8" w:rsidP="00B36609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отчете предусмотрена фильтрация. </w:t>
      </w:r>
      <w:r w:rsidR="00B36609">
        <w:rPr>
          <w:rFonts w:ascii="Times New Roman" w:hAnsi="Times New Roman" w:cs="Times New Roman"/>
          <w:sz w:val="28"/>
          <w:szCs w:val="28"/>
        </w:rPr>
        <w:t>Фильтрация предусмотрена по полям «Филиал» и «Подразделение» с возможностью множественного выбора.</w:t>
      </w:r>
      <w:r w:rsidR="00C06B52" w:rsidRPr="00F73D0D">
        <w:rPr>
          <w:rFonts w:ascii="Times New Roman" w:hAnsi="Times New Roman" w:cs="Times New Roman"/>
          <w:sz w:val="28"/>
          <w:szCs w:val="28"/>
        </w:rPr>
        <w:t xml:space="preserve"> </w:t>
      </w:r>
      <w:r w:rsidR="00C06B52">
        <w:rPr>
          <w:rFonts w:ascii="Times New Roman" w:hAnsi="Times New Roman" w:cs="Times New Roman"/>
          <w:sz w:val="28"/>
          <w:szCs w:val="28"/>
        </w:rPr>
        <w:t xml:space="preserve">При выбранном значении в фильтре «Филиал», в фильтре «Подразделение» список выбираемых значений ограничен в соответствии с выбранными значениями.  </w:t>
      </w:r>
    </w:p>
    <w:p w14:paraId="7B66DEB8" w14:textId="3D77AD4C" w:rsidR="00B36609" w:rsidRPr="00C06B52" w:rsidRDefault="00C06B52" w:rsidP="000A268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отчёте предусмотрена выгрузка отчёта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в том же виде, как на рабочем экране.</w:t>
      </w:r>
    </w:p>
    <w:p w14:paraId="28D2E281" w14:textId="5A5578C4" w:rsidR="00272629" w:rsidRPr="008176C7" w:rsidRDefault="00406290" w:rsidP="00650AA7">
      <w:pPr>
        <w:pStyle w:val="a3"/>
        <w:numPr>
          <w:ilvl w:val="0"/>
          <w:numId w:val="2"/>
        </w:numPr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8176C7">
        <w:rPr>
          <w:rFonts w:ascii="Times New Roman" w:hAnsi="Times New Roman" w:cs="Times New Roman"/>
          <w:b/>
          <w:bCs/>
          <w:sz w:val="28"/>
          <w:szCs w:val="28"/>
        </w:rPr>
        <w:t>Автоматизация процесса ф</w:t>
      </w:r>
      <w:r w:rsidR="00272629" w:rsidRPr="008176C7">
        <w:rPr>
          <w:rFonts w:ascii="Times New Roman" w:hAnsi="Times New Roman" w:cs="Times New Roman"/>
          <w:b/>
          <w:bCs/>
          <w:sz w:val="28"/>
          <w:szCs w:val="28"/>
        </w:rPr>
        <w:t>ормировани</w:t>
      </w:r>
      <w:r w:rsidRPr="008176C7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="00272629" w:rsidRPr="008176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4615E" w:rsidRPr="008176C7">
        <w:rPr>
          <w:rFonts w:ascii="Times New Roman" w:hAnsi="Times New Roman" w:cs="Times New Roman"/>
          <w:b/>
          <w:bCs/>
          <w:sz w:val="28"/>
          <w:szCs w:val="28"/>
        </w:rPr>
        <w:t>отчёт</w:t>
      </w:r>
      <w:r w:rsidR="00272629" w:rsidRPr="008176C7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14615E" w:rsidRPr="008176C7">
        <w:rPr>
          <w:rFonts w:ascii="Times New Roman" w:hAnsi="Times New Roman" w:cs="Times New Roman"/>
          <w:b/>
          <w:bCs/>
          <w:sz w:val="28"/>
          <w:szCs w:val="28"/>
        </w:rPr>
        <w:t xml:space="preserve"> «Контроль бригад</w:t>
      </w:r>
      <w:r w:rsidR="00154D8C" w:rsidRPr="008176C7">
        <w:rPr>
          <w:rFonts w:ascii="Times New Roman" w:hAnsi="Times New Roman" w:cs="Times New Roman"/>
          <w:b/>
          <w:bCs/>
          <w:sz w:val="28"/>
          <w:szCs w:val="28"/>
        </w:rPr>
        <w:t xml:space="preserve"> при АВР</w:t>
      </w:r>
      <w:r w:rsidR="0014615E" w:rsidRPr="008176C7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DE6CA29" w14:textId="75EC0D86" w:rsidR="00D05FC4" w:rsidRPr="008176C7" w:rsidRDefault="00D05FC4" w:rsidP="00650AA7">
      <w:pPr>
        <w:pStyle w:val="a3"/>
        <w:numPr>
          <w:ilvl w:val="1"/>
          <w:numId w:val="2"/>
        </w:numPr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8176C7">
        <w:rPr>
          <w:rFonts w:ascii="Times New Roman" w:hAnsi="Times New Roman" w:cs="Times New Roman"/>
          <w:b/>
          <w:bCs/>
          <w:sz w:val="28"/>
          <w:szCs w:val="28"/>
        </w:rPr>
        <w:t xml:space="preserve"> Общая информация</w:t>
      </w:r>
    </w:p>
    <w:p w14:paraId="4903C6CF" w14:textId="1DE0FEA2" w:rsidR="001C46CE" w:rsidRPr="008176C7" w:rsidRDefault="00272629" w:rsidP="00650AA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Данный отчёт позволяет сформировать информацию по списочной численности бригад в разрезе подразделения в разделении на штатные(корневые) бригады и суббригады. </w:t>
      </w:r>
      <w:r w:rsidR="00D05FC4" w:rsidRPr="008176C7">
        <w:rPr>
          <w:rFonts w:ascii="Times New Roman" w:hAnsi="Times New Roman" w:cs="Times New Roman"/>
          <w:sz w:val="28"/>
          <w:szCs w:val="28"/>
        </w:rPr>
        <w:t xml:space="preserve">Также отчёт позволяет оценивать общий объём имеющихся ресурсов, распределение по принадлежности, </w:t>
      </w:r>
      <w:r w:rsidR="00737425" w:rsidRPr="008176C7">
        <w:rPr>
          <w:rFonts w:ascii="Times New Roman" w:hAnsi="Times New Roman" w:cs="Times New Roman"/>
          <w:sz w:val="28"/>
          <w:szCs w:val="28"/>
        </w:rPr>
        <w:t>статус</w:t>
      </w:r>
      <w:r w:rsidR="00D05FC4" w:rsidRPr="008176C7">
        <w:rPr>
          <w:rFonts w:ascii="Times New Roman" w:hAnsi="Times New Roman" w:cs="Times New Roman"/>
          <w:sz w:val="28"/>
          <w:szCs w:val="28"/>
        </w:rPr>
        <w:t xml:space="preserve"> </w:t>
      </w:r>
      <w:r w:rsidR="00737425" w:rsidRPr="008176C7">
        <w:rPr>
          <w:rFonts w:ascii="Times New Roman" w:hAnsi="Times New Roman" w:cs="Times New Roman"/>
          <w:sz w:val="28"/>
          <w:szCs w:val="28"/>
        </w:rPr>
        <w:t>работы</w:t>
      </w:r>
      <w:r w:rsidR="001C46CE" w:rsidRPr="008176C7">
        <w:rPr>
          <w:rFonts w:ascii="Times New Roman" w:hAnsi="Times New Roman" w:cs="Times New Roman"/>
          <w:sz w:val="28"/>
          <w:szCs w:val="28"/>
        </w:rPr>
        <w:t xml:space="preserve"> и отдыха, а также контактные данные старшего по бригаде.</w:t>
      </w:r>
    </w:p>
    <w:p w14:paraId="28F21C7F" w14:textId="1E20E2FF" w:rsidR="0014615E" w:rsidRPr="008176C7" w:rsidRDefault="00272629" w:rsidP="00650AA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Для каждой бригады определены </w:t>
      </w:r>
      <w:r w:rsidR="00737425" w:rsidRPr="008176C7">
        <w:rPr>
          <w:rFonts w:ascii="Times New Roman" w:hAnsi="Times New Roman" w:cs="Times New Roman"/>
          <w:sz w:val="28"/>
          <w:szCs w:val="28"/>
        </w:rPr>
        <w:t>дополнительные</w:t>
      </w:r>
      <w:r w:rsidRPr="008176C7">
        <w:rPr>
          <w:rFonts w:ascii="Times New Roman" w:hAnsi="Times New Roman" w:cs="Times New Roman"/>
          <w:sz w:val="28"/>
          <w:szCs w:val="28"/>
        </w:rPr>
        <w:t xml:space="preserve"> параметры в </w:t>
      </w:r>
      <w:r w:rsidR="00737425" w:rsidRPr="008176C7">
        <w:rPr>
          <w:rFonts w:ascii="Times New Roman" w:hAnsi="Times New Roman" w:cs="Times New Roman"/>
          <w:sz w:val="28"/>
          <w:szCs w:val="28"/>
        </w:rPr>
        <w:t>разрезе</w:t>
      </w:r>
      <w:r w:rsidRPr="008176C7">
        <w:rPr>
          <w:rFonts w:ascii="Times New Roman" w:hAnsi="Times New Roman" w:cs="Times New Roman"/>
          <w:sz w:val="28"/>
          <w:szCs w:val="28"/>
        </w:rPr>
        <w:t xml:space="preserve"> каждой штатной(корневой) и суббригады. К данным параметрам относятся:</w:t>
      </w:r>
    </w:p>
    <w:p w14:paraId="09C279F9" w14:textId="77777777" w:rsidR="00272629" w:rsidRPr="008176C7" w:rsidRDefault="00272629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Блок оргданных подразделения места производства работ»</w:t>
      </w:r>
    </w:p>
    <w:p w14:paraId="04CE0A2C" w14:textId="77777777" w:rsidR="00272629" w:rsidRPr="008176C7" w:rsidRDefault="00272629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Филиал</w:t>
      </w:r>
    </w:p>
    <w:p w14:paraId="6F68DCC0" w14:textId="77777777" w:rsidR="00272629" w:rsidRPr="008176C7" w:rsidRDefault="00272629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РЭС/Служба</w:t>
      </w:r>
    </w:p>
    <w:p w14:paraId="24E99661" w14:textId="7BADA0D8" w:rsidR="00272629" w:rsidRDefault="00272629" w:rsidP="00650AA7">
      <w:pPr>
        <w:pStyle w:val="a3"/>
        <w:ind w:left="0" w:firstLine="567"/>
        <w:jc w:val="both"/>
        <w:rPr>
          <w:ins w:id="90" w:author="Сазанов Илья Сергеевич" w:date="2024-10-14T08:24:00Z"/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Блок «Информации по бригадам»</w:t>
      </w:r>
    </w:p>
    <w:p w14:paraId="4F0081F8" w14:textId="317D1B5B" w:rsidR="00B0587D" w:rsidRPr="008176C7" w:rsidRDefault="00B0587D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ins w:id="91" w:author="Сазанов Илья Сергеевич" w:date="2024-10-14T08:24:00Z">
        <w:r>
          <w:rPr>
            <w:rFonts w:ascii="Times New Roman" w:hAnsi="Times New Roman" w:cs="Times New Roman"/>
            <w:sz w:val="28"/>
            <w:szCs w:val="28"/>
          </w:rPr>
          <w:t>- Наименование бригады. Вывод в формате «Бригада №1</w:t>
        </w:r>
      </w:ins>
      <w:ins w:id="92" w:author="Сазанов Илья Сергеевич" w:date="2024-10-14T08:25:00Z">
        <w:r>
          <w:rPr>
            <w:rFonts w:ascii="Times New Roman" w:hAnsi="Times New Roman" w:cs="Times New Roman"/>
            <w:sz w:val="28"/>
            <w:szCs w:val="28"/>
          </w:rPr>
          <w:t>»</w:t>
        </w:r>
      </w:ins>
    </w:p>
    <w:p w14:paraId="6E7374A3" w14:textId="77777777" w:rsidR="00272629" w:rsidRPr="008176C7" w:rsidRDefault="00272629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ФИО ответственного руководителя работ(производителя)</w:t>
      </w:r>
    </w:p>
    <w:p w14:paraId="5E4E7B50" w14:textId="77777777" w:rsidR="00272629" w:rsidRPr="008176C7" w:rsidRDefault="00272629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Телефон ответственного руководителя работ(производителя)(из карточки сотрудника)</w:t>
      </w:r>
    </w:p>
    <w:p w14:paraId="03DD8DB3" w14:textId="77777777" w:rsidR="00272629" w:rsidRPr="008176C7" w:rsidRDefault="00272629" w:rsidP="00650AA7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Кол-во человек в бригаде (бригада определяется по аналогии с отчётом в п.3 с дальнейшим подсчётом членов бригады по ней)</w:t>
      </w:r>
    </w:p>
    <w:p w14:paraId="6591B323" w14:textId="77777777" w:rsidR="00272629" w:rsidRPr="008176C7" w:rsidRDefault="00272629" w:rsidP="00650AA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- Кол-во единиц техники. </w:t>
      </w:r>
    </w:p>
    <w:p w14:paraId="21923EE0" w14:textId="77777777" w:rsidR="00272629" w:rsidRPr="008176C7" w:rsidRDefault="00272629" w:rsidP="00650AA7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Принадлежность бригады (Собственная, Командированная)</w:t>
      </w:r>
    </w:p>
    <w:p w14:paraId="0282E634" w14:textId="77777777" w:rsidR="00272629" w:rsidRPr="008176C7" w:rsidRDefault="00272629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Статус бригады</w:t>
      </w:r>
    </w:p>
    <w:p w14:paraId="72C60FA9" w14:textId="77777777" w:rsidR="00272629" w:rsidRPr="008176C7" w:rsidRDefault="00272629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Номер бригадного автомобиля</w:t>
      </w:r>
    </w:p>
    <w:p w14:paraId="3353BE22" w14:textId="77777777" w:rsidR="00272629" w:rsidRPr="008176C7" w:rsidRDefault="00272629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Блок «Данные по объекту ремонта» (определяется для бригад в статусе «В работе»)</w:t>
      </w:r>
    </w:p>
    <w:p w14:paraId="2EB1F2F2" w14:textId="77777777" w:rsidR="00272629" w:rsidRPr="008176C7" w:rsidRDefault="00272629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Наименование объекта</w:t>
      </w:r>
    </w:p>
    <w:p w14:paraId="7BC20A86" w14:textId="77777777" w:rsidR="00272629" w:rsidRPr="008176C7" w:rsidRDefault="00272629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Номер разрешительного документа</w:t>
      </w:r>
    </w:p>
    <w:p w14:paraId="5E1AA400" w14:textId="77777777" w:rsidR="00272629" w:rsidRPr="008176C7" w:rsidRDefault="00272629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Дата/время начала работ</w:t>
      </w:r>
    </w:p>
    <w:p w14:paraId="02B10277" w14:textId="36B2D682" w:rsidR="00272629" w:rsidRPr="008176C7" w:rsidRDefault="00272629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- Дата/время завершения работ</w:t>
      </w:r>
    </w:p>
    <w:p w14:paraId="05DC1D1C" w14:textId="11517F23" w:rsidR="001C46CE" w:rsidRPr="00BE2308" w:rsidRDefault="00A3196D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отчёта приведён на Рисунке </w:t>
      </w:r>
      <w:r w:rsidR="002A4D44">
        <w:rPr>
          <w:rFonts w:ascii="Times New Roman" w:hAnsi="Times New Roman" w:cs="Times New Roman"/>
          <w:sz w:val="28"/>
          <w:szCs w:val="28"/>
        </w:rPr>
        <w:t>8</w:t>
      </w:r>
    </w:p>
    <w:p w14:paraId="32B90A82" w14:textId="77777777" w:rsidR="00A3196D" w:rsidRDefault="00A3196D" w:rsidP="00A3196D">
      <w:pPr>
        <w:pStyle w:val="a3"/>
        <w:keepNext/>
        <w:ind w:left="0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0E85B03F" wp14:editId="07FD57FB">
            <wp:extent cx="5940425" cy="16687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804C" w14:textId="7880CF28" w:rsidR="00A3196D" w:rsidRDefault="00A3196D" w:rsidP="00A3196D">
      <w:pPr>
        <w:pStyle w:val="a4"/>
        <w:jc w:val="center"/>
      </w:pPr>
      <w:r>
        <w:t xml:space="preserve">Рисунок </w:t>
      </w:r>
      <w:r w:rsidR="00E77B05">
        <w:fldChar w:fldCharType="begin"/>
      </w:r>
      <w:r w:rsidR="00E77B05">
        <w:instrText xml:space="preserve"> SEQ Рисунок \* ARABIC </w:instrText>
      </w:r>
      <w:r w:rsidR="00E77B05">
        <w:fldChar w:fldCharType="separate"/>
      </w:r>
      <w:r w:rsidR="00A627A2">
        <w:rPr>
          <w:noProof/>
        </w:rPr>
        <w:t>8</w:t>
      </w:r>
      <w:r w:rsidR="00E77B05">
        <w:rPr>
          <w:noProof/>
        </w:rPr>
        <w:fldChar w:fldCharType="end"/>
      </w:r>
      <w:r>
        <w:t xml:space="preserve"> - Отчёт контроль бригад</w:t>
      </w:r>
    </w:p>
    <w:p w14:paraId="009831F6" w14:textId="69C16ABA" w:rsidR="0018720D" w:rsidRDefault="0018720D" w:rsidP="0018720D"/>
    <w:p w14:paraId="3D37D523" w14:textId="77777777" w:rsidR="00C06B52" w:rsidRPr="00C06B52" w:rsidRDefault="0018720D" w:rsidP="00C06B5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отчете предусмотрена фильтрация. Фильтрация предусмотрена по полям «Филиал», «Подразделение», «Командированые/свои», «Статус»  с возможностью множественного выбора. Выбраные значения фильтров выводятся в шапке отчёта, как его параметры.</w:t>
      </w:r>
      <w:r w:rsidR="00C06B52">
        <w:rPr>
          <w:rFonts w:ascii="Times New Roman" w:hAnsi="Times New Roman" w:cs="Times New Roman"/>
          <w:sz w:val="28"/>
          <w:szCs w:val="28"/>
        </w:rPr>
        <w:t xml:space="preserve"> При выбранном значении в фильтре «Филиал», в фильтре «Подразделение» список выбираемых значений ограничен в соответствии с выбранными значениями.  </w:t>
      </w:r>
    </w:p>
    <w:p w14:paraId="6677470C" w14:textId="77777777" w:rsidR="0018720D" w:rsidRDefault="0018720D" w:rsidP="0018720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в конце таблицы предусмотрены промежуточные итоги(итоги) зависимые от работы фильтров. Значения промежуточных итогов определяется только по числовым полям. Остальные поля остаются пустыми. </w:t>
      </w:r>
    </w:p>
    <w:p w14:paraId="2111E535" w14:textId="77777777" w:rsidR="00C06B52" w:rsidRPr="00C06B52" w:rsidRDefault="00C06B52" w:rsidP="00C06B5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отчёте предусмотрена выгрузка отчёта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в том же виде, как на рабочем экране.</w:t>
      </w:r>
    </w:p>
    <w:p w14:paraId="3C2862E6" w14:textId="77777777" w:rsidR="0018720D" w:rsidRPr="00AD0520" w:rsidRDefault="0018720D" w:rsidP="00AD0520"/>
    <w:p w14:paraId="1741EEE3" w14:textId="3F94285D" w:rsidR="001C46CE" w:rsidRPr="008176C7" w:rsidRDefault="001C46CE" w:rsidP="00650AA7">
      <w:pPr>
        <w:pStyle w:val="a3"/>
        <w:numPr>
          <w:ilvl w:val="1"/>
          <w:numId w:val="2"/>
        </w:numPr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6C7">
        <w:rPr>
          <w:rFonts w:ascii="Times New Roman" w:hAnsi="Times New Roman" w:cs="Times New Roman"/>
          <w:b/>
          <w:bCs/>
          <w:sz w:val="28"/>
          <w:szCs w:val="28"/>
        </w:rPr>
        <w:t>Формирование данных в блоке «Оргданные»</w:t>
      </w:r>
    </w:p>
    <w:p w14:paraId="1116C456" w14:textId="77777777" w:rsidR="001C46CE" w:rsidRPr="008176C7" w:rsidRDefault="001C46CE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4D8C2F7" w14:textId="7C421E3A" w:rsidR="00272629" w:rsidRPr="008176C7" w:rsidRDefault="001C46CE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Значение полей «Принадлежность бригады» и «РЭС» определяется из зафиксированной принадлежности в разделе «Учёт бригад». </w:t>
      </w:r>
    </w:p>
    <w:p w14:paraId="0F8E85AB" w14:textId="69AAA87E" w:rsidR="001C46CE" w:rsidRPr="008176C7" w:rsidRDefault="001C46CE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30ECC87" w14:textId="01DCB5EC" w:rsidR="001C46CE" w:rsidRPr="008176C7" w:rsidRDefault="001C46CE" w:rsidP="00650AA7">
      <w:pPr>
        <w:pStyle w:val="a3"/>
        <w:numPr>
          <w:ilvl w:val="1"/>
          <w:numId w:val="2"/>
        </w:numPr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6C7">
        <w:rPr>
          <w:rFonts w:ascii="Times New Roman" w:hAnsi="Times New Roman" w:cs="Times New Roman"/>
          <w:b/>
          <w:bCs/>
          <w:sz w:val="28"/>
          <w:szCs w:val="28"/>
        </w:rPr>
        <w:t>Формирование данных в блоке «Информация по бригадам»</w:t>
      </w:r>
    </w:p>
    <w:p w14:paraId="09A0CD88" w14:textId="5CF28839" w:rsidR="00D05FC4" w:rsidRPr="008176C7" w:rsidRDefault="00D05FC4" w:rsidP="00650AA7">
      <w:pPr>
        <w:pStyle w:val="a3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5F60CABF" w14:textId="2A4EC82A" w:rsidR="001C46CE" w:rsidRPr="008176C7" w:rsidRDefault="001C46CE" w:rsidP="00650AA7">
      <w:pPr>
        <w:pStyle w:val="a3"/>
        <w:numPr>
          <w:ilvl w:val="2"/>
          <w:numId w:val="2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В поле «ФИО» определяется старший по рассматриваемой бригаде(суббригаде). Старший определяется путём поиска в </w:t>
      </w:r>
      <w:r w:rsidR="00F35A9A" w:rsidRPr="008176C7">
        <w:rPr>
          <w:rFonts w:ascii="Times New Roman" w:hAnsi="Times New Roman" w:cs="Times New Roman"/>
          <w:sz w:val="28"/>
          <w:szCs w:val="28"/>
        </w:rPr>
        <w:t>списке работников</w:t>
      </w:r>
      <w:r w:rsidRPr="008176C7">
        <w:rPr>
          <w:rFonts w:ascii="Times New Roman" w:hAnsi="Times New Roman" w:cs="Times New Roman"/>
          <w:sz w:val="28"/>
          <w:szCs w:val="28"/>
        </w:rPr>
        <w:t xml:space="preserve"> бригады, работника с правами «Ответственный руководитель работ» или «Производитель работ». </w:t>
      </w:r>
      <w:r w:rsidR="00F35A9A" w:rsidRPr="008176C7">
        <w:rPr>
          <w:rFonts w:ascii="Times New Roman" w:hAnsi="Times New Roman" w:cs="Times New Roman"/>
          <w:sz w:val="28"/>
          <w:szCs w:val="28"/>
        </w:rPr>
        <w:t>В случае обнаружения обоих вариантов, более старшим считается «Ответственный руководитель работ».</w:t>
      </w:r>
    </w:p>
    <w:p w14:paraId="0F697D24" w14:textId="458B8232" w:rsidR="001C46CE" w:rsidRPr="008176C7" w:rsidRDefault="00DE0476" w:rsidP="00650AA7">
      <w:pPr>
        <w:pStyle w:val="a3"/>
        <w:numPr>
          <w:ilvl w:val="2"/>
          <w:numId w:val="2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В поле </w:t>
      </w:r>
      <w:r w:rsidR="001C46CE" w:rsidRPr="008176C7">
        <w:rPr>
          <w:rFonts w:ascii="Times New Roman" w:hAnsi="Times New Roman" w:cs="Times New Roman"/>
          <w:sz w:val="28"/>
          <w:szCs w:val="28"/>
        </w:rPr>
        <w:t>«Телефон» определяется по работнику определённому в п.1.3.1. из карточки сотрудника.</w:t>
      </w:r>
    </w:p>
    <w:p w14:paraId="6C072E2A" w14:textId="2130C5BC" w:rsidR="00DE0476" w:rsidRPr="008176C7" w:rsidRDefault="00DE0476" w:rsidP="00650AA7">
      <w:pPr>
        <w:pStyle w:val="a3"/>
        <w:numPr>
          <w:ilvl w:val="2"/>
          <w:numId w:val="2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В поле «Кол-во человек в бригаде» определяется </w:t>
      </w:r>
      <w:r w:rsidR="004661A1">
        <w:rPr>
          <w:rFonts w:ascii="Times New Roman" w:hAnsi="Times New Roman" w:cs="Times New Roman"/>
          <w:sz w:val="28"/>
          <w:szCs w:val="28"/>
        </w:rPr>
        <w:t xml:space="preserve">на </w:t>
      </w:r>
      <w:r w:rsidR="00737425">
        <w:rPr>
          <w:rFonts w:ascii="Times New Roman" w:hAnsi="Times New Roman" w:cs="Times New Roman"/>
          <w:sz w:val="28"/>
          <w:szCs w:val="28"/>
        </w:rPr>
        <w:t>основании</w:t>
      </w:r>
      <w:r w:rsidR="004661A1">
        <w:rPr>
          <w:rFonts w:ascii="Times New Roman" w:hAnsi="Times New Roman" w:cs="Times New Roman"/>
          <w:sz w:val="28"/>
          <w:szCs w:val="28"/>
        </w:rPr>
        <w:t xml:space="preserve"> количества включенных в бригаду или суббригаду сотрудников.</w:t>
      </w:r>
    </w:p>
    <w:p w14:paraId="3B6F3E12" w14:textId="7841552E" w:rsidR="00DE0476" w:rsidRPr="008176C7" w:rsidRDefault="00DE0476" w:rsidP="00650AA7">
      <w:pPr>
        <w:pStyle w:val="a3"/>
        <w:numPr>
          <w:ilvl w:val="2"/>
          <w:numId w:val="2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lastRenderedPageBreak/>
        <w:t xml:space="preserve">В поле «Кол-во единиц техники» определяется  кол-во используемой в РД или закреплённой за штатной бригадой технике. Определение кол-ва  и </w:t>
      </w:r>
      <w:r w:rsidR="00737425" w:rsidRPr="008176C7">
        <w:rPr>
          <w:rFonts w:ascii="Times New Roman" w:hAnsi="Times New Roman" w:cs="Times New Roman"/>
          <w:sz w:val="28"/>
          <w:szCs w:val="28"/>
        </w:rPr>
        <w:t>алгоритм распределения,</w:t>
      </w:r>
      <w:r w:rsidRPr="008176C7">
        <w:rPr>
          <w:rFonts w:ascii="Times New Roman" w:hAnsi="Times New Roman" w:cs="Times New Roman"/>
          <w:sz w:val="28"/>
          <w:szCs w:val="28"/>
        </w:rPr>
        <w:t xml:space="preserve"> </w:t>
      </w:r>
      <w:r w:rsidR="00737425" w:rsidRPr="008176C7">
        <w:rPr>
          <w:rFonts w:ascii="Times New Roman" w:hAnsi="Times New Roman" w:cs="Times New Roman"/>
          <w:sz w:val="28"/>
          <w:szCs w:val="28"/>
        </w:rPr>
        <w:t>следующий</w:t>
      </w:r>
      <w:r w:rsidRPr="008176C7">
        <w:rPr>
          <w:rFonts w:ascii="Times New Roman" w:hAnsi="Times New Roman" w:cs="Times New Roman"/>
          <w:sz w:val="28"/>
          <w:szCs w:val="28"/>
        </w:rPr>
        <w:t>:</w:t>
      </w:r>
    </w:p>
    <w:p w14:paraId="7636AC6D" w14:textId="08E7B09D" w:rsidR="0014615E" w:rsidRPr="008176C7" w:rsidRDefault="0014615E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176C7">
        <w:rPr>
          <w:rFonts w:ascii="Times New Roman" w:hAnsi="Times New Roman" w:cs="Times New Roman"/>
          <w:sz w:val="28"/>
          <w:szCs w:val="28"/>
          <w:u w:val="single"/>
        </w:rPr>
        <w:t>Для штатной(корнев</w:t>
      </w:r>
      <w:r w:rsidR="00AF7F13" w:rsidRPr="008176C7">
        <w:rPr>
          <w:rFonts w:ascii="Times New Roman" w:hAnsi="Times New Roman" w:cs="Times New Roman"/>
          <w:sz w:val="28"/>
          <w:szCs w:val="28"/>
          <w:u w:val="single"/>
        </w:rPr>
        <w:t>ой</w:t>
      </w:r>
      <w:r w:rsidRPr="008176C7">
        <w:rPr>
          <w:rFonts w:ascii="Times New Roman" w:hAnsi="Times New Roman" w:cs="Times New Roman"/>
          <w:sz w:val="28"/>
          <w:szCs w:val="28"/>
          <w:u w:val="single"/>
        </w:rPr>
        <w:t xml:space="preserve">) бригады </w:t>
      </w:r>
      <w:r w:rsidRPr="008176C7">
        <w:rPr>
          <w:rFonts w:ascii="Times New Roman" w:hAnsi="Times New Roman" w:cs="Times New Roman"/>
          <w:b/>
          <w:bCs/>
          <w:sz w:val="28"/>
          <w:szCs w:val="28"/>
          <w:u w:val="single"/>
        </w:rPr>
        <w:t>не</w:t>
      </w:r>
      <w:r w:rsidRPr="008176C7">
        <w:rPr>
          <w:rFonts w:ascii="Times New Roman" w:hAnsi="Times New Roman" w:cs="Times New Roman"/>
          <w:sz w:val="28"/>
          <w:szCs w:val="28"/>
          <w:u w:val="single"/>
        </w:rPr>
        <w:t xml:space="preserve"> разбитой на суббригады:</w:t>
      </w:r>
    </w:p>
    <w:p w14:paraId="5B6EB579" w14:textId="4A78B67A" w:rsidR="0014615E" w:rsidRPr="008176C7" w:rsidRDefault="00DE0476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- </w:t>
      </w:r>
      <w:r w:rsidR="0014615E" w:rsidRPr="008176C7">
        <w:rPr>
          <w:rFonts w:ascii="Times New Roman" w:hAnsi="Times New Roman" w:cs="Times New Roman"/>
          <w:sz w:val="28"/>
          <w:szCs w:val="28"/>
        </w:rPr>
        <w:t>Если бригада в РД со статусом «В работе», забираем технику из РД.</w:t>
      </w:r>
    </w:p>
    <w:p w14:paraId="61A8A9B5" w14:textId="76CC8878" w:rsidR="0014615E" w:rsidRPr="008176C7" w:rsidRDefault="00DE0476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- </w:t>
      </w:r>
      <w:r w:rsidR="0014615E" w:rsidRPr="008176C7">
        <w:rPr>
          <w:rFonts w:ascii="Times New Roman" w:hAnsi="Times New Roman" w:cs="Times New Roman"/>
          <w:sz w:val="28"/>
          <w:szCs w:val="28"/>
        </w:rPr>
        <w:t>Если бригада не в РД со статусом «В работе», забираем авто из карточки штатной бригады.</w:t>
      </w:r>
    </w:p>
    <w:p w14:paraId="7C2FB5FD" w14:textId="37CDF117" w:rsidR="0014615E" w:rsidRPr="008176C7" w:rsidRDefault="0014615E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176C7">
        <w:rPr>
          <w:rFonts w:ascii="Times New Roman" w:hAnsi="Times New Roman" w:cs="Times New Roman"/>
          <w:sz w:val="28"/>
          <w:szCs w:val="28"/>
          <w:u w:val="single"/>
        </w:rPr>
        <w:t>Для штатной(корнев</w:t>
      </w:r>
      <w:r w:rsidR="00AF7F13" w:rsidRPr="008176C7">
        <w:rPr>
          <w:rFonts w:ascii="Times New Roman" w:hAnsi="Times New Roman" w:cs="Times New Roman"/>
          <w:sz w:val="28"/>
          <w:szCs w:val="28"/>
          <w:u w:val="single"/>
        </w:rPr>
        <w:t>ой</w:t>
      </w:r>
      <w:r w:rsidRPr="008176C7">
        <w:rPr>
          <w:rFonts w:ascii="Times New Roman" w:hAnsi="Times New Roman" w:cs="Times New Roman"/>
          <w:sz w:val="28"/>
          <w:szCs w:val="28"/>
          <w:u w:val="single"/>
        </w:rPr>
        <w:t>) бригады разбитой на суббригады:</w:t>
      </w:r>
    </w:p>
    <w:p w14:paraId="476A0EDE" w14:textId="3ACE1802" w:rsidR="00AF7F13" w:rsidRPr="008176C7" w:rsidRDefault="00DE0476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- </w:t>
      </w:r>
      <w:r w:rsidR="00AF7F13" w:rsidRPr="008176C7">
        <w:rPr>
          <w:rFonts w:ascii="Times New Roman" w:hAnsi="Times New Roman" w:cs="Times New Roman"/>
          <w:sz w:val="28"/>
          <w:szCs w:val="28"/>
        </w:rPr>
        <w:t>Для каждой суббригады, включённой в РД со статусом «В работе», определяем кол-во авто из РД.</w:t>
      </w:r>
    </w:p>
    <w:p w14:paraId="2122F998" w14:textId="5B25A17A" w:rsidR="00AF7F13" w:rsidRPr="008176C7" w:rsidRDefault="00DE0476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- </w:t>
      </w:r>
      <w:r w:rsidR="00737425" w:rsidRPr="008176C7">
        <w:rPr>
          <w:rFonts w:ascii="Times New Roman" w:hAnsi="Times New Roman" w:cs="Times New Roman"/>
          <w:sz w:val="28"/>
          <w:szCs w:val="28"/>
        </w:rPr>
        <w:t>Для штатной бригады,</w:t>
      </w:r>
      <w:r w:rsidR="00AF7F13" w:rsidRPr="008176C7">
        <w:rPr>
          <w:rFonts w:ascii="Times New Roman" w:hAnsi="Times New Roman" w:cs="Times New Roman"/>
          <w:sz w:val="28"/>
          <w:szCs w:val="28"/>
        </w:rPr>
        <w:t xml:space="preserve"> не включённой в РД определяем кол-во авто, как разницу между кол-вом авто в штатной(корневой)бригаде и суббригадами, включёнными в РД. При определении </w:t>
      </w:r>
      <w:r w:rsidR="00737425" w:rsidRPr="008176C7">
        <w:rPr>
          <w:rFonts w:ascii="Times New Roman" w:hAnsi="Times New Roman" w:cs="Times New Roman"/>
          <w:sz w:val="28"/>
          <w:szCs w:val="28"/>
        </w:rPr>
        <w:t>разницы</w:t>
      </w:r>
      <w:r w:rsidR="00AF7F13" w:rsidRPr="008176C7">
        <w:rPr>
          <w:rFonts w:ascii="Times New Roman" w:hAnsi="Times New Roman" w:cs="Times New Roman"/>
          <w:sz w:val="28"/>
          <w:szCs w:val="28"/>
        </w:rPr>
        <w:t>, из списка авто штатной(корневой) бригады вычитаются только совпадающие авто. Таким образом исключается случай, когда кол-во авто в суббригаде, не задействованной в РД, будет меньше «0».</w:t>
      </w:r>
    </w:p>
    <w:p w14:paraId="6DC34395" w14:textId="2DE74B62" w:rsidR="00AF7F13" w:rsidRPr="008176C7" w:rsidRDefault="00AF7F13" w:rsidP="00650AA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При формировании отчёта, </w:t>
      </w:r>
      <w:r w:rsidR="00272629" w:rsidRPr="008176C7">
        <w:rPr>
          <w:rFonts w:ascii="Times New Roman" w:hAnsi="Times New Roman" w:cs="Times New Roman"/>
          <w:sz w:val="28"/>
          <w:szCs w:val="28"/>
        </w:rPr>
        <w:t xml:space="preserve">для штатных(корневых) бригад, имеющих подчинённые субригады, поле с количеством авто не заполняется. Все </w:t>
      </w:r>
      <w:r w:rsidR="00737425" w:rsidRPr="008176C7">
        <w:rPr>
          <w:rFonts w:ascii="Times New Roman" w:hAnsi="Times New Roman" w:cs="Times New Roman"/>
          <w:sz w:val="28"/>
          <w:szCs w:val="28"/>
        </w:rPr>
        <w:t>рассчитанные</w:t>
      </w:r>
      <w:r w:rsidR="00272629" w:rsidRPr="008176C7">
        <w:rPr>
          <w:rFonts w:ascii="Times New Roman" w:hAnsi="Times New Roman" w:cs="Times New Roman"/>
          <w:sz w:val="28"/>
          <w:szCs w:val="28"/>
        </w:rPr>
        <w:t xml:space="preserve"> данные выводятся только на уровне суббригад.</w:t>
      </w:r>
    </w:p>
    <w:p w14:paraId="6E9A6C75" w14:textId="1BDC8BCB" w:rsidR="00AF7F13" w:rsidRPr="008176C7" w:rsidRDefault="00DE0476" w:rsidP="00650AA7">
      <w:pPr>
        <w:pStyle w:val="a3"/>
        <w:numPr>
          <w:ilvl w:val="2"/>
          <w:numId w:val="2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В поле «Принадлежность бригады» определяется по статусу бригады </w:t>
      </w:r>
      <w:r w:rsidR="00737425" w:rsidRPr="008176C7">
        <w:rPr>
          <w:rFonts w:ascii="Times New Roman" w:hAnsi="Times New Roman" w:cs="Times New Roman"/>
          <w:sz w:val="28"/>
          <w:szCs w:val="28"/>
        </w:rPr>
        <w:t>определённом</w:t>
      </w:r>
      <w:r w:rsidRPr="008176C7">
        <w:rPr>
          <w:rFonts w:ascii="Times New Roman" w:hAnsi="Times New Roman" w:cs="Times New Roman"/>
          <w:sz w:val="28"/>
          <w:szCs w:val="28"/>
        </w:rPr>
        <w:t xml:space="preserve"> как «</w:t>
      </w:r>
      <w:r w:rsidR="00737425" w:rsidRPr="008176C7">
        <w:rPr>
          <w:rFonts w:ascii="Times New Roman" w:hAnsi="Times New Roman" w:cs="Times New Roman"/>
          <w:sz w:val="28"/>
          <w:szCs w:val="28"/>
        </w:rPr>
        <w:t>Командировка</w:t>
      </w:r>
      <w:r w:rsidRPr="008176C7">
        <w:rPr>
          <w:rFonts w:ascii="Times New Roman" w:hAnsi="Times New Roman" w:cs="Times New Roman"/>
          <w:sz w:val="28"/>
          <w:szCs w:val="28"/>
        </w:rPr>
        <w:t>»</w:t>
      </w:r>
      <w:r w:rsidR="00E369DE" w:rsidRPr="008176C7">
        <w:rPr>
          <w:rFonts w:ascii="Times New Roman" w:hAnsi="Times New Roman" w:cs="Times New Roman"/>
          <w:sz w:val="28"/>
          <w:szCs w:val="28"/>
        </w:rPr>
        <w:t xml:space="preserve"> и выводится на отчёт значением «</w:t>
      </w:r>
      <w:r w:rsidR="00737425" w:rsidRPr="008176C7">
        <w:rPr>
          <w:rFonts w:ascii="Times New Roman" w:hAnsi="Times New Roman" w:cs="Times New Roman"/>
          <w:sz w:val="28"/>
          <w:szCs w:val="28"/>
        </w:rPr>
        <w:t>Командированные</w:t>
      </w:r>
      <w:r w:rsidR="00E369DE" w:rsidRPr="008176C7">
        <w:rPr>
          <w:rFonts w:ascii="Times New Roman" w:hAnsi="Times New Roman" w:cs="Times New Roman"/>
          <w:sz w:val="28"/>
          <w:szCs w:val="28"/>
        </w:rPr>
        <w:t>». Все статусы отличные от «</w:t>
      </w:r>
      <w:r w:rsidR="00737425" w:rsidRPr="008176C7">
        <w:rPr>
          <w:rFonts w:ascii="Times New Roman" w:hAnsi="Times New Roman" w:cs="Times New Roman"/>
          <w:sz w:val="28"/>
          <w:szCs w:val="28"/>
        </w:rPr>
        <w:t>Командировка</w:t>
      </w:r>
      <w:r w:rsidR="00E369DE" w:rsidRPr="008176C7">
        <w:rPr>
          <w:rFonts w:ascii="Times New Roman" w:hAnsi="Times New Roman" w:cs="Times New Roman"/>
          <w:sz w:val="28"/>
          <w:szCs w:val="28"/>
        </w:rPr>
        <w:t>» определяют принадлежность к своему подразделению и в отчёте определяются как «Свои».</w:t>
      </w:r>
      <w:r w:rsidRPr="008176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1ED400" w14:textId="2C2942B0" w:rsidR="0014615E" w:rsidRPr="008176C7" w:rsidRDefault="00E369DE" w:rsidP="00650AA7">
      <w:pPr>
        <w:pStyle w:val="a3"/>
        <w:numPr>
          <w:ilvl w:val="2"/>
          <w:numId w:val="2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В поле «Номер бригадного авто» должен быть выведен номер автомобиля, который </w:t>
      </w:r>
      <w:r w:rsidR="00737425" w:rsidRPr="008176C7">
        <w:rPr>
          <w:rFonts w:ascii="Times New Roman" w:hAnsi="Times New Roman" w:cs="Times New Roman"/>
          <w:sz w:val="28"/>
          <w:szCs w:val="28"/>
        </w:rPr>
        <w:t>предопределён</w:t>
      </w:r>
      <w:r w:rsidRPr="008176C7">
        <w:rPr>
          <w:rFonts w:ascii="Times New Roman" w:hAnsi="Times New Roman" w:cs="Times New Roman"/>
          <w:sz w:val="28"/>
          <w:szCs w:val="28"/>
        </w:rPr>
        <w:t xml:space="preserve"> в карточке учёта бригад, как бригадный (</w:t>
      </w:r>
      <w:r w:rsidR="004661A1" w:rsidRPr="004661A1">
        <w:rPr>
          <w:rFonts w:ascii="Times New Roman" w:hAnsi="Times New Roman" w:cs="Times New Roman"/>
          <w:i/>
          <w:iCs/>
          <w:sz w:val="28"/>
          <w:szCs w:val="28"/>
        </w:rPr>
        <w:t xml:space="preserve">На текущий момент требуется доработка в основном функционале по категорированию </w:t>
      </w:r>
      <w:r w:rsidR="00737425" w:rsidRPr="004661A1">
        <w:rPr>
          <w:rFonts w:ascii="Times New Roman" w:hAnsi="Times New Roman" w:cs="Times New Roman"/>
          <w:i/>
          <w:iCs/>
          <w:sz w:val="28"/>
          <w:szCs w:val="28"/>
        </w:rPr>
        <w:t>транспорта,</w:t>
      </w:r>
      <w:r w:rsidR="004661A1" w:rsidRPr="004661A1">
        <w:rPr>
          <w:rFonts w:ascii="Times New Roman" w:hAnsi="Times New Roman" w:cs="Times New Roman"/>
          <w:i/>
          <w:iCs/>
          <w:sz w:val="28"/>
          <w:szCs w:val="28"/>
        </w:rPr>
        <w:t xml:space="preserve"> получаемого из СУПА</w:t>
      </w:r>
      <w:r w:rsidRPr="004661A1">
        <w:rPr>
          <w:rFonts w:ascii="Times New Roman" w:hAnsi="Times New Roman" w:cs="Times New Roman"/>
          <w:i/>
          <w:iCs/>
          <w:sz w:val="28"/>
          <w:szCs w:val="28"/>
        </w:rPr>
        <w:t>. Пока выв</w:t>
      </w:r>
      <w:r w:rsidR="004661A1" w:rsidRPr="004661A1">
        <w:rPr>
          <w:rFonts w:ascii="Times New Roman" w:hAnsi="Times New Roman" w:cs="Times New Roman"/>
          <w:i/>
          <w:iCs/>
          <w:sz w:val="28"/>
          <w:szCs w:val="28"/>
        </w:rPr>
        <w:t>одим</w:t>
      </w:r>
      <w:r w:rsidRPr="004661A1">
        <w:rPr>
          <w:rFonts w:ascii="Times New Roman" w:hAnsi="Times New Roman" w:cs="Times New Roman"/>
          <w:i/>
          <w:iCs/>
          <w:sz w:val="28"/>
          <w:szCs w:val="28"/>
        </w:rPr>
        <w:t xml:space="preserve"> номер первой машины, которую найдём в рассматриваемой бригаде</w:t>
      </w:r>
      <w:r w:rsidRPr="008176C7">
        <w:rPr>
          <w:rFonts w:ascii="Times New Roman" w:hAnsi="Times New Roman" w:cs="Times New Roman"/>
          <w:sz w:val="28"/>
          <w:szCs w:val="28"/>
        </w:rPr>
        <w:t>).</w:t>
      </w:r>
    </w:p>
    <w:p w14:paraId="1BE9556F" w14:textId="77777777" w:rsidR="00F35A9A" w:rsidRPr="008176C7" w:rsidRDefault="00F35A9A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1E0BB5A" w14:textId="412A5CB3" w:rsidR="00F35A9A" w:rsidRPr="008176C7" w:rsidRDefault="00F35A9A" w:rsidP="00650AA7">
      <w:pPr>
        <w:pStyle w:val="a3"/>
        <w:numPr>
          <w:ilvl w:val="1"/>
          <w:numId w:val="2"/>
        </w:numPr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6C7">
        <w:rPr>
          <w:rFonts w:ascii="Times New Roman" w:hAnsi="Times New Roman" w:cs="Times New Roman"/>
          <w:b/>
          <w:bCs/>
          <w:sz w:val="28"/>
          <w:szCs w:val="28"/>
        </w:rPr>
        <w:t xml:space="preserve">Формирование данных в блоке «Данные по объекту ремонта» </w:t>
      </w:r>
    </w:p>
    <w:p w14:paraId="11331D37" w14:textId="6E3ADA3B" w:rsidR="00673BED" w:rsidRPr="008176C7" w:rsidRDefault="00A3196D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формируется на основании соответствующих данных из РД в статусе «В работе» по которому работает данная бригада. Если бригада не задействована в РД, поле остаётся пустым.</w:t>
      </w:r>
    </w:p>
    <w:p w14:paraId="073B467D" w14:textId="6E23861A" w:rsidR="00154D8C" w:rsidRDefault="00C743AE" w:rsidP="00C743AE">
      <w:pPr>
        <w:pStyle w:val="a3"/>
        <w:numPr>
          <w:ilvl w:val="0"/>
          <w:numId w:val="2"/>
        </w:numPr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C743AE">
        <w:rPr>
          <w:rFonts w:ascii="Times New Roman" w:hAnsi="Times New Roman" w:cs="Times New Roman"/>
          <w:b/>
          <w:bCs/>
          <w:sz w:val="28"/>
          <w:szCs w:val="28"/>
        </w:rPr>
        <w:t>Формирование отчёта Контроль бригад при АВР(Сводный)</w:t>
      </w:r>
    </w:p>
    <w:p w14:paraId="63DC8C9A" w14:textId="020AA84B" w:rsidR="00C743AE" w:rsidRPr="00A627A2" w:rsidRDefault="00A627A2" w:rsidP="00A627A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627A2">
        <w:rPr>
          <w:rFonts w:ascii="Times New Roman" w:hAnsi="Times New Roman" w:cs="Times New Roman"/>
          <w:sz w:val="28"/>
          <w:szCs w:val="28"/>
        </w:rPr>
        <w:t xml:space="preserve">Отчёт позволяет формировать сводные данные по бригадам в разрезе подразделения.  </w:t>
      </w:r>
      <w:r w:rsidR="00BE2308" w:rsidRPr="00A627A2">
        <w:rPr>
          <w:rFonts w:ascii="Times New Roman" w:hAnsi="Times New Roman" w:cs="Times New Roman"/>
          <w:sz w:val="28"/>
          <w:szCs w:val="28"/>
        </w:rPr>
        <w:t>Ориентировочный</w:t>
      </w:r>
      <w:r w:rsidRPr="00A627A2">
        <w:rPr>
          <w:rFonts w:ascii="Times New Roman" w:hAnsi="Times New Roman" w:cs="Times New Roman"/>
          <w:sz w:val="28"/>
          <w:szCs w:val="28"/>
        </w:rPr>
        <w:t xml:space="preserve"> формат </w:t>
      </w:r>
      <w:r w:rsidR="00BE2308" w:rsidRPr="00A627A2">
        <w:rPr>
          <w:rFonts w:ascii="Times New Roman" w:hAnsi="Times New Roman" w:cs="Times New Roman"/>
          <w:sz w:val="28"/>
          <w:szCs w:val="28"/>
        </w:rPr>
        <w:t>отчёта</w:t>
      </w:r>
      <w:r w:rsidRPr="00A627A2">
        <w:rPr>
          <w:rFonts w:ascii="Times New Roman" w:hAnsi="Times New Roman" w:cs="Times New Roman"/>
          <w:sz w:val="28"/>
          <w:szCs w:val="28"/>
        </w:rPr>
        <w:t xml:space="preserve"> приведён на Рисунке 9. </w:t>
      </w:r>
    </w:p>
    <w:p w14:paraId="112A7DBF" w14:textId="77777777" w:rsidR="00A627A2" w:rsidRDefault="00A627A2" w:rsidP="00A627A2">
      <w:pPr>
        <w:keepNext/>
      </w:pPr>
      <w:r>
        <w:rPr>
          <w:noProof/>
        </w:rPr>
        <w:lastRenderedPageBreak/>
        <w:drawing>
          <wp:inline distT="0" distB="0" distL="0" distR="0" wp14:anchorId="0FA7BE13" wp14:editId="60FFB964">
            <wp:extent cx="5940425" cy="18656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0D81" w14:textId="4C0247B5" w:rsidR="00C743AE" w:rsidRDefault="00A627A2" w:rsidP="00A627A2">
      <w:pPr>
        <w:pStyle w:val="a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Рисунок </w:t>
      </w:r>
      <w:r w:rsidR="00E77B05">
        <w:fldChar w:fldCharType="begin"/>
      </w:r>
      <w:r w:rsidR="00E77B05">
        <w:instrText xml:space="preserve"> SEQ Рисунок \* ARABIC </w:instrText>
      </w:r>
      <w:r w:rsidR="00E77B05">
        <w:fldChar w:fldCharType="separate"/>
      </w:r>
      <w:r>
        <w:rPr>
          <w:noProof/>
        </w:rPr>
        <w:t>9</w:t>
      </w:r>
      <w:r w:rsidR="00E77B05">
        <w:rPr>
          <w:noProof/>
        </w:rPr>
        <w:fldChar w:fldCharType="end"/>
      </w:r>
      <w:r>
        <w:t xml:space="preserve"> - Отчёт "Контроль бригад при АВР(Сводный)"</w:t>
      </w:r>
    </w:p>
    <w:p w14:paraId="171FEB00" w14:textId="17017EC4" w:rsidR="00C743AE" w:rsidRPr="00BB5DDE" w:rsidRDefault="00051BBB" w:rsidP="00BB5D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DDE">
        <w:rPr>
          <w:rFonts w:ascii="Times New Roman" w:hAnsi="Times New Roman" w:cs="Times New Roman"/>
          <w:sz w:val="28"/>
          <w:szCs w:val="28"/>
        </w:rPr>
        <w:t>Отчёт состоит из следующих полей:</w:t>
      </w:r>
    </w:p>
    <w:p w14:paraId="2F68DBE7" w14:textId="58CAF82E" w:rsidR="00051BBB" w:rsidRPr="00BB5DDE" w:rsidRDefault="00BB5DDE" w:rsidP="00BB5D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DDE">
        <w:rPr>
          <w:rFonts w:ascii="Times New Roman" w:hAnsi="Times New Roman" w:cs="Times New Roman"/>
          <w:sz w:val="28"/>
          <w:szCs w:val="28"/>
        </w:rPr>
        <w:t>- Филиал</w:t>
      </w:r>
    </w:p>
    <w:p w14:paraId="7D9FD593" w14:textId="57726997" w:rsidR="00BB5DDE" w:rsidRPr="00BB5DDE" w:rsidRDefault="00BB5DDE" w:rsidP="00BB5D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DDE">
        <w:rPr>
          <w:rFonts w:ascii="Times New Roman" w:hAnsi="Times New Roman" w:cs="Times New Roman"/>
          <w:sz w:val="28"/>
          <w:szCs w:val="28"/>
        </w:rPr>
        <w:t xml:space="preserve">- </w:t>
      </w:r>
      <w:r w:rsidR="0018720D">
        <w:rPr>
          <w:rFonts w:ascii="Times New Roman" w:hAnsi="Times New Roman" w:cs="Times New Roman"/>
          <w:sz w:val="28"/>
          <w:szCs w:val="28"/>
        </w:rPr>
        <w:t>Подразделение</w:t>
      </w:r>
    </w:p>
    <w:p w14:paraId="55FD9C65" w14:textId="629F2FC0" w:rsidR="00BB5DDE" w:rsidRDefault="00BB5DDE" w:rsidP="00BB5D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5DDE">
        <w:rPr>
          <w:rFonts w:ascii="Times New Roman" w:hAnsi="Times New Roman" w:cs="Times New Roman"/>
          <w:sz w:val="28"/>
          <w:szCs w:val="28"/>
        </w:rPr>
        <w:t>- Бригад в штате</w:t>
      </w:r>
    </w:p>
    <w:p w14:paraId="0FF7BCA2" w14:textId="559F96B3" w:rsidR="00BB5DDE" w:rsidRDefault="00BB5DDE" w:rsidP="00BB5D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Отсутствующих</w:t>
      </w:r>
    </w:p>
    <w:p w14:paraId="07F910BD" w14:textId="316A7F9C" w:rsidR="00BB5DDE" w:rsidRDefault="00BB5DDE" w:rsidP="00BB5D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Готовых к работе</w:t>
      </w:r>
    </w:p>
    <w:p w14:paraId="09E87EAE" w14:textId="6665417E" w:rsidR="00BB5DDE" w:rsidRDefault="00BB5DDE" w:rsidP="00BB5D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Работающих</w:t>
      </w:r>
    </w:p>
    <w:p w14:paraId="558E7CBA" w14:textId="07CE6D7C" w:rsidR="00BB5DDE" w:rsidRDefault="00BB5DDE" w:rsidP="00BB5D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E2308">
        <w:rPr>
          <w:rFonts w:ascii="Times New Roman" w:hAnsi="Times New Roman" w:cs="Times New Roman"/>
          <w:sz w:val="28"/>
          <w:szCs w:val="28"/>
        </w:rPr>
        <w:t>Командированных</w:t>
      </w:r>
    </w:p>
    <w:p w14:paraId="7AB4668C" w14:textId="3776E468" w:rsidR="00BB5DDE" w:rsidRPr="00BB5DDE" w:rsidRDefault="00BB5DDE" w:rsidP="00BB5D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E2308">
        <w:rPr>
          <w:rFonts w:ascii="Times New Roman" w:hAnsi="Times New Roman" w:cs="Times New Roman"/>
          <w:sz w:val="28"/>
          <w:szCs w:val="28"/>
        </w:rPr>
        <w:t>Отправленных</w:t>
      </w:r>
      <w:r>
        <w:rPr>
          <w:rFonts w:ascii="Times New Roman" w:hAnsi="Times New Roman" w:cs="Times New Roman"/>
          <w:sz w:val="28"/>
          <w:szCs w:val="28"/>
        </w:rPr>
        <w:t xml:space="preserve"> в командировку</w:t>
      </w:r>
    </w:p>
    <w:p w14:paraId="62ADF12D" w14:textId="77777777" w:rsidR="006C6E78" w:rsidRDefault="006C6E78" w:rsidP="006C6E7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формируется в разрезе подразделений оргструктуры. Перечень подразделений определяется по наличию данных о штатных бригадах(чтобы исключить вывод в отчёт подразделения, не имеющие бригад).</w:t>
      </w:r>
    </w:p>
    <w:p w14:paraId="2E6C995A" w14:textId="2E195A46" w:rsidR="006C6E78" w:rsidRDefault="006C6E78" w:rsidP="006C6E7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поля «Бригад в штате» определяется по справочнику штатных бригад и выводится суммарное их количество, относящихся к этому подразделению. </w:t>
      </w:r>
    </w:p>
    <w:p w14:paraId="601E9582" w14:textId="17090316" w:rsidR="00C743AE" w:rsidRDefault="006C6E78" w:rsidP="00E670B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поля «Бригад готовых к работе» определяется по алгоритму, описанному в разделе 2.2. </w:t>
      </w:r>
      <w:r w:rsidR="00BE2308">
        <w:rPr>
          <w:rFonts w:ascii="Times New Roman" w:hAnsi="Times New Roman" w:cs="Times New Roman"/>
          <w:sz w:val="28"/>
          <w:szCs w:val="28"/>
        </w:rPr>
        <w:t>со статусом,</w:t>
      </w:r>
      <w:r>
        <w:rPr>
          <w:rFonts w:ascii="Times New Roman" w:hAnsi="Times New Roman" w:cs="Times New Roman"/>
          <w:sz w:val="28"/>
          <w:szCs w:val="28"/>
        </w:rPr>
        <w:t xml:space="preserve"> определённым как готова к работе. </w:t>
      </w:r>
    </w:p>
    <w:p w14:paraId="57DCFBE4" w14:textId="240B24F0" w:rsidR="006C6E78" w:rsidRDefault="006C6E78" w:rsidP="00E670B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поля «Отсутствующих» определяется по алгоритму, описанному в разделе 2.2. </w:t>
      </w:r>
      <w:r w:rsidR="00BE2308">
        <w:rPr>
          <w:rFonts w:ascii="Times New Roman" w:hAnsi="Times New Roman" w:cs="Times New Roman"/>
          <w:sz w:val="28"/>
          <w:szCs w:val="28"/>
        </w:rPr>
        <w:t>со статусом,</w:t>
      </w:r>
      <w:r>
        <w:rPr>
          <w:rFonts w:ascii="Times New Roman" w:hAnsi="Times New Roman" w:cs="Times New Roman"/>
          <w:sz w:val="28"/>
          <w:szCs w:val="28"/>
        </w:rPr>
        <w:t xml:space="preserve"> определённым как </w:t>
      </w:r>
      <w:r w:rsidRPr="006C6E78">
        <w:rPr>
          <w:rFonts w:ascii="Times New Roman" w:hAnsi="Times New Roman" w:cs="Times New Roman"/>
          <w:b/>
          <w:bCs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готова к работе.</w:t>
      </w:r>
    </w:p>
    <w:p w14:paraId="25C538FE" w14:textId="1B121873" w:rsidR="00E670B3" w:rsidRDefault="00E670B3" w:rsidP="00E670B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поля «Отсутствующих» определяется по алгоритму, описанному в разделе 2.2. </w:t>
      </w:r>
      <w:r w:rsidR="00BE2308">
        <w:rPr>
          <w:rFonts w:ascii="Times New Roman" w:hAnsi="Times New Roman" w:cs="Times New Roman"/>
          <w:sz w:val="28"/>
          <w:szCs w:val="28"/>
        </w:rPr>
        <w:t>со статусом,</w:t>
      </w:r>
      <w:r>
        <w:rPr>
          <w:rFonts w:ascii="Times New Roman" w:hAnsi="Times New Roman" w:cs="Times New Roman"/>
          <w:sz w:val="28"/>
          <w:szCs w:val="28"/>
        </w:rPr>
        <w:t xml:space="preserve"> определённым как готова к работе и с оперативным статусом «Работа».</w:t>
      </w:r>
    </w:p>
    <w:p w14:paraId="552564DD" w14:textId="523B71CF" w:rsidR="00E670B3" w:rsidRDefault="00E670B3" w:rsidP="00E670B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 поля «</w:t>
      </w:r>
      <w:r w:rsidR="00BE2308">
        <w:rPr>
          <w:rFonts w:ascii="Times New Roman" w:hAnsi="Times New Roman" w:cs="Times New Roman"/>
          <w:sz w:val="28"/>
          <w:szCs w:val="28"/>
        </w:rPr>
        <w:t>Отправленных</w:t>
      </w:r>
      <w:r>
        <w:rPr>
          <w:rFonts w:ascii="Times New Roman" w:hAnsi="Times New Roman" w:cs="Times New Roman"/>
          <w:sz w:val="28"/>
          <w:szCs w:val="28"/>
        </w:rPr>
        <w:t xml:space="preserve"> в командировку» определяется по списку </w:t>
      </w:r>
      <w:r w:rsidR="00BE2308">
        <w:rPr>
          <w:rFonts w:ascii="Times New Roman" w:hAnsi="Times New Roman" w:cs="Times New Roman"/>
          <w:sz w:val="28"/>
          <w:szCs w:val="28"/>
        </w:rPr>
        <w:t>командированных</w:t>
      </w:r>
      <w:r>
        <w:rPr>
          <w:rFonts w:ascii="Times New Roman" w:hAnsi="Times New Roman" w:cs="Times New Roman"/>
          <w:sz w:val="28"/>
          <w:szCs w:val="28"/>
        </w:rPr>
        <w:t xml:space="preserve"> бригад из раздела «Учёт </w:t>
      </w:r>
      <w:r w:rsidR="00BE2308">
        <w:rPr>
          <w:rFonts w:ascii="Times New Roman" w:hAnsi="Times New Roman" w:cs="Times New Roman"/>
          <w:sz w:val="28"/>
          <w:szCs w:val="28"/>
        </w:rPr>
        <w:t>командированных</w:t>
      </w:r>
      <w:r>
        <w:rPr>
          <w:rFonts w:ascii="Times New Roman" w:hAnsi="Times New Roman" w:cs="Times New Roman"/>
          <w:sz w:val="28"/>
          <w:szCs w:val="28"/>
        </w:rPr>
        <w:t xml:space="preserve"> бригад». Принадлежность </w:t>
      </w:r>
      <w:r w:rsidR="00BE2308">
        <w:rPr>
          <w:rFonts w:ascii="Times New Roman" w:hAnsi="Times New Roman" w:cs="Times New Roman"/>
          <w:sz w:val="28"/>
          <w:szCs w:val="28"/>
        </w:rPr>
        <w:t>командированной</w:t>
      </w:r>
      <w:r>
        <w:rPr>
          <w:rFonts w:ascii="Times New Roman" w:hAnsi="Times New Roman" w:cs="Times New Roman"/>
          <w:sz w:val="28"/>
          <w:szCs w:val="28"/>
        </w:rPr>
        <w:t xml:space="preserve"> бригады к подразделению определяется по полю «Место отправления». В учёт должны отбираться </w:t>
      </w:r>
      <w:r w:rsidR="00BE2308">
        <w:rPr>
          <w:rFonts w:ascii="Times New Roman" w:hAnsi="Times New Roman" w:cs="Times New Roman"/>
          <w:sz w:val="28"/>
          <w:szCs w:val="28"/>
        </w:rPr>
        <w:t>бригады,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="00BE2308">
        <w:rPr>
          <w:rFonts w:ascii="Times New Roman" w:hAnsi="Times New Roman" w:cs="Times New Roman"/>
          <w:sz w:val="28"/>
          <w:szCs w:val="28"/>
        </w:rPr>
        <w:t>ме</w:t>
      </w:r>
      <w:r>
        <w:rPr>
          <w:rFonts w:ascii="Times New Roman" w:hAnsi="Times New Roman" w:cs="Times New Roman"/>
          <w:sz w:val="28"/>
          <w:szCs w:val="28"/>
        </w:rPr>
        <w:t>ющие статус «Перебазировка к месту работ», «Командировка», «Перебазировка к месту базирования».</w:t>
      </w:r>
    </w:p>
    <w:p w14:paraId="5A1587BB" w14:textId="74B7F1AB" w:rsidR="00E670B3" w:rsidRDefault="00E670B3" w:rsidP="0018720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 поля «</w:t>
      </w:r>
      <w:r w:rsidR="00BE2308">
        <w:rPr>
          <w:rFonts w:ascii="Times New Roman" w:hAnsi="Times New Roman" w:cs="Times New Roman"/>
          <w:sz w:val="28"/>
          <w:szCs w:val="28"/>
        </w:rPr>
        <w:t>Командированных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670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определяется по списку </w:t>
      </w:r>
      <w:r w:rsidR="00BE2308">
        <w:rPr>
          <w:rFonts w:ascii="Times New Roman" w:hAnsi="Times New Roman" w:cs="Times New Roman"/>
          <w:sz w:val="28"/>
          <w:szCs w:val="28"/>
        </w:rPr>
        <w:t>командированных</w:t>
      </w:r>
      <w:r>
        <w:rPr>
          <w:rFonts w:ascii="Times New Roman" w:hAnsi="Times New Roman" w:cs="Times New Roman"/>
          <w:sz w:val="28"/>
          <w:szCs w:val="28"/>
        </w:rPr>
        <w:t xml:space="preserve"> бригад из раздела «Учёт </w:t>
      </w:r>
      <w:r w:rsidR="00BE2308">
        <w:rPr>
          <w:rFonts w:ascii="Times New Roman" w:hAnsi="Times New Roman" w:cs="Times New Roman"/>
          <w:sz w:val="28"/>
          <w:szCs w:val="28"/>
        </w:rPr>
        <w:t>командированных</w:t>
      </w:r>
      <w:r>
        <w:rPr>
          <w:rFonts w:ascii="Times New Roman" w:hAnsi="Times New Roman" w:cs="Times New Roman"/>
          <w:sz w:val="28"/>
          <w:szCs w:val="28"/>
        </w:rPr>
        <w:t xml:space="preserve"> бригад». Принадлежность </w:t>
      </w:r>
      <w:r w:rsidR="00BE2308">
        <w:rPr>
          <w:rFonts w:ascii="Times New Roman" w:hAnsi="Times New Roman" w:cs="Times New Roman"/>
          <w:sz w:val="28"/>
          <w:szCs w:val="28"/>
        </w:rPr>
        <w:t>командированной</w:t>
      </w:r>
      <w:r>
        <w:rPr>
          <w:rFonts w:ascii="Times New Roman" w:hAnsi="Times New Roman" w:cs="Times New Roman"/>
          <w:sz w:val="28"/>
          <w:szCs w:val="28"/>
        </w:rPr>
        <w:t xml:space="preserve"> бригады к подразделению определяется по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полю «Место назначения». В учёт должны отбираться </w:t>
      </w:r>
      <w:r w:rsidR="00BE2308">
        <w:rPr>
          <w:rFonts w:ascii="Times New Roman" w:hAnsi="Times New Roman" w:cs="Times New Roman"/>
          <w:sz w:val="28"/>
          <w:szCs w:val="28"/>
        </w:rPr>
        <w:t>бригады,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="00BE2308">
        <w:rPr>
          <w:rFonts w:ascii="Times New Roman" w:hAnsi="Times New Roman" w:cs="Times New Roman"/>
          <w:sz w:val="28"/>
          <w:szCs w:val="28"/>
        </w:rPr>
        <w:t>ме</w:t>
      </w:r>
      <w:r>
        <w:rPr>
          <w:rFonts w:ascii="Times New Roman" w:hAnsi="Times New Roman" w:cs="Times New Roman"/>
          <w:sz w:val="28"/>
          <w:szCs w:val="28"/>
        </w:rPr>
        <w:t>ющие статус «Перебазировка к месту работ», «Командировка», «Перебазировка к месту базирования».</w:t>
      </w:r>
    </w:p>
    <w:p w14:paraId="5AAE64C1" w14:textId="4361CDE4" w:rsidR="00E670B3" w:rsidRDefault="00E670B3" w:rsidP="00AD052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итоговые значения определяются по </w:t>
      </w:r>
      <w:r w:rsidR="00BE2308">
        <w:rPr>
          <w:rFonts w:ascii="Times New Roman" w:hAnsi="Times New Roman" w:cs="Times New Roman"/>
          <w:sz w:val="28"/>
          <w:szCs w:val="28"/>
        </w:rPr>
        <w:t>количеству</w:t>
      </w:r>
      <w:r>
        <w:rPr>
          <w:rFonts w:ascii="Times New Roman" w:hAnsi="Times New Roman" w:cs="Times New Roman"/>
          <w:sz w:val="28"/>
          <w:szCs w:val="28"/>
        </w:rPr>
        <w:t xml:space="preserve"> записей бригад без </w:t>
      </w:r>
      <w:r w:rsidR="00BE2308">
        <w:rPr>
          <w:rFonts w:ascii="Times New Roman" w:hAnsi="Times New Roman" w:cs="Times New Roman"/>
          <w:sz w:val="28"/>
          <w:szCs w:val="28"/>
        </w:rPr>
        <w:t>детализации</w:t>
      </w:r>
      <w:r>
        <w:rPr>
          <w:rFonts w:ascii="Times New Roman" w:hAnsi="Times New Roman" w:cs="Times New Roman"/>
          <w:sz w:val="28"/>
          <w:szCs w:val="28"/>
        </w:rPr>
        <w:t xml:space="preserve"> персонала и техники.</w:t>
      </w:r>
    </w:p>
    <w:p w14:paraId="05FB6F07" w14:textId="75AEE3B4" w:rsidR="0018720D" w:rsidRPr="00836B69" w:rsidRDefault="0018720D" w:rsidP="0018720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отчете предусмотрена фильтрация. Фильтрация предусмотрена по полям «Филиал» и «Подразделение» с возможностью множественного выбора. Выбраные значения фильтров выводятся в шапке отчёта, как его параметры.</w:t>
      </w:r>
      <w:r w:rsidR="003F6027">
        <w:rPr>
          <w:rFonts w:ascii="Times New Roman" w:hAnsi="Times New Roman" w:cs="Times New Roman"/>
          <w:sz w:val="28"/>
          <w:szCs w:val="28"/>
        </w:rPr>
        <w:t xml:space="preserve"> При выбранном значении в фильтре «Филиал», в фильтре «Подразделение» список выбираемых значений ограничен в соответствии с выбранными значениями.  </w:t>
      </w:r>
    </w:p>
    <w:p w14:paraId="1A24847D" w14:textId="736095DB" w:rsidR="0018720D" w:rsidRDefault="0018720D" w:rsidP="00AD052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в конце таблицы предусмотрены промежуточные итоги(итоги) зависимые от работы фильтров. Значения промежуточных итогов определяется только по числовым полям. Остальные поля остаются пустыми. </w:t>
      </w:r>
    </w:p>
    <w:p w14:paraId="54FBF36B" w14:textId="77777777" w:rsidR="003F6027" w:rsidRPr="00C06B52" w:rsidRDefault="003F6027" w:rsidP="003F602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отчёте предусмотрена выгрузка отчёта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в том же виде, как на рабочем экране.</w:t>
      </w:r>
    </w:p>
    <w:p w14:paraId="4B61F3E9" w14:textId="1E21B791" w:rsidR="00154D8C" w:rsidRPr="008176C7" w:rsidRDefault="00154D8C" w:rsidP="00650AA7">
      <w:pPr>
        <w:pStyle w:val="a3"/>
        <w:numPr>
          <w:ilvl w:val="0"/>
          <w:numId w:val="2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commentRangeStart w:id="93"/>
      <w:commentRangeStart w:id="94"/>
      <w:r w:rsidRPr="008176C7">
        <w:rPr>
          <w:rFonts w:ascii="Times New Roman" w:hAnsi="Times New Roman" w:cs="Times New Roman"/>
          <w:b/>
          <w:bCs/>
          <w:sz w:val="28"/>
          <w:szCs w:val="28"/>
        </w:rPr>
        <w:t>Формирование отчёта «Общий свод сил и средств подразделения»</w:t>
      </w:r>
      <w:commentRangeEnd w:id="93"/>
      <w:r w:rsidR="00547662">
        <w:rPr>
          <w:rStyle w:val="a8"/>
        </w:rPr>
        <w:commentReference w:id="93"/>
      </w:r>
      <w:commentRangeEnd w:id="94"/>
      <w:r w:rsidR="00DB1E93">
        <w:rPr>
          <w:rStyle w:val="a8"/>
        </w:rPr>
        <w:commentReference w:id="94"/>
      </w:r>
    </w:p>
    <w:p w14:paraId="56563A40" w14:textId="5B0F981D" w:rsidR="0014473B" w:rsidRPr="008176C7" w:rsidRDefault="0014473B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Отчёт позволяет сформировать сводные данные по подразделению в разрезе подразделения с категорированием по столбцам количества рассматриваемых ресурсов. Предварительный формат отчёта приведён на</w:t>
      </w:r>
      <w:r w:rsidR="00750141" w:rsidRPr="008176C7">
        <w:rPr>
          <w:rFonts w:ascii="Times New Roman" w:hAnsi="Times New Roman" w:cs="Times New Roman"/>
          <w:color w:val="00B0F0"/>
          <w:sz w:val="28"/>
          <w:szCs w:val="28"/>
        </w:rPr>
        <w:t xml:space="preserve"> </w:t>
      </w:r>
      <w:r w:rsidR="00750141" w:rsidRPr="008176C7">
        <w:rPr>
          <w:rFonts w:ascii="Times New Roman" w:hAnsi="Times New Roman" w:cs="Times New Roman"/>
          <w:color w:val="00B0F0"/>
          <w:sz w:val="28"/>
          <w:szCs w:val="28"/>
        </w:rPr>
        <w:fldChar w:fldCharType="begin"/>
      </w:r>
      <w:r w:rsidR="00750141" w:rsidRPr="008176C7">
        <w:rPr>
          <w:rFonts w:ascii="Times New Roman" w:hAnsi="Times New Roman" w:cs="Times New Roman"/>
          <w:color w:val="00B0F0"/>
          <w:sz w:val="28"/>
          <w:szCs w:val="28"/>
        </w:rPr>
        <w:instrText xml:space="preserve"> REF _Ref177034568 \h </w:instrText>
      </w:r>
      <w:r w:rsidR="008176C7" w:rsidRPr="008176C7">
        <w:rPr>
          <w:rFonts w:ascii="Times New Roman" w:hAnsi="Times New Roman" w:cs="Times New Roman"/>
          <w:color w:val="00B0F0"/>
          <w:sz w:val="28"/>
          <w:szCs w:val="28"/>
        </w:rPr>
        <w:instrText xml:space="preserve"> \* MERGEFORMAT </w:instrText>
      </w:r>
      <w:r w:rsidR="00750141" w:rsidRPr="008176C7">
        <w:rPr>
          <w:rFonts w:ascii="Times New Roman" w:hAnsi="Times New Roman" w:cs="Times New Roman"/>
          <w:color w:val="00B0F0"/>
          <w:sz w:val="28"/>
          <w:szCs w:val="28"/>
        </w:rPr>
      </w:r>
      <w:r w:rsidR="00750141" w:rsidRPr="008176C7">
        <w:rPr>
          <w:rFonts w:ascii="Times New Roman" w:hAnsi="Times New Roman" w:cs="Times New Roman"/>
          <w:color w:val="00B0F0"/>
          <w:sz w:val="28"/>
          <w:szCs w:val="28"/>
        </w:rPr>
        <w:fldChar w:fldCharType="separate"/>
      </w:r>
      <w:r w:rsidR="00750141" w:rsidRPr="008176C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A4D44">
        <w:rPr>
          <w:rFonts w:ascii="Times New Roman" w:hAnsi="Times New Roman" w:cs="Times New Roman"/>
          <w:sz w:val="28"/>
          <w:szCs w:val="28"/>
        </w:rPr>
        <w:t>10</w:t>
      </w:r>
      <w:r w:rsidR="00750141" w:rsidRPr="008176C7">
        <w:rPr>
          <w:rFonts w:ascii="Times New Roman" w:hAnsi="Times New Roman" w:cs="Times New Roman"/>
          <w:sz w:val="28"/>
          <w:szCs w:val="28"/>
        </w:rPr>
        <w:t xml:space="preserve"> - Отчёт Общие силы и средства подразделения</w:t>
      </w:r>
      <w:r w:rsidR="00750141" w:rsidRPr="008176C7">
        <w:rPr>
          <w:rFonts w:ascii="Times New Roman" w:hAnsi="Times New Roman" w:cs="Times New Roman"/>
          <w:color w:val="00B0F0"/>
          <w:sz w:val="28"/>
          <w:szCs w:val="28"/>
        </w:rPr>
        <w:fldChar w:fldCharType="end"/>
      </w:r>
      <w:r w:rsidRPr="008176C7">
        <w:rPr>
          <w:rFonts w:ascii="Times New Roman" w:hAnsi="Times New Roman" w:cs="Times New Roman"/>
          <w:sz w:val="28"/>
          <w:szCs w:val="28"/>
        </w:rPr>
        <w:t>.</w:t>
      </w:r>
    </w:p>
    <w:p w14:paraId="0B75395E" w14:textId="45F0168E" w:rsidR="00C67387" w:rsidRPr="008176C7" w:rsidRDefault="008A7EE8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Отчёт должен быть размещён в </w:t>
      </w:r>
      <w:r w:rsidR="00C67387" w:rsidRPr="008176C7">
        <w:rPr>
          <w:rFonts w:ascii="Times New Roman" w:hAnsi="Times New Roman" w:cs="Times New Roman"/>
          <w:sz w:val="28"/>
          <w:szCs w:val="28"/>
        </w:rPr>
        <w:t>разделе «Аналитика»</w:t>
      </w:r>
      <w:r w:rsidRPr="008176C7">
        <w:rPr>
          <w:rFonts w:ascii="Times New Roman" w:hAnsi="Times New Roman" w:cs="Times New Roman"/>
          <w:sz w:val="28"/>
          <w:szCs w:val="28"/>
        </w:rPr>
        <w:t xml:space="preserve"> в подразделе «Силы и «Средства» отдельной вкладкой</w:t>
      </w:r>
      <w:r w:rsidR="00C67387" w:rsidRPr="008176C7">
        <w:rPr>
          <w:rFonts w:ascii="Times New Roman" w:hAnsi="Times New Roman" w:cs="Times New Roman"/>
          <w:sz w:val="28"/>
          <w:szCs w:val="28"/>
        </w:rPr>
        <w:t>.</w:t>
      </w:r>
      <w:r w:rsidRPr="008176C7">
        <w:rPr>
          <w:rFonts w:ascii="Times New Roman" w:hAnsi="Times New Roman" w:cs="Times New Roman"/>
          <w:sz w:val="28"/>
          <w:szCs w:val="28"/>
        </w:rPr>
        <w:t xml:space="preserve"> Вкладку до</w:t>
      </w:r>
      <w:r w:rsidR="00737425">
        <w:rPr>
          <w:rFonts w:ascii="Times New Roman" w:hAnsi="Times New Roman" w:cs="Times New Roman"/>
          <w:sz w:val="28"/>
          <w:szCs w:val="28"/>
        </w:rPr>
        <w:t>л</w:t>
      </w:r>
      <w:r w:rsidRPr="008176C7">
        <w:rPr>
          <w:rFonts w:ascii="Times New Roman" w:hAnsi="Times New Roman" w:cs="Times New Roman"/>
          <w:sz w:val="28"/>
          <w:szCs w:val="28"/>
        </w:rPr>
        <w:t>жна называться «Силы и средства».</w:t>
      </w:r>
      <w:r w:rsidR="00C67387" w:rsidRPr="008176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34B054" w14:textId="77777777" w:rsidR="00C67387" w:rsidRPr="008176C7" w:rsidRDefault="00C67387" w:rsidP="00650AA7">
      <w:pPr>
        <w:pStyle w:val="a3"/>
        <w:keepNext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734004" wp14:editId="206BACB3">
            <wp:extent cx="5217819" cy="2200910"/>
            <wp:effectExtent l="0" t="0" r="190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339" cy="220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E1F6" w14:textId="6BE46469" w:rsidR="00C67387" w:rsidRPr="008176C7" w:rsidRDefault="00C67387" w:rsidP="00650AA7">
      <w:pPr>
        <w:pStyle w:val="a4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95" w:name="_Ref177034568"/>
      <w:r w:rsidRPr="008176C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48B8" w:rsidRPr="008176C7">
        <w:rPr>
          <w:rFonts w:ascii="Times New Roman" w:hAnsi="Times New Roman" w:cs="Times New Roman"/>
          <w:sz w:val="28"/>
          <w:szCs w:val="28"/>
        </w:rPr>
        <w:fldChar w:fldCharType="begin"/>
      </w:r>
      <w:r w:rsidR="00E448B8" w:rsidRPr="008176C7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E448B8" w:rsidRPr="008176C7">
        <w:rPr>
          <w:rFonts w:ascii="Times New Roman" w:hAnsi="Times New Roman" w:cs="Times New Roman"/>
          <w:sz w:val="28"/>
          <w:szCs w:val="28"/>
        </w:rPr>
        <w:fldChar w:fldCharType="separate"/>
      </w:r>
      <w:r w:rsidR="00A627A2">
        <w:rPr>
          <w:rFonts w:ascii="Times New Roman" w:hAnsi="Times New Roman" w:cs="Times New Roman"/>
          <w:noProof/>
          <w:sz w:val="28"/>
          <w:szCs w:val="28"/>
        </w:rPr>
        <w:t>10</w:t>
      </w:r>
      <w:r w:rsidR="00E448B8" w:rsidRPr="008176C7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176C7">
        <w:rPr>
          <w:rFonts w:ascii="Times New Roman" w:hAnsi="Times New Roman" w:cs="Times New Roman"/>
          <w:sz w:val="28"/>
          <w:szCs w:val="28"/>
        </w:rPr>
        <w:t xml:space="preserve"> - Отчёт Общие силы и средства подразделения</w:t>
      </w:r>
      <w:bookmarkEnd w:id="95"/>
    </w:p>
    <w:p w14:paraId="7308C70B" w14:textId="77777777" w:rsidR="008A7EE8" w:rsidRPr="008176C7" w:rsidRDefault="008A7EE8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 xml:space="preserve">Кол-во бригад должно определяться по уровню штатной бригады(суббригады не учитываются). Кол-во членов бригады должно определяться по закреплённому за выбранной бригадой персонала. Кол-во автотранспорта должно определяться по паспортизированному транспорту из </w:t>
      </w:r>
      <w:r w:rsidRPr="008176C7">
        <w:rPr>
          <w:rFonts w:ascii="Times New Roman" w:hAnsi="Times New Roman" w:cs="Times New Roman"/>
          <w:sz w:val="28"/>
          <w:szCs w:val="28"/>
        </w:rPr>
        <w:lastRenderedPageBreak/>
        <w:t xml:space="preserve">СУПА в соответствующей привязке(перечень ключей образца автотранспорта для вывода определить на этапе проектирования). </w:t>
      </w:r>
    </w:p>
    <w:p w14:paraId="32C8EE0D" w14:textId="77777777" w:rsidR="008A7EE8" w:rsidRPr="008176C7" w:rsidRDefault="008A7EE8" w:rsidP="00650AA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76C7">
        <w:rPr>
          <w:rFonts w:ascii="Times New Roman" w:hAnsi="Times New Roman" w:cs="Times New Roman"/>
          <w:sz w:val="28"/>
          <w:szCs w:val="28"/>
        </w:rPr>
        <w:t>Предусмотреть фильтрацию и ограничение отображения отчёта для ролей ниже уровня исполнительного аппарата. Также необходимо предусмотреть переход из позиции филиала в отчёт «Состав бригад» в разрезе перечня РЭС(п.6)</w:t>
      </w:r>
    </w:p>
    <w:p w14:paraId="6B45E255" w14:textId="5F1C7778" w:rsidR="008A7EE8" w:rsidRDefault="0018720D" w:rsidP="00650AA7">
      <w:pPr>
        <w:ind w:firstLine="567"/>
        <w:rPr>
          <w:ins w:id="96" w:author="Сазанов Илья Сергеевич" w:date="2024-11-21T06:45:00Z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не имеет фильтрации, выводится полным списком</w:t>
      </w:r>
      <w:r w:rsidR="00473CA0">
        <w:rPr>
          <w:rFonts w:ascii="Times New Roman" w:hAnsi="Times New Roman" w:cs="Times New Roman"/>
          <w:sz w:val="28"/>
          <w:szCs w:val="28"/>
        </w:rPr>
        <w:t xml:space="preserve"> в разрезе филиалов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73CA0">
        <w:rPr>
          <w:rFonts w:ascii="Times New Roman" w:hAnsi="Times New Roman" w:cs="Times New Roman"/>
          <w:sz w:val="28"/>
          <w:szCs w:val="28"/>
        </w:rPr>
        <w:t>Филиалы Центра и ЦиП сгруппированы по блокам имеющим свои отдельные итоговые строки. Внизу отчёта выведена итоговая строка по обоим обществам.</w:t>
      </w:r>
    </w:p>
    <w:p w14:paraId="62201E11" w14:textId="1BD0F73F" w:rsidR="003D7EE6" w:rsidRDefault="003D7EE6" w:rsidP="003D7EE6">
      <w:pPr>
        <w:pStyle w:val="a3"/>
        <w:numPr>
          <w:ilvl w:val="0"/>
          <w:numId w:val="2"/>
        </w:numPr>
        <w:rPr>
          <w:ins w:id="97" w:author="Сазанов Илья Сергеевич" w:date="2024-11-21T06:46:00Z"/>
          <w:rFonts w:ascii="Times New Roman" w:hAnsi="Times New Roman" w:cs="Times New Roman"/>
          <w:b/>
          <w:bCs/>
          <w:sz w:val="28"/>
          <w:szCs w:val="28"/>
        </w:rPr>
      </w:pPr>
      <w:ins w:id="98" w:author="Сазанов Илья Сергеевич" w:date="2024-11-21T06:46:00Z">
        <w:r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ins w:id="99" w:author="Сазанов Илья Сергеевич" w:date="2024-11-21T06:45:00Z">
        <w:r w:rsidRPr="003D7EE6">
          <w:rPr>
            <w:rFonts w:ascii="Times New Roman" w:hAnsi="Times New Roman" w:cs="Times New Roman"/>
            <w:b/>
            <w:bCs/>
            <w:sz w:val="28"/>
            <w:szCs w:val="28"/>
            <w:rPrChange w:id="100" w:author="Сазанов Илья Сергеевич" w:date="2024-11-21T06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О</w:t>
        </w:r>
      </w:ins>
      <w:ins w:id="101" w:author="Сазанов Илья Сергеевич" w:date="2024-11-21T06:46:00Z">
        <w:r w:rsidRPr="003D7EE6">
          <w:rPr>
            <w:rFonts w:ascii="Times New Roman" w:hAnsi="Times New Roman" w:cs="Times New Roman"/>
            <w:b/>
            <w:bCs/>
            <w:sz w:val="28"/>
            <w:szCs w:val="28"/>
            <w:rPrChange w:id="102" w:author="Сазанов Илья Сергеевич" w:date="2024-11-21T06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тчёт по движению персонала</w:t>
        </w:r>
      </w:ins>
    </w:p>
    <w:p w14:paraId="3AA9E07D" w14:textId="33D15A0E" w:rsidR="003D7EE6" w:rsidRPr="003D7EE6" w:rsidRDefault="003D7EE6">
      <w:pPr>
        <w:pStyle w:val="a3"/>
        <w:rPr>
          <w:rFonts w:ascii="Times New Roman" w:hAnsi="Times New Roman" w:cs="Times New Roman"/>
          <w:b/>
          <w:bCs/>
          <w:sz w:val="28"/>
          <w:szCs w:val="28"/>
          <w:rPrChange w:id="103" w:author="Сазанов Илья Сергеевич" w:date="2024-11-21T06:46:00Z">
            <w:rPr/>
          </w:rPrChange>
        </w:rPr>
        <w:pPrChange w:id="104" w:author="Сазанов Илья Сергеевич" w:date="2024-11-21T06:46:00Z">
          <w:pPr>
            <w:ind w:firstLine="567"/>
          </w:pPr>
        </w:pPrChange>
      </w:pPr>
      <w:ins w:id="105" w:author="Сазанов Илья Сергеевич" w:date="2024-11-21T06:46:00Z">
        <w:r>
          <w:rPr>
            <w:rFonts w:ascii="Times New Roman" w:hAnsi="Times New Roman" w:cs="Times New Roman"/>
            <w:b/>
            <w:bCs/>
            <w:sz w:val="28"/>
            <w:szCs w:val="28"/>
          </w:rPr>
          <w:t>Расписать…….</w:t>
        </w:r>
      </w:ins>
    </w:p>
    <w:sectPr w:rsidR="003D7EE6" w:rsidRPr="003D7E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7" w:author="Сазанов Илья Сергеевич" w:date="2024-10-22T08:31:00Z" w:initials="СИС">
    <w:p w14:paraId="558FDFB9" w14:textId="77F655D0" w:rsidR="003F2070" w:rsidRDefault="003F2070">
      <w:pPr>
        <w:pStyle w:val="a9"/>
      </w:pPr>
      <w:r>
        <w:rPr>
          <w:rStyle w:val="a8"/>
        </w:rPr>
        <w:annotationRef/>
      </w:r>
      <w:r>
        <w:t>Добавить описание функции использования информации штатной бригады в командированной. Полное копирование.</w:t>
      </w:r>
      <w:r w:rsidR="00B67461">
        <w:t>(инициация создания комм бригады из раздела штатных бригад)</w:t>
      </w:r>
    </w:p>
  </w:comment>
  <w:comment w:id="18" w:author="Сазанов Илья Сергеевич" w:date="2024-09-24T13:21:00Z" w:initials="СИС">
    <w:p w14:paraId="25A8F4F9" w14:textId="6F6F425D" w:rsidR="001F1991" w:rsidRDefault="001F1991">
      <w:pPr>
        <w:pStyle w:val="a9"/>
      </w:pPr>
      <w:r>
        <w:rPr>
          <w:rStyle w:val="a8"/>
        </w:rPr>
        <w:annotationRef/>
      </w:r>
      <w:r>
        <w:t>Такое ощущение, что теряется смысл полей место отправления и место назначения в блоке основная информация!!!</w:t>
      </w:r>
      <w:r w:rsidR="00BD0FC5">
        <w:t xml:space="preserve"> Обсудить с ребятами.</w:t>
      </w:r>
    </w:p>
  </w:comment>
  <w:comment w:id="93" w:author="Сазанов Илья Сергеевич" w:date="2024-10-22T08:32:00Z" w:initials="СИС">
    <w:p w14:paraId="4C634417" w14:textId="0D394A75" w:rsidR="00547662" w:rsidRDefault="00547662">
      <w:pPr>
        <w:pStyle w:val="a9"/>
      </w:pPr>
      <w:r>
        <w:rPr>
          <w:rStyle w:val="a8"/>
        </w:rPr>
        <w:annotationRef/>
      </w:r>
      <w:r>
        <w:t>Сформулировать методологию учёта мобильных бригад</w:t>
      </w:r>
    </w:p>
  </w:comment>
  <w:comment w:id="94" w:author="Сазанов Илья Сергеевич" w:date="2024-11-21T06:53:00Z" w:initials="СИС">
    <w:p w14:paraId="2D7B3B0E" w14:textId="098DB018" w:rsidR="00DB1E93" w:rsidRDefault="00DB1E93">
      <w:pPr>
        <w:pStyle w:val="a9"/>
      </w:pPr>
      <w:r>
        <w:rPr>
          <w:rStyle w:val="a8"/>
        </w:rPr>
        <w:annotationRef/>
      </w:r>
      <w:r>
        <w:t>Не актуально. ЮЯИ сказал не выводить их в отчёт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8FDFB9" w15:done="0"/>
  <w15:commentEx w15:paraId="25A8F4F9" w15:done="0"/>
  <w15:commentEx w15:paraId="4C634417" w15:done="0"/>
  <w15:commentEx w15:paraId="2D7B3B0E" w15:paraIdParent="4C63441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AC1E15A" w16cex:dateUtc="2024-10-22T05:31:00Z"/>
  <w16cex:commentExtensible w16cex:durableId="2A9D3B3D" w16cex:dateUtc="2024-09-24T10:21:00Z"/>
  <w16cex:commentExtensible w16cex:durableId="2AC1E194" w16cex:dateUtc="2024-10-22T05:32:00Z"/>
  <w16cex:commentExtensible w16cex:durableId="2AE95784" w16cex:dateUtc="2024-11-21T03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8FDFB9" w16cid:durableId="2AC1E15A"/>
  <w16cid:commentId w16cid:paraId="25A8F4F9" w16cid:durableId="2A9D3B3D"/>
  <w16cid:commentId w16cid:paraId="4C634417" w16cid:durableId="2AC1E194"/>
  <w16cid:commentId w16cid:paraId="2D7B3B0E" w16cid:durableId="2AE9578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07AD"/>
    <w:multiLevelType w:val="multilevel"/>
    <w:tmpl w:val="16F04B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80D0447"/>
    <w:multiLevelType w:val="multilevel"/>
    <w:tmpl w:val="8D6CCC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D122EDD"/>
    <w:multiLevelType w:val="hybridMultilevel"/>
    <w:tmpl w:val="9866F894"/>
    <w:lvl w:ilvl="0" w:tplc="28D2886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2794CA5"/>
    <w:multiLevelType w:val="multilevel"/>
    <w:tmpl w:val="31F601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FC038C0"/>
    <w:multiLevelType w:val="hybridMultilevel"/>
    <w:tmpl w:val="D77A10F6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25C82514"/>
    <w:multiLevelType w:val="multilevel"/>
    <w:tmpl w:val="31F601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CF0553F"/>
    <w:multiLevelType w:val="hybridMultilevel"/>
    <w:tmpl w:val="92CC2CEE"/>
    <w:lvl w:ilvl="0" w:tplc="10D666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азанов Илья Сергеевич">
    <w15:presenceInfo w15:providerId="AD" w15:userId="S-1-5-21-1264035209-2472686174-2146618077-2105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5E"/>
    <w:rsid w:val="0001032A"/>
    <w:rsid w:val="0001422E"/>
    <w:rsid w:val="0004296A"/>
    <w:rsid w:val="00050344"/>
    <w:rsid w:val="00051BBB"/>
    <w:rsid w:val="000552BE"/>
    <w:rsid w:val="000563F8"/>
    <w:rsid w:val="00063447"/>
    <w:rsid w:val="00066126"/>
    <w:rsid w:val="0007014E"/>
    <w:rsid w:val="00082576"/>
    <w:rsid w:val="00085559"/>
    <w:rsid w:val="000A2684"/>
    <w:rsid w:val="000D583E"/>
    <w:rsid w:val="000E08D5"/>
    <w:rsid w:val="001234F8"/>
    <w:rsid w:val="001408D0"/>
    <w:rsid w:val="0014473B"/>
    <w:rsid w:val="0014615E"/>
    <w:rsid w:val="00154D8C"/>
    <w:rsid w:val="001629FA"/>
    <w:rsid w:val="00184168"/>
    <w:rsid w:val="001862C4"/>
    <w:rsid w:val="0018720D"/>
    <w:rsid w:val="001B0114"/>
    <w:rsid w:val="001C46CE"/>
    <w:rsid w:val="001D51BC"/>
    <w:rsid w:val="001D6DBB"/>
    <w:rsid w:val="001E0CE4"/>
    <w:rsid w:val="001F1991"/>
    <w:rsid w:val="001F6B06"/>
    <w:rsid w:val="00203EED"/>
    <w:rsid w:val="00224EC4"/>
    <w:rsid w:val="00241744"/>
    <w:rsid w:val="0025610D"/>
    <w:rsid w:val="00272629"/>
    <w:rsid w:val="00297135"/>
    <w:rsid w:val="002A4D44"/>
    <w:rsid w:val="002B29D9"/>
    <w:rsid w:val="002F2653"/>
    <w:rsid w:val="003251A0"/>
    <w:rsid w:val="00326325"/>
    <w:rsid w:val="0032788C"/>
    <w:rsid w:val="00327B16"/>
    <w:rsid w:val="00345761"/>
    <w:rsid w:val="0034616C"/>
    <w:rsid w:val="0039428B"/>
    <w:rsid w:val="003B4FA3"/>
    <w:rsid w:val="003D13A4"/>
    <w:rsid w:val="003D67B0"/>
    <w:rsid w:val="003D7EE6"/>
    <w:rsid w:val="003F2070"/>
    <w:rsid w:val="003F22ED"/>
    <w:rsid w:val="003F5A9B"/>
    <w:rsid w:val="003F6027"/>
    <w:rsid w:val="00406290"/>
    <w:rsid w:val="004264BA"/>
    <w:rsid w:val="004347BB"/>
    <w:rsid w:val="004438C5"/>
    <w:rsid w:val="00456B40"/>
    <w:rsid w:val="004661A1"/>
    <w:rsid w:val="00473CA0"/>
    <w:rsid w:val="00480879"/>
    <w:rsid w:val="004834D4"/>
    <w:rsid w:val="004A18C1"/>
    <w:rsid w:val="004E3DED"/>
    <w:rsid w:val="00517255"/>
    <w:rsid w:val="0054448C"/>
    <w:rsid w:val="00547662"/>
    <w:rsid w:val="00552074"/>
    <w:rsid w:val="005940E6"/>
    <w:rsid w:val="00596F95"/>
    <w:rsid w:val="005A482D"/>
    <w:rsid w:val="005E13C8"/>
    <w:rsid w:val="006119A1"/>
    <w:rsid w:val="00614D88"/>
    <w:rsid w:val="0062246A"/>
    <w:rsid w:val="006403D5"/>
    <w:rsid w:val="00643D20"/>
    <w:rsid w:val="00650AA7"/>
    <w:rsid w:val="00657F14"/>
    <w:rsid w:val="00673BED"/>
    <w:rsid w:val="00675F06"/>
    <w:rsid w:val="006776ED"/>
    <w:rsid w:val="006860E1"/>
    <w:rsid w:val="006A081F"/>
    <w:rsid w:val="006C6E78"/>
    <w:rsid w:val="006D4798"/>
    <w:rsid w:val="006D7F74"/>
    <w:rsid w:val="006E4A85"/>
    <w:rsid w:val="006E4F30"/>
    <w:rsid w:val="00726CA3"/>
    <w:rsid w:val="00727F22"/>
    <w:rsid w:val="00737425"/>
    <w:rsid w:val="007375CA"/>
    <w:rsid w:val="00750141"/>
    <w:rsid w:val="00774241"/>
    <w:rsid w:val="00787AC7"/>
    <w:rsid w:val="00795EE1"/>
    <w:rsid w:val="00804F2F"/>
    <w:rsid w:val="008176C7"/>
    <w:rsid w:val="00836B69"/>
    <w:rsid w:val="00851466"/>
    <w:rsid w:val="00856FEB"/>
    <w:rsid w:val="00860D52"/>
    <w:rsid w:val="00883C33"/>
    <w:rsid w:val="00887AC2"/>
    <w:rsid w:val="008904C9"/>
    <w:rsid w:val="008927F6"/>
    <w:rsid w:val="008A3215"/>
    <w:rsid w:val="008A564D"/>
    <w:rsid w:val="008A7EE8"/>
    <w:rsid w:val="008B27F5"/>
    <w:rsid w:val="008C176E"/>
    <w:rsid w:val="008F5CF3"/>
    <w:rsid w:val="009277B6"/>
    <w:rsid w:val="00A0285A"/>
    <w:rsid w:val="00A3196D"/>
    <w:rsid w:val="00A44430"/>
    <w:rsid w:val="00A46B42"/>
    <w:rsid w:val="00A627A2"/>
    <w:rsid w:val="00A816C3"/>
    <w:rsid w:val="00A962F3"/>
    <w:rsid w:val="00AA40DD"/>
    <w:rsid w:val="00AB32D2"/>
    <w:rsid w:val="00AC6515"/>
    <w:rsid w:val="00AD0520"/>
    <w:rsid w:val="00AF7F13"/>
    <w:rsid w:val="00B0587D"/>
    <w:rsid w:val="00B2518B"/>
    <w:rsid w:val="00B36609"/>
    <w:rsid w:val="00B42B34"/>
    <w:rsid w:val="00B45987"/>
    <w:rsid w:val="00B500AF"/>
    <w:rsid w:val="00B5043F"/>
    <w:rsid w:val="00B65A96"/>
    <w:rsid w:val="00B67461"/>
    <w:rsid w:val="00B934ED"/>
    <w:rsid w:val="00B97569"/>
    <w:rsid w:val="00BB5DDE"/>
    <w:rsid w:val="00BD0FC5"/>
    <w:rsid w:val="00BD7331"/>
    <w:rsid w:val="00BE2308"/>
    <w:rsid w:val="00C06B52"/>
    <w:rsid w:val="00C113F8"/>
    <w:rsid w:val="00C23138"/>
    <w:rsid w:val="00C46E2E"/>
    <w:rsid w:val="00C560FB"/>
    <w:rsid w:val="00C67387"/>
    <w:rsid w:val="00C738F3"/>
    <w:rsid w:val="00C743AE"/>
    <w:rsid w:val="00C75F96"/>
    <w:rsid w:val="00C91243"/>
    <w:rsid w:val="00CA00BE"/>
    <w:rsid w:val="00CD7297"/>
    <w:rsid w:val="00CE554B"/>
    <w:rsid w:val="00CF7842"/>
    <w:rsid w:val="00D05FC4"/>
    <w:rsid w:val="00D5355A"/>
    <w:rsid w:val="00D57917"/>
    <w:rsid w:val="00D6257F"/>
    <w:rsid w:val="00D90602"/>
    <w:rsid w:val="00D9616C"/>
    <w:rsid w:val="00DA0BDD"/>
    <w:rsid w:val="00DB1E93"/>
    <w:rsid w:val="00DE0476"/>
    <w:rsid w:val="00DF7F56"/>
    <w:rsid w:val="00E2498B"/>
    <w:rsid w:val="00E27063"/>
    <w:rsid w:val="00E369DE"/>
    <w:rsid w:val="00E412FA"/>
    <w:rsid w:val="00E4325C"/>
    <w:rsid w:val="00E432B8"/>
    <w:rsid w:val="00E448B8"/>
    <w:rsid w:val="00E670B3"/>
    <w:rsid w:val="00E77241"/>
    <w:rsid w:val="00E77B05"/>
    <w:rsid w:val="00EC5867"/>
    <w:rsid w:val="00F240B2"/>
    <w:rsid w:val="00F3524D"/>
    <w:rsid w:val="00F35A9A"/>
    <w:rsid w:val="00F44B14"/>
    <w:rsid w:val="00F73D0D"/>
    <w:rsid w:val="00F76600"/>
    <w:rsid w:val="00F81E72"/>
    <w:rsid w:val="00F9151A"/>
    <w:rsid w:val="00F976C8"/>
    <w:rsid w:val="00FA3121"/>
    <w:rsid w:val="00FF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FEEE61"/>
  <w15:chartTrackingRefBased/>
  <w15:docId w15:val="{FFB0FEFF-FE49-4105-9703-02F73D52E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15E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6738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5940E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940E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5940E6"/>
    <w:rPr>
      <w:color w:val="954F72" w:themeColor="followed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04296A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04296A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04296A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04296A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04296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microsoft.com/office/2016/09/relationships/commentsIds" Target="commentsId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7F7ED-ADBC-43AE-B2B7-D4ADB4009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4600</TotalTime>
  <Pages>23</Pages>
  <Words>6102</Words>
  <Characters>34787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RossetiCiP</Company>
  <LinksUpToDate>false</LinksUpToDate>
  <CharactersWithSpaces>40808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Сазанов Илья Сергеевич</dc:creator>
  <cp:keywords/>
  <dc:description/>
  <cp:lastModifiedBy>Сазанов Илья Сергеевич</cp:lastModifiedBy>
  <cp:revision>147</cp:revision>
  <dcterms:created xsi:type="dcterms:W3CDTF">2024-09-11T08:49:00Z</dcterms:created>
  <dcterms:modified xsi:type="dcterms:W3CDTF">2025-02-17T05:56:00Z</dcterms:modified>
</cp:coreProperties>
</file>