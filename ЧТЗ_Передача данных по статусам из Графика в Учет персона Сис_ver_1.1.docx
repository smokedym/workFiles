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84E004" w14:textId="77777777" w:rsidR="00511629" w:rsidRDefault="00511629">
      <w:pPr>
        <w:rPr>
          <w:rFonts w:ascii="Times New Roman" w:eastAsia="Times New Roman" w:hAnsi="Times New Roman" w:cs="Times New Roman"/>
        </w:rPr>
      </w:pPr>
    </w:p>
    <w:p w14:paraId="2792FFCD" w14:textId="77777777" w:rsidR="00511629" w:rsidRDefault="00511629">
      <w:pPr>
        <w:rPr>
          <w:rFonts w:ascii="Times New Roman" w:eastAsia="Times New Roman" w:hAnsi="Times New Roman" w:cs="Times New Roman"/>
        </w:rPr>
      </w:pPr>
    </w:p>
    <w:p w14:paraId="4D6C292C" w14:textId="77777777" w:rsidR="00511629" w:rsidRDefault="00511629">
      <w:pPr>
        <w:jc w:val="center"/>
        <w:rPr>
          <w:rFonts w:ascii="Times New Roman" w:eastAsia="Times New Roman" w:hAnsi="Times New Roman" w:cs="Times New Roman"/>
        </w:rPr>
      </w:pPr>
    </w:p>
    <w:p w14:paraId="497464AF" w14:textId="77777777" w:rsidR="00511629" w:rsidRDefault="00511629">
      <w:pPr>
        <w:jc w:val="center"/>
        <w:rPr>
          <w:rFonts w:ascii="Times New Roman" w:eastAsia="Times New Roman" w:hAnsi="Times New Roman" w:cs="Times New Roman"/>
        </w:rPr>
      </w:pPr>
    </w:p>
    <w:p w14:paraId="11477667" w14:textId="77777777" w:rsidR="00511629" w:rsidRDefault="00511629">
      <w:pPr>
        <w:jc w:val="center"/>
        <w:rPr>
          <w:rFonts w:ascii="Times New Roman" w:eastAsia="Times New Roman" w:hAnsi="Times New Roman" w:cs="Times New Roman"/>
        </w:rPr>
      </w:pPr>
    </w:p>
    <w:p w14:paraId="7D960550" w14:textId="77777777" w:rsidR="00511629" w:rsidRDefault="00511629">
      <w:pPr>
        <w:jc w:val="center"/>
        <w:rPr>
          <w:rFonts w:ascii="Times New Roman" w:eastAsia="Times New Roman" w:hAnsi="Times New Roman" w:cs="Times New Roman"/>
        </w:rPr>
      </w:pPr>
    </w:p>
    <w:p w14:paraId="7F56BB3B" w14:textId="77777777" w:rsidR="00511629" w:rsidRDefault="00511629">
      <w:pPr>
        <w:jc w:val="center"/>
        <w:rPr>
          <w:rFonts w:ascii="Times New Roman" w:eastAsia="Times New Roman" w:hAnsi="Times New Roman" w:cs="Times New Roman"/>
        </w:rPr>
      </w:pPr>
    </w:p>
    <w:p w14:paraId="3D59B94D" w14:textId="77777777" w:rsidR="00511629" w:rsidRDefault="00AC5D4A">
      <w:pPr>
        <w:pBdr>
          <w:top w:val="nil"/>
          <w:left w:val="nil"/>
          <w:bottom w:val="nil"/>
          <w:right w:val="nil"/>
          <w:between w:val="nil"/>
        </w:pBdr>
        <w:spacing w:after="0" w:line="273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sckytq7k6fb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Развитие функциональности системы оперативного управления работами (СОУР)</w:t>
      </w:r>
    </w:p>
    <w:p w14:paraId="362683FC" w14:textId="77777777" w:rsidR="00511629" w:rsidRDefault="00AC5D4A">
      <w:pPr>
        <w:pBdr>
          <w:top w:val="nil"/>
          <w:left w:val="nil"/>
          <w:bottom w:val="nil"/>
          <w:right w:val="nil"/>
          <w:between w:val="nil"/>
        </w:pBdr>
        <w:spacing w:after="0" w:line="273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нужд ПАО 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Россети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Центр и Приволжье» и ПАО 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Россети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Центр»</w:t>
      </w:r>
    </w:p>
    <w:p w14:paraId="7EA2192F" w14:textId="77777777" w:rsidR="00511629" w:rsidRDefault="00AC5D4A">
      <w:pPr>
        <w:pBdr>
          <w:top w:val="nil"/>
          <w:left w:val="nil"/>
          <w:bottom w:val="nil"/>
          <w:right w:val="nil"/>
          <w:between w:val="nil"/>
        </w:pBdr>
        <w:spacing w:after="0" w:line="273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BAD1A95" w14:textId="77777777" w:rsidR="00511629" w:rsidRDefault="00AC5D4A">
      <w:pPr>
        <w:pBdr>
          <w:top w:val="nil"/>
          <w:left w:val="nil"/>
          <w:bottom w:val="nil"/>
          <w:right w:val="nil"/>
          <w:between w:val="nil"/>
        </w:pBdr>
        <w:spacing w:after="0" w:line="273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Частное техническое задание</w:t>
      </w:r>
    </w:p>
    <w:p w14:paraId="2AE19F5F" w14:textId="77777777" w:rsidR="00511629" w:rsidRDefault="00AC5D4A">
      <w:pPr>
        <w:pBdr>
          <w:top w:val="nil"/>
          <w:left w:val="nil"/>
          <w:bottom w:val="nil"/>
          <w:right w:val="nil"/>
          <w:between w:val="nil"/>
        </w:pBdr>
        <w:spacing w:after="0" w:line="273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Реализация передачи данных о доступности персонала из раздела «Справочники» в раздел 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 с отображением текущего состояния сотрудника в подразделе «Учёт персонала»</w:t>
      </w:r>
    </w:p>
    <w:p w14:paraId="2CABBFCD" w14:textId="77777777" w:rsidR="00511629" w:rsidRDefault="00511629">
      <w:pPr>
        <w:jc w:val="center"/>
        <w:rPr>
          <w:rFonts w:ascii="Times New Roman" w:eastAsia="Times New Roman" w:hAnsi="Times New Roman" w:cs="Times New Roman"/>
        </w:rPr>
      </w:pPr>
    </w:p>
    <w:p w14:paraId="53E9EF77" w14:textId="77777777" w:rsidR="00511629" w:rsidRDefault="00511629">
      <w:pPr>
        <w:jc w:val="center"/>
        <w:rPr>
          <w:rFonts w:ascii="Times New Roman" w:eastAsia="Times New Roman" w:hAnsi="Times New Roman" w:cs="Times New Roman"/>
        </w:rPr>
      </w:pPr>
    </w:p>
    <w:p w14:paraId="509499D2" w14:textId="77777777" w:rsidR="00511629" w:rsidRDefault="00511629">
      <w:pPr>
        <w:jc w:val="center"/>
        <w:rPr>
          <w:rFonts w:ascii="Times New Roman" w:eastAsia="Times New Roman" w:hAnsi="Times New Roman" w:cs="Times New Roman"/>
        </w:rPr>
      </w:pPr>
    </w:p>
    <w:p w14:paraId="6FDDF536" w14:textId="77777777" w:rsidR="00511629" w:rsidRDefault="00511629">
      <w:pPr>
        <w:jc w:val="center"/>
        <w:rPr>
          <w:rFonts w:ascii="Times New Roman" w:eastAsia="Times New Roman" w:hAnsi="Times New Roman" w:cs="Times New Roman"/>
        </w:rPr>
      </w:pPr>
    </w:p>
    <w:p w14:paraId="31151659" w14:textId="77777777" w:rsidR="00511629" w:rsidRDefault="00511629">
      <w:pPr>
        <w:jc w:val="center"/>
        <w:rPr>
          <w:rFonts w:ascii="Times New Roman" w:eastAsia="Times New Roman" w:hAnsi="Times New Roman" w:cs="Times New Roman"/>
        </w:rPr>
      </w:pPr>
    </w:p>
    <w:p w14:paraId="11072662" w14:textId="77777777" w:rsidR="00511629" w:rsidRDefault="00511629">
      <w:pPr>
        <w:jc w:val="center"/>
        <w:rPr>
          <w:rFonts w:ascii="Times New Roman" w:eastAsia="Times New Roman" w:hAnsi="Times New Roman" w:cs="Times New Roman"/>
        </w:rPr>
      </w:pPr>
    </w:p>
    <w:p w14:paraId="5A582D1B" w14:textId="77777777" w:rsidR="00511629" w:rsidRDefault="00511629">
      <w:pPr>
        <w:jc w:val="center"/>
        <w:rPr>
          <w:rFonts w:ascii="Times New Roman" w:eastAsia="Times New Roman" w:hAnsi="Times New Roman" w:cs="Times New Roman"/>
        </w:rPr>
      </w:pPr>
    </w:p>
    <w:p w14:paraId="03C744CC" w14:textId="77777777" w:rsidR="00511629" w:rsidRDefault="00511629">
      <w:pPr>
        <w:jc w:val="center"/>
        <w:rPr>
          <w:rFonts w:ascii="Times New Roman" w:eastAsia="Times New Roman" w:hAnsi="Times New Roman" w:cs="Times New Roman"/>
        </w:rPr>
      </w:pPr>
    </w:p>
    <w:p w14:paraId="0EA6ED60" w14:textId="77777777" w:rsidR="00A16956" w:rsidRDefault="00A16956">
      <w:pPr>
        <w:jc w:val="center"/>
        <w:rPr>
          <w:rFonts w:ascii="Times New Roman" w:eastAsia="Times New Roman" w:hAnsi="Times New Roman" w:cs="Times New Roman"/>
        </w:rPr>
      </w:pPr>
    </w:p>
    <w:p w14:paraId="34ED363F" w14:textId="77777777" w:rsidR="00511629" w:rsidRDefault="00AC5D4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Нижний Новгород 2025</w:t>
      </w:r>
    </w:p>
    <w:p w14:paraId="0B46D579" w14:textId="77777777" w:rsidR="00A16956" w:rsidRDefault="00A16956">
      <w:pPr>
        <w:jc w:val="center"/>
        <w:rPr>
          <w:rFonts w:ascii="Times New Roman" w:eastAsia="Times New Roman" w:hAnsi="Times New Roman" w:cs="Times New Roman"/>
        </w:rPr>
      </w:pPr>
    </w:p>
    <w:p w14:paraId="37783A7B" w14:textId="77777777" w:rsidR="00511629" w:rsidRDefault="00AC5D4A">
      <w:pPr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ЛИСТ СОГЛАСОВАНИЯ</w:t>
      </w:r>
    </w:p>
    <w:tbl>
      <w:tblPr>
        <w:tblStyle w:val="a5"/>
        <w:tblW w:w="10168" w:type="dxa"/>
        <w:tblInd w:w="-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9"/>
        <w:gridCol w:w="2699"/>
        <w:gridCol w:w="2107"/>
        <w:gridCol w:w="1634"/>
        <w:gridCol w:w="1209"/>
      </w:tblGrid>
      <w:tr w:rsidR="00511629" w14:paraId="74D6116C" w14:textId="77777777">
        <w:trPr>
          <w:trHeight w:val="478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A684B04" w14:textId="77777777" w:rsidR="00511629" w:rsidRDefault="00AC5D4A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Организация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E129320" w14:textId="77777777" w:rsidR="00511629" w:rsidRDefault="00AC5D4A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Должность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9A2EEB8" w14:textId="77777777" w:rsidR="00511629" w:rsidRDefault="00AC5D4A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ФИО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AACD63F" w14:textId="77777777" w:rsidR="00511629" w:rsidRDefault="00AC5D4A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</w:t>
            </w:r>
          </w:p>
        </w:tc>
        <w:tc>
          <w:tcPr>
            <w:tcW w:w="12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A3FAB6" w14:textId="77777777" w:rsidR="00511629" w:rsidRDefault="00AC5D4A">
            <w:pPr>
              <w:tabs>
                <w:tab w:val="left" w:pos="0"/>
              </w:tabs>
              <w:spacing w:before="24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</w:tr>
      <w:tr w:rsidR="00511629" w14:paraId="16AA1452" w14:textId="77777777">
        <w:trPr>
          <w:trHeight w:val="828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75F6F" w14:textId="77777777" w:rsidR="00511629" w:rsidRDefault="00AC5D4A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ПАО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Россети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Центр»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50143" w14:textId="77777777" w:rsidR="00511629" w:rsidRDefault="0051162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E3C50" w14:textId="77777777" w:rsidR="00511629" w:rsidRDefault="0051162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C7BCB" w14:textId="77777777" w:rsidR="00511629" w:rsidRDefault="00511629">
            <w:pPr>
              <w:tabs>
                <w:tab w:val="left" w:pos="0"/>
              </w:tabs>
              <w:spacing w:before="2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5CD1A" w14:textId="77777777" w:rsidR="00511629" w:rsidRDefault="00511629">
            <w:pPr>
              <w:tabs>
                <w:tab w:val="left" w:pos="0"/>
              </w:tabs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1629" w14:paraId="53328D3C" w14:textId="77777777">
        <w:trPr>
          <w:trHeight w:val="828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A5845" w14:textId="77777777" w:rsidR="00511629" w:rsidRDefault="00AC5D4A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ПАО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Россети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Центр и Приволжье»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917AB" w14:textId="77777777" w:rsidR="00511629" w:rsidRDefault="0051162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DFBB2" w14:textId="77777777" w:rsidR="00511629" w:rsidRDefault="0051162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DD02E" w14:textId="77777777" w:rsidR="00511629" w:rsidRDefault="00511629">
            <w:pPr>
              <w:tabs>
                <w:tab w:val="left" w:pos="0"/>
              </w:tabs>
              <w:spacing w:before="2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8397E" w14:textId="77777777" w:rsidR="00511629" w:rsidRDefault="00511629">
            <w:pPr>
              <w:tabs>
                <w:tab w:val="left" w:pos="0"/>
              </w:tabs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1629" w14:paraId="0DCA3274" w14:textId="77777777">
        <w:trPr>
          <w:trHeight w:val="828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1174E" w14:textId="77777777" w:rsidR="00511629" w:rsidRDefault="00AC5D4A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АО «МЭК «Энергоэффективные технологии»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7E361" w14:textId="77777777" w:rsidR="00511629" w:rsidRDefault="0051162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AC41F" w14:textId="77777777" w:rsidR="00511629" w:rsidRDefault="00511629">
            <w:pPr>
              <w:tabs>
                <w:tab w:val="left" w:pos="0"/>
              </w:tabs>
              <w:spacing w:before="24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2C8D4" w14:textId="77777777" w:rsidR="00511629" w:rsidRDefault="00511629">
            <w:pPr>
              <w:tabs>
                <w:tab w:val="left" w:pos="0"/>
              </w:tabs>
              <w:spacing w:before="2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F58B0" w14:textId="77777777" w:rsidR="00511629" w:rsidRDefault="00511629">
            <w:pPr>
              <w:tabs>
                <w:tab w:val="left" w:pos="0"/>
              </w:tabs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FE4FCE" w14:textId="77777777" w:rsidR="00511629" w:rsidRDefault="00511629">
      <w:pPr>
        <w:rPr>
          <w:rFonts w:ascii="Times New Roman" w:eastAsia="Times New Roman" w:hAnsi="Times New Roman" w:cs="Times New Roman"/>
        </w:rPr>
        <w:sectPr w:rsidR="00511629" w:rsidSect="00C660E6">
          <w:footerReference w:type="default" r:id="rId8"/>
          <w:headerReference w:type="first" r:id="rId9"/>
          <w:pgSz w:w="11906" w:h="16838"/>
          <w:pgMar w:top="850" w:right="1134" w:bottom="1701" w:left="1134" w:header="708" w:footer="708" w:gutter="0"/>
          <w:pgNumType w:start="1"/>
          <w:cols w:space="720"/>
          <w:titlePg/>
          <w:docGrid w:linePitch="299"/>
        </w:sect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284951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484623" w14:textId="77777777" w:rsidR="00527726" w:rsidRPr="00527726" w:rsidRDefault="00527726">
          <w:pPr>
            <w:pStyle w:val="aa"/>
            <w:rPr>
              <w:rFonts w:ascii="Times New Roman" w:hAnsi="Times New Roman" w:cs="Times New Roman"/>
              <w:b/>
              <w:color w:val="auto"/>
              <w:sz w:val="28"/>
            </w:rPr>
          </w:pPr>
          <w:r w:rsidRPr="00527726">
            <w:rPr>
              <w:rFonts w:ascii="Times New Roman" w:hAnsi="Times New Roman" w:cs="Times New Roman"/>
              <w:b/>
              <w:color w:val="auto"/>
              <w:sz w:val="28"/>
            </w:rPr>
            <w:t>Содержание</w:t>
          </w:r>
        </w:p>
        <w:p w14:paraId="0AB77E51" w14:textId="77777777" w:rsidR="00F5136C" w:rsidRDefault="0052772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r w:rsidRPr="00527726">
            <w:rPr>
              <w:b/>
              <w:sz w:val="24"/>
            </w:rPr>
            <w:fldChar w:fldCharType="begin"/>
          </w:r>
          <w:r w:rsidRPr="00527726">
            <w:rPr>
              <w:b/>
              <w:sz w:val="24"/>
            </w:rPr>
            <w:instrText xml:space="preserve"> TOC \o "1-3" \h \z \u </w:instrText>
          </w:r>
          <w:r w:rsidRPr="00527726">
            <w:rPr>
              <w:b/>
              <w:sz w:val="24"/>
            </w:rPr>
            <w:fldChar w:fldCharType="separate"/>
          </w:r>
          <w:hyperlink w:anchor="_Toc195710137" w:history="1">
            <w:r w:rsidR="00F5136C" w:rsidRPr="00521EB5">
              <w:rPr>
                <w:rStyle w:val="ab"/>
                <w:rFonts w:ascii="Times New Roman" w:eastAsia="Times New Roman" w:hAnsi="Times New Roman" w:cs="Times New Roman"/>
                <w:b/>
                <w:noProof/>
              </w:rPr>
              <w:t>1 Общие сведения</w:t>
            </w:r>
            <w:r w:rsidR="00F5136C">
              <w:rPr>
                <w:noProof/>
                <w:webHidden/>
              </w:rPr>
              <w:tab/>
            </w:r>
            <w:r w:rsidR="00F5136C">
              <w:rPr>
                <w:noProof/>
                <w:webHidden/>
              </w:rPr>
              <w:fldChar w:fldCharType="begin"/>
            </w:r>
            <w:r w:rsidR="00F5136C">
              <w:rPr>
                <w:noProof/>
                <w:webHidden/>
              </w:rPr>
              <w:instrText xml:space="preserve"> PAGEREF _Toc195710137 \h </w:instrText>
            </w:r>
            <w:r w:rsidR="00F5136C">
              <w:rPr>
                <w:noProof/>
                <w:webHidden/>
              </w:rPr>
            </w:r>
            <w:r w:rsidR="00F5136C">
              <w:rPr>
                <w:noProof/>
                <w:webHidden/>
              </w:rPr>
              <w:fldChar w:fldCharType="separate"/>
            </w:r>
            <w:r w:rsidR="00F5136C">
              <w:rPr>
                <w:noProof/>
                <w:webHidden/>
              </w:rPr>
              <w:t>4</w:t>
            </w:r>
            <w:r w:rsidR="00F5136C">
              <w:rPr>
                <w:noProof/>
                <w:webHidden/>
              </w:rPr>
              <w:fldChar w:fldCharType="end"/>
            </w:r>
          </w:hyperlink>
        </w:p>
        <w:p w14:paraId="3C75957C" w14:textId="77777777" w:rsidR="00F5136C" w:rsidRDefault="00AB5FA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5710138" w:history="1">
            <w:r w:rsidR="00F5136C" w:rsidRPr="00521EB5">
              <w:rPr>
                <w:rStyle w:val="ab"/>
                <w:rFonts w:ascii="Times New Roman" w:eastAsia="Times New Roman" w:hAnsi="Times New Roman" w:cs="Times New Roman"/>
                <w:b/>
                <w:noProof/>
              </w:rPr>
              <w:t>2 Термины, определения, сокращения</w:t>
            </w:r>
            <w:r w:rsidR="00F5136C">
              <w:rPr>
                <w:noProof/>
                <w:webHidden/>
              </w:rPr>
              <w:tab/>
            </w:r>
            <w:r w:rsidR="00F5136C">
              <w:rPr>
                <w:noProof/>
                <w:webHidden/>
              </w:rPr>
              <w:fldChar w:fldCharType="begin"/>
            </w:r>
            <w:r w:rsidR="00F5136C">
              <w:rPr>
                <w:noProof/>
                <w:webHidden/>
              </w:rPr>
              <w:instrText xml:space="preserve"> PAGEREF _Toc195710138 \h </w:instrText>
            </w:r>
            <w:r w:rsidR="00F5136C">
              <w:rPr>
                <w:noProof/>
                <w:webHidden/>
              </w:rPr>
            </w:r>
            <w:r w:rsidR="00F5136C">
              <w:rPr>
                <w:noProof/>
                <w:webHidden/>
              </w:rPr>
              <w:fldChar w:fldCharType="separate"/>
            </w:r>
            <w:r w:rsidR="00F5136C">
              <w:rPr>
                <w:noProof/>
                <w:webHidden/>
              </w:rPr>
              <w:t>4</w:t>
            </w:r>
            <w:r w:rsidR="00F5136C">
              <w:rPr>
                <w:noProof/>
                <w:webHidden/>
              </w:rPr>
              <w:fldChar w:fldCharType="end"/>
            </w:r>
          </w:hyperlink>
        </w:p>
        <w:p w14:paraId="05F48866" w14:textId="77777777" w:rsidR="00F5136C" w:rsidRDefault="00AB5FA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5710139" w:history="1">
            <w:r w:rsidR="00F5136C" w:rsidRPr="00521EB5">
              <w:rPr>
                <w:rStyle w:val="ab"/>
                <w:rFonts w:ascii="Times New Roman" w:eastAsia="Times New Roman" w:hAnsi="Times New Roman" w:cs="Times New Roman"/>
                <w:b/>
                <w:noProof/>
              </w:rPr>
              <w:t>3 Цели доработки</w:t>
            </w:r>
            <w:r w:rsidR="00F5136C">
              <w:rPr>
                <w:noProof/>
                <w:webHidden/>
              </w:rPr>
              <w:tab/>
            </w:r>
            <w:r w:rsidR="00F5136C">
              <w:rPr>
                <w:noProof/>
                <w:webHidden/>
              </w:rPr>
              <w:fldChar w:fldCharType="begin"/>
            </w:r>
            <w:r w:rsidR="00F5136C">
              <w:rPr>
                <w:noProof/>
                <w:webHidden/>
              </w:rPr>
              <w:instrText xml:space="preserve"> PAGEREF _Toc195710139 \h </w:instrText>
            </w:r>
            <w:r w:rsidR="00F5136C">
              <w:rPr>
                <w:noProof/>
                <w:webHidden/>
              </w:rPr>
            </w:r>
            <w:r w:rsidR="00F5136C">
              <w:rPr>
                <w:noProof/>
                <w:webHidden/>
              </w:rPr>
              <w:fldChar w:fldCharType="separate"/>
            </w:r>
            <w:r w:rsidR="00F5136C">
              <w:rPr>
                <w:noProof/>
                <w:webHidden/>
              </w:rPr>
              <w:t>4</w:t>
            </w:r>
            <w:r w:rsidR="00F5136C">
              <w:rPr>
                <w:noProof/>
                <w:webHidden/>
              </w:rPr>
              <w:fldChar w:fldCharType="end"/>
            </w:r>
          </w:hyperlink>
        </w:p>
        <w:p w14:paraId="11215613" w14:textId="77777777" w:rsidR="00F5136C" w:rsidRDefault="00AB5FA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5710140" w:history="1">
            <w:r w:rsidR="00F5136C" w:rsidRPr="00521EB5">
              <w:rPr>
                <w:rStyle w:val="ab"/>
                <w:rFonts w:ascii="Times New Roman" w:eastAsia="Times New Roman" w:hAnsi="Times New Roman" w:cs="Times New Roman"/>
                <w:b/>
                <w:noProof/>
              </w:rPr>
              <w:t>4 Затрагиваемый функционал</w:t>
            </w:r>
            <w:r w:rsidR="00F5136C">
              <w:rPr>
                <w:noProof/>
                <w:webHidden/>
              </w:rPr>
              <w:tab/>
            </w:r>
            <w:r w:rsidR="00F5136C">
              <w:rPr>
                <w:noProof/>
                <w:webHidden/>
              </w:rPr>
              <w:fldChar w:fldCharType="begin"/>
            </w:r>
            <w:r w:rsidR="00F5136C">
              <w:rPr>
                <w:noProof/>
                <w:webHidden/>
              </w:rPr>
              <w:instrText xml:space="preserve"> PAGEREF _Toc195710140 \h </w:instrText>
            </w:r>
            <w:r w:rsidR="00F5136C">
              <w:rPr>
                <w:noProof/>
                <w:webHidden/>
              </w:rPr>
            </w:r>
            <w:r w:rsidR="00F5136C">
              <w:rPr>
                <w:noProof/>
                <w:webHidden/>
              </w:rPr>
              <w:fldChar w:fldCharType="separate"/>
            </w:r>
            <w:r w:rsidR="00F5136C">
              <w:rPr>
                <w:noProof/>
                <w:webHidden/>
              </w:rPr>
              <w:t>4</w:t>
            </w:r>
            <w:r w:rsidR="00F5136C">
              <w:rPr>
                <w:noProof/>
                <w:webHidden/>
              </w:rPr>
              <w:fldChar w:fldCharType="end"/>
            </w:r>
          </w:hyperlink>
        </w:p>
        <w:p w14:paraId="46EFC00A" w14:textId="77777777" w:rsidR="00F5136C" w:rsidRDefault="00AB5FA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5710141" w:history="1">
            <w:r w:rsidR="00F5136C" w:rsidRPr="00521EB5">
              <w:rPr>
                <w:rStyle w:val="ab"/>
                <w:rFonts w:ascii="Times New Roman" w:eastAsia="Times New Roman" w:hAnsi="Times New Roman" w:cs="Times New Roman"/>
                <w:b/>
                <w:noProof/>
              </w:rPr>
              <w:t>5 Сценарии использования</w:t>
            </w:r>
            <w:r w:rsidR="00F5136C">
              <w:rPr>
                <w:noProof/>
                <w:webHidden/>
              </w:rPr>
              <w:tab/>
            </w:r>
            <w:r w:rsidR="00F5136C">
              <w:rPr>
                <w:noProof/>
                <w:webHidden/>
              </w:rPr>
              <w:fldChar w:fldCharType="begin"/>
            </w:r>
            <w:r w:rsidR="00F5136C">
              <w:rPr>
                <w:noProof/>
                <w:webHidden/>
              </w:rPr>
              <w:instrText xml:space="preserve"> PAGEREF _Toc195710141 \h </w:instrText>
            </w:r>
            <w:r w:rsidR="00F5136C">
              <w:rPr>
                <w:noProof/>
                <w:webHidden/>
              </w:rPr>
            </w:r>
            <w:r w:rsidR="00F5136C">
              <w:rPr>
                <w:noProof/>
                <w:webHidden/>
              </w:rPr>
              <w:fldChar w:fldCharType="separate"/>
            </w:r>
            <w:r w:rsidR="00F5136C">
              <w:rPr>
                <w:noProof/>
                <w:webHidden/>
              </w:rPr>
              <w:t>4</w:t>
            </w:r>
            <w:r w:rsidR="00F5136C">
              <w:rPr>
                <w:noProof/>
                <w:webHidden/>
              </w:rPr>
              <w:fldChar w:fldCharType="end"/>
            </w:r>
          </w:hyperlink>
        </w:p>
        <w:p w14:paraId="76A70EC1" w14:textId="77777777" w:rsidR="00F5136C" w:rsidRDefault="00AB5FA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5710142" w:history="1">
            <w:r w:rsidR="00F5136C" w:rsidRPr="00521EB5">
              <w:rPr>
                <w:rStyle w:val="ab"/>
                <w:rFonts w:ascii="Times New Roman" w:eastAsia="Times New Roman" w:hAnsi="Times New Roman" w:cs="Times New Roman"/>
                <w:b/>
                <w:noProof/>
              </w:rPr>
              <w:t>6 Общее описание изменений</w:t>
            </w:r>
            <w:r w:rsidR="00F5136C">
              <w:rPr>
                <w:noProof/>
                <w:webHidden/>
              </w:rPr>
              <w:tab/>
            </w:r>
            <w:r w:rsidR="00F5136C">
              <w:rPr>
                <w:noProof/>
                <w:webHidden/>
              </w:rPr>
              <w:fldChar w:fldCharType="begin"/>
            </w:r>
            <w:r w:rsidR="00F5136C">
              <w:rPr>
                <w:noProof/>
                <w:webHidden/>
              </w:rPr>
              <w:instrText xml:space="preserve"> PAGEREF _Toc195710142 \h </w:instrText>
            </w:r>
            <w:r w:rsidR="00F5136C">
              <w:rPr>
                <w:noProof/>
                <w:webHidden/>
              </w:rPr>
            </w:r>
            <w:r w:rsidR="00F5136C">
              <w:rPr>
                <w:noProof/>
                <w:webHidden/>
              </w:rPr>
              <w:fldChar w:fldCharType="separate"/>
            </w:r>
            <w:r w:rsidR="00F5136C">
              <w:rPr>
                <w:noProof/>
                <w:webHidden/>
              </w:rPr>
              <w:t>4</w:t>
            </w:r>
            <w:r w:rsidR="00F5136C">
              <w:rPr>
                <w:noProof/>
                <w:webHidden/>
              </w:rPr>
              <w:fldChar w:fldCharType="end"/>
            </w:r>
          </w:hyperlink>
        </w:p>
        <w:p w14:paraId="01EDFB20" w14:textId="77777777" w:rsidR="00F5136C" w:rsidRDefault="00AB5FA7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5710143" w:history="1">
            <w:r w:rsidR="00F5136C" w:rsidRPr="00521EB5">
              <w:rPr>
                <w:rStyle w:val="ab"/>
                <w:rFonts w:ascii="Times New Roman" w:eastAsia="Times New Roman" w:hAnsi="Times New Roman" w:cs="Times New Roman"/>
                <w:b/>
                <w:noProof/>
              </w:rPr>
              <w:t>6.1. Доработка веб-приложения</w:t>
            </w:r>
            <w:r w:rsidR="00F5136C">
              <w:rPr>
                <w:noProof/>
                <w:webHidden/>
              </w:rPr>
              <w:tab/>
            </w:r>
            <w:r w:rsidR="00F5136C">
              <w:rPr>
                <w:noProof/>
                <w:webHidden/>
              </w:rPr>
              <w:fldChar w:fldCharType="begin"/>
            </w:r>
            <w:r w:rsidR="00F5136C">
              <w:rPr>
                <w:noProof/>
                <w:webHidden/>
              </w:rPr>
              <w:instrText xml:space="preserve"> PAGEREF _Toc195710143 \h </w:instrText>
            </w:r>
            <w:r w:rsidR="00F5136C">
              <w:rPr>
                <w:noProof/>
                <w:webHidden/>
              </w:rPr>
            </w:r>
            <w:r w:rsidR="00F5136C">
              <w:rPr>
                <w:noProof/>
                <w:webHidden/>
              </w:rPr>
              <w:fldChar w:fldCharType="separate"/>
            </w:r>
            <w:r w:rsidR="00F5136C">
              <w:rPr>
                <w:noProof/>
                <w:webHidden/>
              </w:rPr>
              <w:t>4</w:t>
            </w:r>
            <w:r w:rsidR="00F5136C">
              <w:rPr>
                <w:noProof/>
                <w:webHidden/>
              </w:rPr>
              <w:fldChar w:fldCharType="end"/>
            </w:r>
          </w:hyperlink>
        </w:p>
        <w:p w14:paraId="21C7BB97" w14:textId="77777777" w:rsidR="00F5136C" w:rsidRDefault="00AB5FA7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5710144" w:history="1">
            <w:r w:rsidR="00F5136C" w:rsidRPr="00521EB5">
              <w:rPr>
                <w:rStyle w:val="ab"/>
                <w:rFonts w:ascii="Times New Roman" w:eastAsia="Times New Roman" w:hAnsi="Times New Roman" w:cs="Times New Roman"/>
                <w:b/>
                <w:noProof/>
              </w:rPr>
              <w:t>6.1.1 Front-end доработка</w:t>
            </w:r>
            <w:r w:rsidR="00F5136C">
              <w:rPr>
                <w:noProof/>
                <w:webHidden/>
              </w:rPr>
              <w:tab/>
            </w:r>
            <w:r w:rsidR="00F5136C">
              <w:rPr>
                <w:noProof/>
                <w:webHidden/>
              </w:rPr>
              <w:fldChar w:fldCharType="begin"/>
            </w:r>
            <w:r w:rsidR="00F5136C">
              <w:rPr>
                <w:noProof/>
                <w:webHidden/>
              </w:rPr>
              <w:instrText xml:space="preserve"> PAGEREF _Toc195710144 \h </w:instrText>
            </w:r>
            <w:r w:rsidR="00F5136C">
              <w:rPr>
                <w:noProof/>
                <w:webHidden/>
              </w:rPr>
            </w:r>
            <w:r w:rsidR="00F5136C">
              <w:rPr>
                <w:noProof/>
                <w:webHidden/>
              </w:rPr>
              <w:fldChar w:fldCharType="separate"/>
            </w:r>
            <w:r w:rsidR="00F5136C">
              <w:rPr>
                <w:noProof/>
                <w:webHidden/>
              </w:rPr>
              <w:t>4</w:t>
            </w:r>
            <w:r w:rsidR="00F5136C">
              <w:rPr>
                <w:noProof/>
                <w:webHidden/>
              </w:rPr>
              <w:fldChar w:fldCharType="end"/>
            </w:r>
          </w:hyperlink>
        </w:p>
        <w:p w14:paraId="067455D8" w14:textId="77777777" w:rsidR="00F5136C" w:rsidRDefault="00AB5FA7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5710145" w:history="1">
            <w:r w:rsidR="00F5136C" w:rsidRPr="00521EB5">
              <w:rPr>
                <w:rStyle w:val="ab"/>
                <w:rFonts w:ascii="Times New Roman" w:hAnsi="Times New Roman" w:cs="Times New Roman"/>
                <w:b/>
                <w:noProof/>
              </w:rPr>
              <w:t xml:space="preserve">6.1.2 </w:t>
            </w:r>
            <w:r w:rsidR="00F5136C" w:rsidRPr="00521EB5">
              <w:rPr>
                <w:rStyle w:val="ab"/>
                <w:rFonts w:ascii="Times New Roman" w:hAnsi="Times New Roman" w:cs="Times New Roman"/>
                <w:b/>
                <w:noProof/>
                <w:lang w:val="en-US"/>
              </w:rPr>
              <w:t>Back</w:t>
            </w:r>
            <w:r w:rsidR="00F5136C" w:rsidRPr="00521EB5">
              <w:rPr>
                <w:rStyle w:val="ab"/>
                <w:rFonts w:ascii="Times New Roman" w:hAnsi="Times New Roman" w:cs="Times New Roman"/>
                <w:b/>
                <w:noProof/>
              </w:rPr>
              <w:t>-</w:t>
            </w:r>
            <w:r w:rsidR="00F5136C" w:rsidRPr="00521EB5">
              <w:rPr>
                <w:rStyle w:val="ab"/>
                <w:rFonts w:ascii="Times New Roman" w:hAnsi="Times New Roman" w:cs="Times New Roman"/>
                <w:b/>
                <w:noProof/>
                <w:lang w:val="en-US"/>
              </w:rPr>
              <w:t>end</w:t>
            </w:r>
            <w:r w:rsidR="00F5136C" w:rsidRPr="00521EB5">
              <w:rPr>
                <w:rStyle w:val="ab"/>
                <w:rFonts w:ascii="Times New Roman" w:hAnsi="Times New Roman" w:cs="Times New Roman"/>
                <w:b/>
                <w:noProof/>
              </w:rPr>
              <w:t xml:space="preserve"> доработка</w:t>
            </w:r>
            <w:r w:rsidR="00F5136C">
              <w:rPr>
                <w:noProof/>
                <w:webHidden/>
              </w:rPr>
              <w:tab/>
            </w:r>
            <w:r w:rsidR="00F5136C">
              <w:rPr>
                <w:noProof/>
                <w:webHidden/>
              </w:rPr>
              <w:fldChar w:fldCharType="begin"/>
            </w:r>
            <w:r w:rsidR="00F5136C">
              <w:rPr>
                <w:noProof/>
                <w:webHidden/>
              </w:rPr>
              <w:instrText xml:space="preserve"> PAGEREF _Toc195710145 \h </w:instrText>
            </w:r>
            <w:r w:rsidR="00F5136C">
              <w:rPr>
                <w:noProof/>
                <w:webHidden/>
              </w:rPr>
            </w:r>
            <w:r w:rsidR="00F5136C">
              <w:rPr>
                <w:noProof/>
                <w:webHidden/>
              </w:rPr>
              <w:fldChar w:fldCharType="separate"/>
            </w:r>
            <w:r w:rsidR="00F5136C">
              <w:rPr>
                <w:noProof/>
                <w:webHidden/>
              </w:rPr>
              <w:t>6</w:t>
            </w:r>
            <w:r w:rsidR="00F5136C">
              <w:rPr>
                <w:noProof/>
                <w:webHidden/>
              </w:rPr>
              <w:fldChar w:fldCharType="end"/>
            </w:r>
          </w:hyperlink>
        </w:p>
        <w:p w14:paraId="380DFC9C" w14:textId="77777777" w:rsidR="00F5136C" w:rsidRDefault="00AB5FA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5710146" w:history="1">
            <w:r w:rsidR="00F5136C" w:rsidRPr="00521EB5">
              <w:rPr>
                <w:rStyle w:val="ab"/>
                <w:rFonts w:ascii="Times New Roman" w:hAnsi="Times New Roman" w:cs="Times New Roman"/>
                <w:b/>
                <w:noProof/>
                <w:lang w:val="en-US"/>
              </w:rPr>
              <w:t xml:space="preserve">7 </w:t>
            </w:r>
            <w:r w:rsidR="00F5136C" w:rsidRPr="00521EB5">
              <w:rPr>
                <w:rStyle w:val="ab"/>
                <w:rFonts w:ascii="Times New Roman" w:hAnsi="Times New Roman" w:cs="Times New Roman"/>
                <w:b/>
                <w:noProof/>
              </w:rPr>
              <w:t>Приложение</w:t>
            </w:r>
            <w:r w:rsidR="00F5136C">
              <w:rPr>
                <w:noProof/>
                <w:webHidden/>
              </w:rPr>
              <w:tab/>
            </w:r>
            <w:r w:rsidR="00F5136C">
              <w:rPr>
                <w:noProof/>
                <w:webHidden/>
              </w:rPr>
              <w:fldChar w:fldCharType="begin"/>
            </w:r>
            <w:r w:rsidR="00F5136C">
              <w:rPr>
                <w:noProof/>
                <w:webHidden/>
              </w:rPr>
              <w:instrText xml:space="preserve"> PAGEREF _Toc195710146 \h </w:instrText>
            </w:r>
            <w:r w:rsidR="00F5136C">
              <w:rPr>
                <w:noProof/>
                <w:webHidden/>
              </w:rPr>
            </w:r>
            <w:r w:rsidR="00F5136C">
              <w:rPr>
                <w:noProof/>
                <w:webHidden/>
              </w:rPr>
              <w:fldChar w:fldCharType="separate"/>
            </w:r>
            <w:r w:rsidR="00F5136C">
              <w:rPr>
                <w:noProof/>
                <w:webHidden/>
              </w:rPr>
              <w:t>7</w:t>
            </w:r>
            <w:r w:rsidR="00F5136C">
              <w:rPr>
                <w:noProof/>
                <w:webHidden/>
              </w:rPr>
              <w:fldChar w:fldCharType="end"/>
            </w:r>
          </w:hyperlink>
        </w:p>
        <w:p w14:paraId="0BA0CEE8" w14:textId="77777777" w:rsidR="00F5136C" w:rsidRDefault="00AB5FA7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5710147" w:history="1">
            <w:r w:rsidR="00F5136C" w:rsidRPr="00521EB5">
              <w:rPr>
                <w:rStyle w:val="ab"/>
                <w:rFonts w:ascii="Times New Roman" w:eastAsiaTheme="minorHAnsi" w:hAnsi="Times New Roman" w:cs="Times New Roman"/>
                <w:b/>
                <w:noProof/>
              </w:rPr>
              <w:t>Лист регистрации изменений</w:t>
            </w:r>
            <w:r w:rsidR="00F5136C">
              <w:rPr>
                <w:noProof/>
                <w:webHidden/>
              </w:rPr>
              <w:tab/>
            </w:r>
            <w:r w:rsidR="00F5136C">
              <w:rPr>
                <w:noProof/>
                <w:webHidden/>
              </w:rPr>
              <w:fldChar w:fldCharType="begin"/>
            </w:r>
            <w:r w:rsidR="00F5136C">
              <w:rPr>
                <w:noProof/>
                <w:webHidden/>
              </w:rPr>
              <w:instrText xml:space="preserve"> PAGEREF _Toc195710147 \h </w:instrText>
            </w:r>
            <w:r w:rsidR="00F5136C">
              <w:rPr>
                <w:noProof/>
                <w:webHidden/>
              </w:rPr>
            </w:r>
            <w:r w:rsidR="00F5136C">
              <w:rPr>
                <w:noProof/>
                <w:webHidden/>
              </w:rPr>
              <w:fldChar w:fldCharType="separate"/>
            </w:r>
            <w:r w:rsidR="00F5136C">
              <w:rPr>
                <w:noProof/>
                <w:webHidden/>
              </w:rPr>
              <w:t>11</w:t>
            </w:r>
            <w:r w:rsidR="00F5136C">
              <w:rPr>
                <w:noProof/>
                <w:webHidden/>
              </w:rPr>
              <w:fldChar w:fldCharType="end"/>
            </w:r>
          </w:hyperlink>
        </w:p>
        <w:p w14:paraId="332E52C7" w14:textId="77777777" w:rsidR="00527726" w:rsidRDefault="00527726">
          <w:r w:rsidRPr="00527726">
            <w:rPr>
              <w:b/>
              <w:bCs/>
              <w:sz w:val="24"/>
            </w:rPr>
            <w:fldChar w:fldCharType="end"/>
          </w:r>
        </w:p>
      </w:sdtContent>
    </w:sdt>
    <w:p w14:paraId="132A747D" w14:textId="77777777" w:rsidR="00527726" w:rsidRDefault="00527726">
      <w:pPr>
        <w:sectPr w:rsidR="00527726" w:rsidSect="00C660E6">
          <w:pgSz w:w="11906" w:h="16838"/>
          <w:pgMar w:top="850" w:right="1134" w:bottom="1701" w:left="1134" w:header="708" w:footer="708" w:gutter="0"/>
          <w:cols w:space="720"/>
          <w:docGrid w:linePitch="299"/>
        </w:sectPr>
      </w:pPr>
    </w:p>
    <w:p w14:paraId="5EC38ADE" w14:textId="77777777" w:rsidR="00511629" w:rsidRDefault="00AC5D4A">
      <w:pPr>
        <w:pStyle w:val="10"/>
        <w:spacing w:before="0" w:line="276" w:lineRule="auto"/>
        <w:ind w:firstLine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xbselaxzd807" w:colFirst="0" w:colLast="0"/>
      <w:bookmarkStart w:id="2" w:name="_Toc195710137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1 Общие сведения</w:t>
      </w:r>
      <w:bookmarkEnd w:id="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EB34DFA" w14:textId="77777777" w:rsidR="00511629" w:rsidRDefault="00AC5D4A">
      <w:pP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Система СОУР предназначена для управления рабочими бригадами в рамках процессов ПАО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Россети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Центр» и ПАО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Россети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«Центр и Приволжье».</w:t>
      </w:r>
    </w:p>
    <w:p w14:paraId="0FC335CE" w14:textId="77777777" w:rsidR="00511629" w:rsidRDefault="00AC5D4A">
      <w:pPr>
        <w:spacing w:after="12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Доработка затрагивает все роли.</w:t>
      </w:r>
    </w:p>
    <w:p w14:paraId="4EF3EC56" w14:textId="77777777" w:rsidR="00511629" w:rsidRDefault="00AC5D4A">
      <w:pPr>
        <w:pStyle w:val="10"/>
        <w:spacing w:before="0" w:after="120" w:line="276" w:lineRule="auto"/>
        <w:ind w:firstLine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" w:name="_zdg26xyxilwp" w:colFirst="0" w:colLast="0"/>
      <w:bookmarkStart w:id="4" w:name="_Toc195710138"/>
      <w:bookmarkEnd w:id="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 Термины, определения, сокращения</w:t>
      </w:r>
      <w:bookmarkEnd w:id="4"/>
    </w:p>
    <w:p w14:paraId="7EBE8A89" w14:textId="77777777" w:rsidR="00F434CA" w:rsidRPr="00F434CA" w:rsidRDefault="00F434CA" w:rsidP="00F434CA">
      <w:pPr>
        <w:pStyle w:val="a9"/>
        <w:keepNext/>
        <w:jc w:val="right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Таблица </w:t>
      </w:r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Таблица \* ARABIC </w:instrText>
      </w:r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CD39C6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1</w:t>
      </w:r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- Термины и определения</w:t>
      </w:r>
    </w:p>
    <w:tbl>
      <w:tblPr>
        <w:tblStyle w:val="a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6515"/>
      </w:tblGrid>
      <w:tr w:rsidR="00511629" w14:paraId="6744E033" w14:textId="77777777">
        <w:trPr>
          <w:tblHeader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D5AE2A" w14:textId="77777777" w:rsidR="00511629" w:rsidRDefault="00AC5D4A">
            <w:pPr>
              <w:tabs>
                <w:tab w:val="left" w:pos="0"/>
              </w:tabs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Термин, сокращение, аббревиатура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877FF7" w14:textId="77777777" w:rsidR="00511629" w:rsidRDefault="00AC5D4A">
            <w:pPr>
              <w:tabs>
                <w:tab w:val="left" w:pos="0"/>
              </w:tabs>
              <w:spacing w:after="8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Определение</w:t>
            </w:r>
          </w:p>
        </w:tc>
      </w:tr>
      <w:tr w:rsidR="00511629" w14:paraId="0286F6DC" w14:textId="77777777">
        <w:trPr>
          <w:trHeight w:val="5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EA94" w14:textId="77777777" w:rsidR="00511629" w:rsidRDefault="00AC5D4A">
            <w:pPr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СОУР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918BE" w14:textId="77777777" w:rsidR="00511629" w:rsidRDefault="00AC5D4A">
            <w:pPr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оперативного управления работами</w:t>
            </w:r>
          </w:p>
        </w:tc>
      </w:tr>
      <w:tr w:rsidR="00511629" w14:paraId="42DC8AC8" w14:textId="77777777">
        <w:trPr>
          <w:trHeight w:val="5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9147E" w14:textId="77777777" w:rsidR="00511629" w:rsidRDefault="00AC5D4A">
            <w:pPr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ЧТЗ</w:t>
            </w:r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3CC96" w14:textId="77777777" w:rsidR="00511629" w:rsidRDefault="00AC5D4A">
            <w:pPr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Частное техническое задание</w:t>
            </w:r>
          </w:p>
        </w:tc>
      </w:tr>
      <w:tr w:rsidR="00511629" w14:paraId="7A876CD5" w14:textId="77777777">
        <w:trPr>
          <w:trHeight w:val="5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4F0E7" w14:textId="77777777" w:rsidR="00511629" w:rsidRDefault="00AC5D4A">
            <w:pPr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</w:t>
            </w:r>
            <w:proofErr w:type="spellEnd"/>
          </w:p>
        </w:tc>
        <w:tc>
          <w:tcPr>
            <w:tcW w:w="6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A8405" w14:textId="77777777" w:rsidR="00511629" w:rsidRDefault="00AC5D4A">
            <w:pPr>
              <w:spacing w:after="8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Силы и средства </w:t>
            </w:r>
          </w:p>
        </w:tc>
      </w:tr>
    </w:tbl>
    <w:p w14:paraId="38673059" w14:textId="77777777" w:rsidR="00511629" w:rsidRDefault="00AC5D4A">
      <w:pPr>
        <w:pStyle w:val="10"/>
        <w:spacing w:before="0" w:after="120" w:line="276" w:lineRule="auto"/>
        <w:ind w:firstLine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" w:name="_erxk76ui0gcz" w:colFirst="0" w:colLast="0"/>
      <w:bookmarkStart w:id="6" w:name="_Toc195710139"/>
      <w:bookmarkEnd w:id="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 Цели доработки</w:t>
      </w:r>
      <w:bookmarkEnd w:id="6"/>
    </w:p>
    <w:p w14:paraId="69B6A1AB" w14:textId="77777777" w:rsidR="00511629" w:rsidRDefault="00AC5D4A">
      <w:pPr>
        <w:spacing w:after="12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Основанием для доработки является задача </w:t>
      </w:r>
      <w:hyperlink r:id="rId10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№ 49236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650712" w14:textId="77777777" w:rsidR="00511629" w:rsidRDefault="00AC5D4A">
      <w:pPr>
        <w:spacing w:after="12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Целью доработки является возможность передачи данных о доступности персонала из «Графика работы сотрудников» в разделе «Справочники» в раздел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 с отображением текущего состояния сотрудников в подразделе «Учёт персонала».</w:t>
      </w:r>
    </w:p>
    <w:p w14:paraId="24CD113C" w14:textId="77777777" w:rsidR="00511629" w:rsidRDefault="00AC5D4A">
      <w:pPr>
        <w:pStyle w:val="10"/>
        <w:spacing w:before="0" w:after="120" w:line="276" w:lineRule="auto"/>
        <w:ind w:firstLine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7" w:name="_wi4fszggbgri" w:colFirst="0" w:colLast="0"/>
      <w:bookmarkStart w:id="8" w:name="_Toc195710140"/>
      <w:bookmarkEnd w:id="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 Затрагиваемый функционал</w:t>
      </w:r>
      <w:bookmarkEnd w:id="8"/>
    </w:p>
    <w:p w14:paraId="6A1B0083" w14:textId="77777777" w:rsidR="00511629" w:rsidRDefault="00AC5D4A">
      <w:pP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Веб-приложение с разделами:</w:t>
      </w:r>
    </w:p>
    <w:p w14:paraId="28EF9A00" w14:textId="77777777" w:rsidR="00511629" w:rsidRDefault="00AC5D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Подраздел «Учет персонала» в разделе «Силы и средства»</w:t>
      </w:r>
    </w:p>
    <w:p w14:paraId="0AF3C7DF" w14:textId="77777777" w:rsidR="00511629" w:rsidRDefault="00AC5D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Подраздел «Настройка бригад» в разделе «Администрирование»</w:t>
      </w:r>
    </w:p>
    <w:p w14:paraId="45476FA2" w14:textId="77777777" w:rsidR="00511629" w:rsidRPr="00003A24" w:rsidRDefault="00AC5D4A">
      <w:pPr>
        <w:pStyle w:val="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9" w:name="_uovnaogpk8hq" w:colFirst="0" w:colLast="0"/>
      <w:bookmarkStart w:id="10" w:name="_Toc195710141"/>
      <w:bookmarkEnd w:id="9"/>
      <w:r w:rsidRPr="00003A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 Сценарии использования</w:t>
      </w:r>
      <w:bookmarkEnd w:id="10"/>
    </w:p>
    <w:p w14:paraId="6092677A" w14:textId="77777777" w:rsidR="00003A24" w:rsidRPr="00003A24" w:rsidRDefault="00003A24" w:rsidP="00003A24">
      <w:pPr>
        <w:rPr>
          <w:rFonts w:ascii="Times New Roman" w:hAnsi="Times New Roman" w:cs="Times New Roman"/>
          <w:sz w:val="24"/>
          <w:szCs w:val="24"/>
        </w:rPr>
      </w:pPr>
      <w:r w:rsidRPr="00003A24">
        <w:rPr>
          <w:rFonts w:ascii="Times New Roman" w:hAnsi="Times New Roman" w:cs="Times New Roman"/>
          <w:b/>
          <w:sz w:val="24"/>
          <w:szCs w:val="24"/>
        </w:rPr>
        <w:t>Сценарий 1 – Просмотр статусов у сотрудников</w:t>
      </w:r>
      <w:r w:rsidRPr="00003A24">
        <w:rPr>
          <w:rFonts w:ascii="Times New Roman" w:hAnsi="Times New Roman" w:cs="Times New Roman"/>
          <w:sz w:val="24"/>
          <w:szCs w:val="24"/>
        </w:rPr>
        <w:t>.</w:t>
      </w:r>
    </w:p>
    <w:p w14:paraId="6B98940D" w14:textId="77777777" w:rsidR="006A6759" w:rsidRPr="00003A24" w:rsidRDefault="006A6759" w:rsidP="006A6759">
      <w:pPr>
        <w:rPr>
          <w:rFonts w:ascii="Times New Roman" w:hAnsi="Times New Roman" w:cs="Times New Roman"/>
          <w:sz w:val="24"/>
          <w:szCs w:val="24"/>
        </w:rPr>
      </w:pPr>
      <w:r w:rsidRPr="00003A24">
        <w:rPr>
          <w:rFonts w:ascii="Times New Roman" w:hAnsi="Times New Roman" w:cs="Times New Roman"/>
          <w:b/>
          <w:sz w:val="24"/>
          <w:szCs w:val="24"/>
          <w:u w:val="single"/>
        </w:rPr>
        <w:t>Предусловие</w:t>
      </w:r>
      <w:r w:rsidR="00FC3813" w:rsidRPr="00003A24">
        <w:rPr>
          <w:rFonts w:ascii="Times New Roman" w:hAnsi="Times New Roman" w:cs="Times New Roman"/>
          <w:sz w:val="24"/>
          <w:szCs w:val="24"/>
        </w:rPr>
        <w:t>: сотрудник авторизован в системе</w:t>
      </w:r>
      <w:r w:rsidR="00003A24" w:rsidRPr="00003A24">
        <w:rPr>
          <w:rFonts w:ascii="Times New Roman" w:hAnsi="Times New Roman" w:cs="Times New Roman"/>
          <w:sz w:val="24"/>
          <w:szCs w:val="24"/>
        </w:rPr>
        <w:t>.</w:t>
      </w:r>
    </w:p>
    <w:p w14:paraId="5774A3AB" w14:textId="77777777" w:rsidR="00003A24" w:rsidRPr="00003A24" w:rsidRDefault="00003A24" w:rsidP="006A6759">
      <w:pPr>
        <w:rPr>
          <w:rFonts w:ascii="Times New Roman" w:hAnsi="Times New Roman" w:cs="Times New Roman"/>
          <w:b/>
          <w:sz w:val="24"/>
          <w:szCs w:val="24"/>
        </w:rPr>
      </w:pPr>
      <w:r w:rsidRPr="00003A24">
        <w:rPr>
          <w:rFonts w:ascii="Times New Roman" w:hAnsi="Times New Roman" w:cs="Times New Roman"/>
          <w:b/>
          <w:sz w:val="24"/>
          <w:szCs w:val="24"/>
        </w:rPr>
        <w:t>Основные шаги:</w:t>
      </w:r>
    </w:p>
    <w:p w14:paraId="30B7B528" w14:textId="77777777" w:rsidR="00003A24" w:rsidRDefault="00003A24" w:rsidP="00003A24">
      <w:pPr>
        <w:pStyle w:val="ad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переходит в раздел «Силы и средства»</w:t>
      </w:r>
    </w:p>
    <w:p w14:paraId="12AD97CD" w14:textId="5153F9CE" w:rsidR="00003A24" w:rsidRDefault="00003A24" w:rsidP="00003A24">
      <w:pPr>
        <w:pStyle w:val="ad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del w:id="11" w:author="Сазанов Илья Сергеевич" w:date="2025-04-17T06:35:00Z">
        <w:r w:rsidDel="00DE041A">
          <w:rPr>
            <w:rFonts w:ascii="Times New Roman" w:hAnsi="Times New Roman" w:cs="Times New Roman"/>
            <w:sz w:val="24"/>
            <w:szCs w:val="24"/>
          </w:rPr>
          <w:delText xml:space="preserve">Системы </w:delText>
        </w:r>
      </w:del>
      <w:ins w:id="12" w:author="Сазанов Илья Сергеевич" w:date="2025-04-17T06:35:00Z">
        <w:r w:rsidR="00DE041A">
          <w:rPr>
            <w:rFonts w:ascii="Times New Roman" w:hAnsi="Times New Roman" w:cs="Times New Roman"/>
            <w:sz w:val="24"/>
            <w:szCs w:val="24"/>
          </w:rPr>
          <w:t xml:space="preserve">Система </w:t>
        </w:r>
      </w:ins>
      <w:r>
        <w:rPr>
          <w:rFonts w:ascii="Times New Roman" w:hAnsi="Times New Roman" w:cs="Times New Roman"/>
          <w:sz w:val="24"/>
          <w:szCs w:val="24"/>
        </w:rPr>
        <w:t>открывает окно с содержим</w:t>
      </w:r>
      <w:ins w:id="13" w:author="Сазанов Илья Сергеевич" w:date="2025-04-17T06:36:00Z">
        <w:r w:rsidR="00DE041A">
          <w:rPr>
            <w:rFonts w:ascii="Times New Roman" w:hAnsi="Times New Roman" w:cs="Times New Roman"/>
            <w:sz w:val="24"/>
            <w:szCs w:val="24"/>
          </w:rPr>
          <w:t>ым</w:t>
        </w:r>
      </w:ins>
      <w:r>
        <w:rPr>
          <w:rFonts w:ascii="Times New Roman" w:hAnsi="Times New Roman" w:cs="Times New Roman"/>
          <w:sz w:val="24"/>
          <w:szCs w:val="24"/>
        </w:rPr>
        <w:t xml:space="preserve"> «Учет сил</w:t>
      </w:r>
      <w:ins w:id="14" w:author="Захарова Анастасия Сергеевна" w:date="2025-04-17T11:35:00Z">
        <w:r w:rsidR="00C8605B">
          <w:rPr>
            <w:rFonts w:ascii="Times New Roman" w:hAnsi="Times New Roman" w:cs="Times New Roman"/>
            <w:sz w:val="24"/>
            <w:szCs w:val="24"/>
          </w:rPr>
          <w:t>ы</w:t>
        </w:r>
      </w:ins>
      <w:r>
        <w:rPr>
          <w:rFonts w:ascii="Times New Roman" w:hAnsi="Times New Roman" w:cs="Times New Roman"/>
          <w:sz w:val="24"/>
          <w:szCs w:val="24"/>
        </w:rPr>
        <w:t xml:space="preserve"> и средств»</w:t>
      </w:r>
    </w:p>
    <w:p w14:paraId="28A545E7" w14:textId="77777777" w:rsidR="00003A24" w:rsidRDefault="00003A24" w:rsidP="00003A24">
      <w:pPr>
        <w:pStyle w:val="ad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нажимает на подраздел «Учет персонала»</w:t>
      </w:r>
    </w:p>
    <w:p w14:paraId="67776BC2" w14:textId="77777777" w:rsidR="00003A24" w:rsidRDefault="00003A24" w:rsidP="00003A24">
      <w:pPr>
        <w:pStyle w:val="ad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выводит статистику по сотрудникам.</w:t>
      </w:r>
    </w:p>
    <w:p w14:paraId="6B6DDE32" w14:textId="77777777" w:rsidR="00003A24" w:rsidRDefault="00003A24" w:rsidP="00003A24">
      <w:pPr>
        <w:pStyle w:val="ad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 w:rsidR="00A10321">
        <w:rPr>
          <w:rFonts w:ascii="Times New Roman" w:hAnsi="Times New Roman" w:cs="Times New Roman"/>
          <w:sz w:val="24"/>
          <w:szCs w:val="24"/>
        </w:rPr>
        <w:t xml:space="preserve">хочет посмотреть информацию по сотруднику, например, </w:t>
      </w:r>
      <w:proofErr w:type="spellStart"/>
      <w:r w:rsidR="00A10321">
        <w:rPr>
          <w:rFonts w:ascii="Times New Roman" w:hAnsi="Times New Roman" w:cs="Times New Roman"/>
          <w:sz w:val="24"/>
          <w:szCs w:val="24"/>
        </w:rPr>
        <w:t>Масловцев</w:t>
      </w:r>
      <w:proofErr w:type="spellEnd"/>
      <w:r w:rsidR="00A10321">
        <w:rPr>
          <w:rFonts w:ascii="Times New Roman" w:hAnsi="Times New Roman" w:cs="Times New Roman"/>
          <w:sz w:val="24"/>
          <w:szCs w:val="24"/>
        </w:rPr>
        <w:t xml:space="preserve"> Антон Андреевич.</w:t>
      </w:r>
    </w:p>
    <w:p w14:paraId="70F21381" w14:textId="77777777" w:rsidR="00A10321" w:rsidRDefault="00A10321" w:rsidP="00003A24">
      <w:pPr>
        <w:pStyle w:val="ad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 фильтре вбивает данные.</w:t>
      </w:r>
    </w:p>
    <w:p w14:paraId="11E33912" w14:textId="42510152" w:rsidR="00A10321" w:rsidRDefault="00A10321" w:rsidP="00003A24">
      <w:pPr>
        <w:pStyle w:val="ad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del w:id="15" w:author="Сазанов Илья Сергеевич" w:date="2025-04-17T06:36:00Z">
        <w:r w:rsidDel="00DE041A">
          <w:rPr>
            <w:rFonts w:ascii="Times New Roman" w:hAnsi="Times New Roman" w:cs="Times New Roman"/>
            <w:sz w:val="24"/>
            <w:szCs w:val="24"/>
          </w:rPr>
          <w:delText xml:space="preserve">Системы </w:delText>
        </w:r>
      </w:del>
      <w:ins w:id="16" w:author="Сазанов Илья Сергеевич" w:date="2025-04-17T06:36:00Z">
        <w:r w:rsidR="00DE041A">
          <w:rPr>
            <w:rFonts w:ascii="Times New Roman" w:hAnsi="Times New Roman" w:cs="Times New Roman"/>
            <w:sz w:val="24"/>
            <w:szCs w:val="24"/>
          </w:rPr>
          <w:t xml:space="preserve">Система </w:t>
        </w:r>
      </w:ins>
      <w:r>
        <w:rPr>
          <w:rFonts w:ascii="Times New Roman" w:hAnsi="Times New Roman" w:cs="Times New Roman"/>
          <w:sz w:val="24"/>
          <w:szCs w:val="24"/>
        </w:rPr>
        <w:t>выводит информацию по указанному сотруднику, где отображается статус «Отсутствует» с причиной отсутствия «Выходной день».</w:t>
      </w:r>
    </w:p>
    <w:p w14:paraId="55112F18" w14:textId="77777777" w:rsidR="00A10321" w:rsidRPr="00A10321" w:rsidRDefault="00A10321" w:rsidP="00341A7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0321">
        <w:rPr>
          <w:rFonts w:ascii="Times New Roman" w:hAnsi="Times New Roman" w:cs="Times New Roman"/>
          <w:b/>
          <w:sz w:val="24"/>
          <w:szCs w:val="24"/>
          <w:u w:val="single"/>
        </w:rPr>
        <w:t>Постусловие: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10321">
        <w:rPr>
          <w:rFonts w:ascii="Times New Roman" w:hAnsi="Times New Roman" w:cs="Times New Roman"/>
          <w:sz w:val="24"/>
          <w:szCs w:val="24"/>
        </w:rPr>
        <w:t>инфо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A10321">
        <w:rPr>
          <w:rFonts w:ascii="Times New Roman" w:hAnsi="Times New Roman" w:cs="Times New Roman"/>
          <w:sz w:val="24"/>
          <w:szCs w:val="24"/>
        </w:rPr>
        <w:t>мация по статусу о конкретном сотруднике получена с указанием статуса и причиной отсутствия.</w:t>
      </w:r>
    </w:p>
    <w:p w14:paraId="0F489778" w14:textId="77777777" w:rsidR="00511629" w:rsidRDefault="00AC5D4A">
      <w:pPr>
        <w:pStyle w:val="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7" w:name="_Toc19571014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 Общее описание изменений</w:t>
      </w:r>
      <w:bookmarkEnd w:id="17"/>
    </w:p>
    <w:p w14:paraId="6EE791B6" w14:textId="77777777" w:rsidR="00511629" w:rsidRDefault="00AC5D4A">
      <w:pPr>
        <w:pStyle w:val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8" w:name="_Toc19571014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6.1. Доработка веб-приложения</w:t>
      </w:r>
      <w:bookmarkEnd w:id="1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4CDD905" w14:textId="77777777" w:rsidR="00511629" w:rsidRDefault="00AC5D4A">
      <w:pPr>
        <w:pStyle w:val="3"/>
        <w:rPr>
          <w:rFonts w:ascii="Times New Roman" w:eastAsia="Times New Roman" w:hAnsi="Times New Roman" w:cs="Times New Roman"/>
          <w:b/>
          <w:color w:val="000000"/>
        </w:rPr>
      </w:pPr>
      <w:bookmarkStart w:id="19" w:name="_Toc195710144"/>
      <w:r>
        <w:rPr>
          <w:rFonts w:ascii="Times New Roman" w:eastAsia="Times New Roman" w:hAnsi="Times New Roman" w:cs="Times New Roman"/>
          <w:b/>
          <w:color w:val="000000"/>
        </w:rPr>
        <w:t xml:space="preserve">6.1.1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Front-end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доработка</w:t>
      </w:r>
      <w:bookmarkEnd w:id="19"/>
    </w:p>
    <w:p w14:paraId="280B6FDB" w14:textId="77777777" w:rsidR="00A23D9B" w:rsidRPr="00A23D9B" w:rsidRDefault="00A23D9B" w:rsidP="00A23D9B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23D9B">
        <w:rPr>
          <w:rFonts w:ascii="Times New Roman" w:hAnsi="Times New Roman" w:cs="Times New Roman"/>
          <w:b/>
          <w:i/>
          <w:sz w:val="24"/>
          <w:szCs w:val="24"/>
        </w:rPr>
        <w:t>Раздел «Силы и средства»</w:t>
      </w:r>
    </w:p>
    <w:p w14:paraId="59CEF2A2" w14:textId="77777777" w:rsidR="00511629" w:rsidRDefault="00AC5D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 подразделе «Учет персонала» раздела «Силы и средства» требуется реализовать синхронизацию статусов сотрудников с данными из «Графика работ», расположенного в разделе «Справочники».</w:t>
      </w:r>
    </w:p>
    <w:p w14:paraId="733F1507" w14:textId="77777777" w:rsidR="00511629" w:rsidRDefault="00AC5D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ведения статистики по персоналу необходимо отобразить информационные плашки со следующими статусами:</w:t>
      </w:r>
    </w:p>
    <w:p w14:paraId="5616A820" w14:textId="77777777" w:rsidR="00511629" w:rsidRDefault="00AC5D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35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«Работает»</w:t>
      </w:r>
    </w:p>
    <w:p w14:paraId="3E3CB3C2" w14:textId="77777777" w:rsidR="00511629" w:rsidRDefault="00AC5D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35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«Командировка»</w:t>
      </w:r>
    </w:p>
    <w:p w14:paraId="39C8F50A" w14:textId="77777777" w:rsidR="00511629" w:rsidRDefault="00AC5D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35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«Отсутствует»</w:t>
      </w:r>
    </w:p>
    <w:p w14:paraId="6D6D591F" w14:textId="77777777" w:rsidR="00511629" w:rsidRDefault="00AC5D4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Плашку со статусом «Болеет» необходимо удалить из области отображения статистики по персоналу.</w:t>
      </w:r>
    </w:p>
    <w:p w14:paraId="1700E7F6" w14:textId="77777777" w:rsidR="00511629" w:rsidRDefault="00AC5D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плашки «Отсутствует» должны быть предусмотрены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подстатусы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указывающие причину отсутствия, с отображением количества сотрудников в каждом из них:</w:t>
      </w:r>
    </w:p>
    <w:p w14:paraId="18CF78D9" w14:textId="77777777" w:rsidR="00511629" w:rsidRDefault="00AC5D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35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Болезнь</w:t>
      </w:r>
    </w:p>
    <w:p w14:paraId="6A5BE450" w14:textId="77777777" w:rsidR="00511629" w:rsidRDefault="00AC5D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35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Отпуск</w:t>
      </w:r>
    </w:p>
    <w:p w14:paraId="6252B5D7" w14:textId="77777777" w:rsidR="00511629" w:rsidRDefault="00AC5D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35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Прогул</w:t>
      </w:r>
    </w:p>
    <w:p w14:paraId="1A16DEB6" w14:textId="77777777" w:rsidR="00511629" w:rsidRDefault="00AC5D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35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Отгул</w:t>
      </w:r>
    </w:p>
    <w:p w14:paraId="7A6AAB47" w14:textId="77777777" w:rsidR="00511629" w:rsidRDefault="00AC5D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35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Прочее</w:t>
      </w:r>
    </w:p>
    <w:p w14:paraId="6939C7B7" w14:textId="77777777" w:rsidR="00511629" w:rsidRDefault="00AC5D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35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Выходной день</w:t>
      </w:r>
    </w:p>
    <w:p w14:paraId="68AF9A4F" w14:textId="77777777" w:rsidR="00511629" w:rsidRDefault="00AC5D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35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Увольнение</w:t>
      </w:r>
    </w:p>
    <w:p w14:paraId="33BFB8F1" w14:textId="77777777" w:rsidR="00511629" w:rsidRDefault="00AC5D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357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определено</w:t>
      </w:r>
    </w:p>
    <w:p w14:paraId="5D26D322" w14:textId="77777777" w:rsidR="00E24271" w:rsidRDefault="00E11BAC" w:rsidP="00E11BAC">
      <w:pP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crcu1hlpe9cw" w:colFirst="0" w:colLast="0"/>
      <w:bookmarkEnd w:id="20"/>
      <w:r w:rsidRPr="00E11BAC">
        <w:rPr>
          <w:rFonts w:ascii="Times New Roman" w:eastAsia="Times New Roman" w:hAnsi="Times New Roman" w:cs="Times New Roman"/>
          <w:sz w:val="24"/>
          <w:szCs w:val="24"/>
        </w:rPr>
        <w:t xml:space="preserve">Необходимо сгруппировать причины отсутствия, указанные в «Графике работ», и отображать их согласно </w:t>
      </w:r>
      <w:proofErr w:type="spellStart"/>
      <w:r w:rsidRPr="00E11BAC">
        <w:rPr>
          <w:rFonts w:ascii="Times New Roman" w:eastAsia="Times New Roman" w:hAnsi="Times New Roman" w:cs="Times New Roman"/>
          <w:sz w:val="24"/>
          <w:szCs w:val="24"/>
        </w:rPr>
        <w:t>подстатусам</w:t>
      </w:r>
      <w:proofErr w:type="spellEnd"/>
      <w:r w:rsidRPr="00E11BAC">
        <w:rPr>
          <w:rFonts w:ascii="Times New Roman" w:eastAsia="Times New Roman" w:hAnsi="Times New Roman" w:cs="Times New Roman"/>
          <w:sz w:val="24"/>
          <w:szCs w:val="24"/>
        </w:rPr>
        <w:t>, представленным</w:t>
      </w:r>
      <w:r w:rsidR="00AC5D4A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="00E24271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fldChar w:fldCharType="begin"/>
      </w:r>
      <w:r w:rsidR="00E24271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instrText xml:space="preserve"> REF _Ref195697245 \h  \* MERGEFORMAT </w:instrText>
      </w:r>
      <w:r w:rsidR="00E24271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</w:r>
      <w:r w:rsidR="00E24271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fldChar w:fldCharType="separate"/>
      </w:r>
      <w:r w:rsidR="00E24271" w:rsidRPr="00CD39C6">
        <w:rPr>
          <w:rFonts w:ascii="Times New Roman" w:hAnsi="Times New Roman" w:cs="Times New Roman"/>
          <w:color w:val="0070C0"/>
          <w:sz w:val="24"/>
          <w:szCs w:val="24"/>
          <w:u w:val="single"/>
        </w:rPr>
        <w:t xml:space="preserve">Таблице </w:t>
      </w:r>
      <w:r w:rsidR="00E24271" w:rsidRPr="00CD39C6">
        <w:rPr>
          <w:rFonts w:ascii="Times New Roman" w:hAnsi="Times New Roman" w:cs="Times New Roman"/>
          <w:noProof/>
          <w:color w:val="0070C0"/>
          <w:sz w:val="24"/>
          <w:szCs w:val="24"/>
          <w:u w:val="single"/>
        </w:rPr>
        <w:t>2</w:t>
      </w:r>
      <w:r w:rsidR="00E24271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fldChar w:fldCharType="end"/>
      </w:r>
      <w:r w:rsidR="00FB185D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t>.</w:t>
      </w:r>
    </w:p>
    <w:p w14:paraId="357EBA89" w14:textId="77777777" w:rsidR="00FB185D" w:rsidRDefault="00E11BAC" w:rsidP="00E11BAC">
      <w:pP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1BAC">
        <w:rPr>
          <w:rFonts w:ascii="Times New Roman" w:eastAsia="Times New Roman" w:hAnsi="Times New Roman" w:cs="Times New Roman"/>
          <w:sz w:val="24"/>
          <w:szCs w:val="24"/>
        </w:rPr>
        <w:t xml:space="preserve">Если в «Графике работ» указана причина отсутствия </w:t>
      </w:r>
      <w:r>
        <w:rPr>
          <w:rFonts w:ascii="Times New Roman" w:eastAsia="Times New Roman" w:hAnsi="Times New Roman" w:cs="Times New Roman"/>
          <w:sz w:val="24"/>
          <w:szCs w:val="24"/>
        </w:rPr>
        <w:t>в праздничный (</w:t>
      </w:r>
      <w:r w:rsidRPr="00E11BAC">
        <w:rPr>
          <w:rFonts w:ascii="Times New Roman" w:eastAsia="Times New Roman" w:hAnsi="Times New Roman" w:cs="Times New Roman"/>
          <w:sz w:val="24"/>
          <w:szCs w:val="24"/>
        </w:rPr>
        <w:t>выходной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11BAC">
        <w:rPr>
          <w:rFonts w:ascii="Times New Roman" w:eastAsia="Times New Roman" w:hAnsi="Times New Roman" w:cs="Times New Roman"/>
          <w:sz w:val="24"/>
          <w:szCs w:val="24"/>
        </w:rPr>
        <w:t xml:space="preserve"> день, то в поле «Причина отсутствия» следует выводить соответствующее значение в соответствии с матрицей статусов и причин отсутствия сотрудников, указанной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fldChar w:fldCharType="begin"/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instrText xml:space="preserve"> REF _Ref195699349 \h  \* MERGEFORMAT </w:instrText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fldChar w:fldCharType="separate"/>
      </w:r>
      <w:r w:rsidR="00CD39C6" w:rsidRPr="00CD39C6">
        <w:rPr>
          <w:rFonts w:ascii="Times New Roman" w:hAnsi="Times New Roman" w:cs="Times New Roman"/>
          <w:color w:val="0070C0"/>
          <w:sz w:val="24"/>
          <w:szCs w:val="24"/>
          <w:u w:val="single"/>
        </w:rPr>
        <w:t xml:space="preserve">Таблицах </w:t>
      </w:r>
      <w:r w:rsidR="00CD39C6" w:rsidRPr="00CD39C6">
        <w:rPr>
          <w:rFonts w:ascii="Times New Roman" w:hAnsi="Times New Roman" w:cs="Times New Roman"/>
          <w:noProof/>
          <w:color w:val="0070C0"/>
          <w:sz w:val="24"/>
          <w:szCs w:val="24"/>
          <w:u w:val="single"/>
        </w:rPr>
        <w:t>3</w:t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fldChar w:fldCharType="end"/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t>,</w:t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fldChar w:fldCharType="begin"/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instrText xml:space="preserve"> REF _Ref195699352 \h  \* MERGEFORMAT </w:instrText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fldChar w:fldCharType="separate"/>
      </w:r>
      <w:r w:rsidR="00CD39C6" w:rsidRPr="00CD39C6">
        <w:rPr>
          <w:rFonts w:ascii="Times New Roman" w:hAnsi="Times New Roman" w:cs="Times New Roman"/>
          <w:noProof/>
          <w:color w:val="0070C0"/>
          <w:sz w:val="24"/>
          <w:szCs w:val="24"/>
          <w:u w:val="single"/>
        </w:rPr>
        <w:t>4</w:t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fldChar w:fldCharType="end"/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fldChar w:fldCharType="begin"/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instrText xml:space="preserve"> REF _Ref195699354 \h  \* MERGEFORMAT </w:instrText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fldChar w:fldCharType="separate"/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t>,</w:t>
      </w:r>
      <w:r w:rsidR="00CD39C6" w:rsidRPr="00CD39C6">
        <w:rPr>
          <w:rFonts w:ascii="Times New Roman" w:hAnsi="Times New Roman" w:cs="Times New Roman"/>
          <w:noProof/>
          <w:color w:val="0070C0"/>
          <w:sz w:val="24"/>
          <w:szCs w:val="24"/>
          <w:u w:val="single"/>
        </w:rPr>
        <w:t>5</w:t>
      </w:r>
      <w:r w:rsidR="00CD39C6" w:rsidRPr="00CD39C6">
        <w:rPr>
          <w:rFonts w:ascii="Times New Roman" w:eastAsia="Times New Roman" w:hAnsi="Times New Roman" w:cs="Times New Roman"/>
          <w:color w:val="0070C0"/>
          <w:sz w:val="24"/>
          <w:szCs w:val="24"/>
          <w:u w:val="single"/>
        </w:rPr>
        <w:fldChar w:fldCharType="end"/>
      </w:r>
      <w:r w:rsidRPr="00E11BAC">
        <w:rPr>
          <w:rFonts w:ascii="Times New Roman" w:eastAsia="Times New Roman" w:hAnsi="Times New Roman" w:cs="Times New Roman"/>
          <w:sz w:val="24"/>
          <w:szCs w:val="24"/>
        </w:rPr>
        <w:t xml:space="preserve"> приложения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C6E4EC" w14:textId="33A0F1DC" w:rsidR="0076362E" w:rsidRDefault="0076362E" w:rsidP="00E11BAC">
      <w:pP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362E">
        <w:rPr>
          <w:rFonts w:ascii="Times New Roman" w:eastAsia="Times New Roman" w:hAnsi="Times New Roman" w:cs="Times New Roman"/>
          <w:b/>
          <w:sz w:val="24"/>
          <w:szCs w:val="24"/>
        </w:rPr>
        <w:t>Ограничение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E11BAC" w:rsidRPr="00E11BAC">
        <w:rPr>
          <w:rFonts w:ascii="Times New Roman" w:eastAsia="Times New Roman" w:hAnsi="Times New Roman" w:cs="Times New Roman"/>
          <w:sz w:val="24"/>
          <w:szCs w:val="24"/>
        </w:rPr>
        <w:t xml:space="preserve">если сотрудник выходит на работу в праздничный (выходной) день, но не </w:t>
      </w:r>
      <w:del w:id="21" w:author="Сазанов Илья Сергеевич" w:date="2025-04-17T06:38:00Z">
        <w:r w:rsidR="00E11BAC" w:rsidRPr="00E11BAC" w:rsidDel="00DE041A">
          <w:rPr>
            <w:rFonts w:ascii="Times New Roman" w:eastAsia="Times New Roman" w:hAnsi="Times New Roman" w:cs="Times New Roman"/>
            <w:sz w:val="24"/>
            <w:szCs w:val="24"/>
          </w:rPr>
          <w:delText>прошёл чек-ин</w:delText>
        </w:r>
      </w:del>
      <w:ins w:id="22" w:author="Сазанов Илья Сергеевич" w:date="2025-04-17T06:38:00Z">
        <w:r w:rsidR="00DE041A">
          <w:rPr>
            <w:rFonts w:ascii="Times New Roman" w:eastAsia="Times New Roman" w:hAnsi="Times New Roman" w:cs="Times New Roman"/>
            <w:sz w:val="24"/>
            <w:szCs w:val="24"/>
          </w:rPr>
          <w:t>выполнил отметку присутствия</w:t>
        </w:r>
      </w:ins>
      <w:r w:rsidR="00E11BAC" w:rsidRPr="00E11BAC">
        <w:rPr>
          <w:rFonts w:ascii="Times New Roman" w:eastAsia="Times New Roman" w:hAnsi="Times New Roman" w:cs="Times New Roman"/>
          <w:sz w:val="24"/>
          <w:szCs w:val="24"/>
        </w:rPr>
        <w:t xml:space="preserve"> в системе, в разделе «Учет персонала» его статус будет «Отсутствует» с причиной «Выходной день».</w:t>
      </w:r>
      <w:r w:rsidR="00E11BAC">
        <w:rPr>
          <w:rFonts w:ascii="Times New Roman" w:eastAsia="Times New Roman" w:hAnsi="Times New Roman" w:cs="Times New Roman"/>
          <w:sz w:val="24"/>
          <w:szCs w:val="24"/>
        </w:rPr>
        <w:t xml:space="preserve"> Зона ответственности лежит на сотруднике.</w:t>
      </w:r>
    </w:p>
    <w:p w14:paraId="3E4912B1" w14:textId="77777777" w:rsidR="008358C8" w:rsidRDefault="00E11BAC" w:rsidP="008358C8">
      <w:pP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1BAC">
        <w:rPr>
          <w:rFonts w:ascii="Times New Roman" w:eastAsia="Times New Roman" w:hAnsi="Times New Roman" w:cs="Times New Roman"/>
          <w:sz w:val="24"/>
          <w:szCs w:val="24"/>
        </w:rPr>
        <w:t xml:space="preserve">Также необходимо </w:t>
      </w:r>
      <w:r>
        <w:rPr>
          <w:rFonts w:ascii="Times New Roman" w:eastAsia="Times New Roman" w:hAnsi="Times New Roman" w:cs="Times New Roman"/>
          <w:sz w:val="24"/>
          <w:szCs w:val="24"/>
        </w:rPr>
        <w:t>убрать</w:t>
      </w:r>
      <w:r w:rsidRPr="00E11BAC">
        <w:rPr>
          <w:rFonts w:ascii="Times New Roman" w:eastAsia="Times New Roman" w:hAnsi="Times New Roman" w:cs="Times New Roman"/>
          <w:sz w:val="24"/>
          <w:szCs w:val="24"/>
        </w:rPr>
        <w:t xml:space="preserve"> возможность ручного редактирования поля «Причина отсутствия» — поле должно быть статичным, с автоматически подставляемым значением на основе графика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работ </w:t>
      </w:r>
      <w:r w:rsidRPr="00E11BAC">
        <w:rPr>
          <w:rFonts w:ascii="Times New Roman" w:eastAsia="Times New Roman" w:hAnsi="Times New Roman" w:cs="Times New Roman"/>
          <w:sz w:val="24"/>
          <w:szCs w:val="24"/>
        </w:rPr>
        <w:t>и сгруппированных причин отсутствия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EEBCB" w14:textId="77777777" w:rsidR="008358C8" w:rsidRDefault="008358C8" w:rsidP="008358C8">
      <w:pP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58C8">
        <w:rPr>
          <w:rFonts w:ascii="Times New Roman" w:eastAsia="Times New Roman" w:hAnsi="Times New Roman" w:cs="Times New Roman"/>
          <w:sz w:val="24"/>
          <w:szCs w:val="24"/>
        </w:rPr>
        <w:t>Если у сотрудника установлен статус «Командировка» или «Работает», то в колонке «Статус» следует отображать соответствующее значение, при этом колонка «Причина отсутствия» должна оставаться пустой.</w:t>
      </w:r>
    </w:p>
    <w:p w14:paraId="3B29C5CF" w14:textId="77777777" w:rsidR="000125A6" w:rsidRDefault="008358C8" w:rsidP="000125A6">
      <w:pPr>
        <w:spacing w:after="0" w:line="276" w:lineRule="auto"/>
        <w:ind w:firstLine="357"/>
        <w:rPr>
          <w:ins w:id="23" w:author="Захарова Анастасия Сергеевна" w:date="2025-04-17T11:36:00Z"/>
          <w:rFonts w:ascii="Times New Roman" w:eastAsia="Times New Roman" w:hAnsi="Times New Roman" w:cs="Times New Roman"/>
          <w:sz w:val="24"/>
          <w:szCs w:val="24"/>
        </w:rPr>
      </w:pPr>
      <w:r w:rsidRPr="008358C8">
        <w:rPr>
          <w:rFonts w:ascii="Times New Roman" w:eastAsia="Times New Roman" w:hAnsi="Times New Roman" w:cs="Times New Roman"/>
          <w:sz w:val="24"/>
          <w:szCs w:val="24"/>
        </w:rPr>
        <w:t>Заполнение колонки «Причина отсутствия» осуществляется только при статусе «Отсутствует» и зависит от указанной причины отсутствия.</w:t>
      </w:r>
    </w:p>
    <w:p w14:paraId="188875E8" w14:textId="049AA147" w:rsidR="00622A72" w:rsidRDefault="00622A72" w:rsidP="009960EC">
      <w:pPr>
        <w:spacing w:after="0" w:line="276" w:lineRule="auto"/>
        <w:ind w:firstLine="357"/>
        <w:jc w:val="center"/>
      </w:pPr>
      <w:r>
        <w:rPr>
          <w:noProof/>
        </w:rPr>
        <w:lastRenderedPageBreak/>
        <w:drawing>
          <wp:inline distT="0" distB="0" distL="0" distR="0" wp14:anchorId="70D3F83E" wp14:editId="0EE760A2">
            <wp:extent cx="5545015" cy="31064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ез имени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12"/>
                    <a:stretch/>
                  </pic:blipFill>
                  <pic:spPr bwMode="auto">
                    <a:xfrm>
                      <a:off x="0" y="0"/>
                      <a:ext cx="5572607" cy="3121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010BC" w14:textId="77777777" w:rsidR="00622A72" w:rsidRPr="00622A72" w:rsidRDefault="00622A72" w:rsidP="00622A72">
      <w:pPr>
        <w:pStyle w:val="a9"/>
        <w:jc w:val="center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622A72">
        <w:rPr>
          <w:rFonts w:ascii="Times New Roman" w:hAnsi="Times New Roman" w:cs="Times New Roman"/>
          <w:color w:val="auto"/>
          <w:sz w:val="20"/>
          <w:szCs w:val="24"/>
        </w:rPr>
        <w:t xml:space="preserve">Рисунок </w:t>
      </w:r>
      <w:r w:rsidRPr="00622A72">
        <w:rPr>
          <w:rFonts w:ascii="Times New Roman" w:hAnsi="Times New Roman" w:cs="Times New Roman"/>
          <w:color w:val="auto"/>
          <w:sz w:val="20"/>
          <w:szCs w:val="24"/>
        </w:rPr>
        <w:fldChar w:fldCharType="begin"/>
      </w:r>
      <w:r w:rsidRPr="00622A72">
        <w:rPr>
          <w:rFonts w:ascii="Times New Roman" w:hAnsi="Times New Roman" w:cs="Times New Roman"/>
          <w:color w:val="auto"/>
          <w:sz w:val="20"/>
          <w:szCs w:val="24"/>
        </w:rPr>
        <w:instrText xml:space="preserve"> SEQ Рисунок \* ARABIC </w:instrText>
      </w:r>
      <w:r w:rsidRPr="00622A72">
        <w:rPr>
          <w:rFonts w:ascii="Times New Roman" w:hAnsi="Times New Roman" w:cs="Times New Roman"/>
          <w:color w:val="auto"/>
          <w:sz w:val="20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0"/>
          <w:szCs w:val="24"/>
        </w:rPr>
        <w:t>1</w:t>
      </w:r>
      <w:r w:rsidRPr="00622A72">
        <w:rPr>
          <w:rFonts w:ascii="Times New Roman" w:hAnsi="Times New Roman" w:cs="Times New Roman"/>
          <w:color w:val="auto"/>
          <w:sz w:val="20"/>
          <w:szCs w:val="24"/>
        </w:rPr>
        <w:fldChar w:fldCharType="end"/>
      </w:r>
      <w:r w:rsidRPr="00622A72">
        <w:rPr>
          <w:rFonts w:ascii="Times New Roman" w:hAnsi="Times New Roman" w:cs="Times New Roman"/>
          <w:color w:val="auto"/>
          <w:sz w:val="20"/>
          <w:szCs w:val="24"/>
        </w:rPr>
        <w:t xml:space="preserve"> - Прототип подраздела «Учет персонала»</w:t>
      </w:r>
    </w:p>
    <w:p w14:paraId="572ED2C3" w14:textId="77777777" w:rsidR="00A23D9B" w:rsidRPr="00A23D9B" w:rsidRDefault="00A23D9B" w:rsidP="008358C8">
      <w:pPr>
        <w:spacing w:after="0" w:line="276" w:lineRule="auto"/>
        <w:ind w:firstLine="357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23D9B">
        <w:rPr>
          <w:rFonts w:ascii="Times New Roman" w:eastAsia="Times New Roman" w:hAnsi="Times New Roman" w:cs="Times New Roman"/>
          <w:b/>
          <w:i/>
          <w:sz w:val="24"/>
          <w:szCs w:val="24"/>
        </w:rPr>
        <w:t>Раздел «Администрирование»</w:t>
      </w:r>
    </w:p>
    <w:p w14:paraId="3A587435" w14:textId="77777777" w:rsidR="00A23D9B" w:rsidRDefault="00A23D9B" w:rsidP="008358C8">
      <w:pP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разделе «Администрирование» в подразделе «Настройка бригад» необходимо убрать форму «Доступные причины</w:t>
      </w:r>
      <w:r w:rsidR="00AA031C">
        <w:rPr>
          <w:rFonts w:ascii="Times New Roman" w:eastAsia="Times New Roman" w:hAnsi="Times New Roman" w:cs="Times New Roman"/>
          <w:sz w:val="24"/>
          <w:szCs w:val="24"/>
        </w:rPr>
        <w:t xml:space="preserve"> отсутствия» с возможностью добавления причин</w:t>
      </w:r>
      <w:r w:rsidR="002B45CD">
        <w:rPr>
          <w:rFonts w:ascii="Times New Roman" w:eastAsia="Times New Roman" w:hAnsi="Times New Roman" w:cs="Times New Roman"/>
          <w:sz w:val="24"/>
          <w:szCs w:val="24"/>
        </w:rPr>
        <w:t xml:space="preserve"> вручную</w:t>
      </w:r>
      <w:r w:rsidR="00AA03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6EE846" w14:textId="77777777" w:rsidR="00622A72" w:rsidRDefault="00622A72" w:rsidP="008358C8">
      <w:pPr>
        <w:keepNext/>
        <w:spacing w:after="0" w:line="276" w:lineRule="auto"/>
        <w:ind w:firstLine="357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72CEF0" wp14:editId="1879ADD9">
            <wp:extent cx="5731510" cy="1960245"/>
            <wp:effectExtent l="0" t="0" r="254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Без имени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A929" w14:textId="77777777" w:rsidR="00622A72" w:rsidRPr="00622A72" w:rsidRDefault="00622A72" w:rsidP="00622A72">
      <w:pPr>
        <w:pStyle w:val="a9"/>
        <w:jc w:val="center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22A72">
        <w:rPr>
          <w:rFonts w:ascii="Times New Roman" w:hAnsi="Times New Roman" w:cs="Times New Roman"/>
          <w:color w:val="auto"/>
          <w:sz w:val="20"/>
        </w:rPr>
        <w:t xml:space="preserve">Рисунок </w:t>
      </w:r>
      <w:r w:rsidRPr="00622A72">
        <w:rPr>
          <w:rFonts w:ascii="Times New Roman" w:hAnsi="Times New Roman" w:cs="Times New Roman"/>
          <w:color w:val="auto"/>
          <w:sz w:val="20"/>
        </w:rPr>
        <w:fldChar w:fldCharType="begin"/>
      </w:r>
      <w:r w:rsidRPr="00622A72">
        <w:rPr>
          <w:rFonts w:ascii="Times New Roman" w:hAnsi="Times New Roman" w:cs="Times New Roman"/>
          <w:color w:val="auto"/>
          <w:sz w:val="20"/>
        </w:rPr>
        <w:instrText xml:space="preserve"> SEQ Рисунок \* ARABIC </w:instrText>
      </w:r>
      <w:r w:rsidRPr="00622A72">
        <w:rPr>
          <w:rFonts w:ascii="Times New Roman" w:hAnsi="Times New Roman" w:cs="Times New Roman"/>
          <w:color w:val="auto"/>
          <w:sz w:val="20"/>
        </w:rPr>
        <w:fldChar w:fldCharType="separate"/>
      </w:r>
      <w:r w:rsidRPr="00622A72">
        <w:rPr>
          <w:rFonts w:ascii="Times New Roman" w:hAnsi="Times New Roman" w:cs="Times New Roman"/>
          <w:noProof/>
          <w:color w:val="auto"/>
          <w:sz w:val="20"/>
        </w:rPr>
        <w:t>2</w:t>
      </w:r>
      <w:r w:rsidRPr="00622A72">
        <w:rPr>
          <w:rFonts w:ascii="Times New Roman" w:hAnsi="Times New Roman" w:cs="Times New Roman"/>
          <w:color w:val="auto"/>
          <w:sz w:val="20"/>
        </w:rPr>
        <w:fldChar w:fldCharType="end"/>
      </w:r>
      <w:r w:rsidRPr="00622A72">
        <w:rPr>
          <w:rFonts w:ascii="Times New Roman" w:hAnsi="Times New Roman" w:cs="Times New Roman"/>
          <w:color w:val="auto"/>
          <w:sz w:val="20"/>
        </w:rPr>
        <w:t xml:space="preserve"> - Прототип подраздела </w:t>
      </w:r>
      <w:r>
        <w:rPr>
          <w:rFonts w:ascii="Times New Roman" w:hAnsi="Times New Roman" w:cs="Times New Roman"/>
          <w:color w:val="auto"/>
          <w:sz w:val="20"/>
        </w:rPr>
        <w:t>«</w:t>
      </w:r>
      <w:r w:rsidRPr="00622A72">
        <w:rPr>
          <w:rFonts w:ascii="Times New Roman" w:hAnsi="Times New Roman" w:cs="Times New Roman"/>
          <w:color w:val="auto"/>
          <w:sz w:val="20"/>
        </w:rPr>
        <w:t>Настройка бригад</w:t>
      </w:r>
      <w:r>
        <w:rPr>
          <w:rFonts w:ascii="Times New Roman" w:hAnsi="Times New Roman" w:cs="Times New Roman"/>
          <w:color w:val="auto"/>
          <w:sz w:val="20"/>
        </w:rPr>
        <w:t>»</w:t>
      </w:r>
    </w:p>
    <w:p w14:paraId="19535ABF" w14:textId="77777777" w:rsidR="00622A72" w:rsidRPr="00621DD5" w:rsidRDefault="00621DD5" w:rsidP="00621DD5">
      <w:pPr>
        <w:pStyle w:val="3"/>
        <w:rPr>
          <w:rFonts w:ascii="Times New Roman" w:hAnsi="Times New Roman" w:cs="Times New Roman"/>
          <w:b/>
          <w:color w:val="auto"/>
        </w:rPr>
      </w:pPr>
      <w:bookmarkStart w:id="24" w:name="_Toc195710145"/>
      <w:r w:rsidRPr="00621DD5">
        <w:rPr>
          <w:rFonts w:ascii="Times New Roman" w:hAnsi="Times New Roman" w:cs="Times New Roman"/>
          <w:b/>
          <w:color w:val="auto"/>
        </w:rPr>
        <w:t xml:space="preserve">6.1.2 </w:t>
      </w:r>
      <w:r w:rsidRPr="00621DD5">
        <w:rPr>
          <w:rFonts w:ascii="Times New Roman" w:hAnsi="Times New Roman" w:cs="Times New Roman"/>
          <w:b/>
          <w:color w:val="auto"/>
          <w:lang w:val="en-US"/>
        </w:rPr>
        <w:t>Back</w:t>
      </w:r>
      <w:r w:rsidRPr="005E0E90">
        <w:rPr>
          <w:rFonts w:ascii="Times New Roman" w:hAnsi="Times New Roman" w:cs="Times New Roman"/>
          <w:b/>
          <w:color w:val="auto"/>
        </w:rPr>
        <w:t>-</w:t>
      </w:r>
      <w:r w:rsidRPr="00621DD5">
        <w:rPr>
          <w:rFonts w:ascii="Times New Roman" w:hAnsi="Times New Roman" w:cs="Times New Roman"/>
          <w:b/>
          <w:color w:val="auto"/>
          <w:lang w:val="en-US"/>
        </w:rPr>
        <w:t>end</w:t>
      </w:r>
      <w:r w:rsidRPr="005E0E90">
        <w:rPr>
          <w:rFonts w:ascii="Times New Roman" w:hAnsi="Times New Roman" w:cs="Times New Roman"/>
          <w:b/>
          <w:color w:val="auto"/>
        </w:rPr>
        <w:t xml:space="preserve"> </w:t>
      </w:r>
      <w:r w:rsidRPr="00621DD5">
        <w:rPr>
          <w:rFonts w:ascii="Times New Roman" w:hAnsi="Times New Roman" w:cs="Times New Roman"/>
          <w:b/>
          <w:color w:val="auto"/>
        </w:rPr>
        <w:t>доработка</w:t>
      </w:r>
      <w:bookmarkEnd w:id="24"/>
    </w:p>
    <w:p w14:paraId="2DCD047D" w14:textId="412D4A1E" w:rsidR="00496578" w:rsidRPr="00496578" w:rsidRDefault="00496578" w:rsidP="00496578">
      <w:pP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6578">
        <w:rPr>
          <w:rFonts w:ascii="Times New Roman" w:eastAsia="Times New Roman" w:hAnsi="Times New Roman" w:cs="Times New Roman"/>
          <w:sz w:val="24"/>
          <w:szCs w:val="24"/>
        </w:rPr>
        <w:t xml:space="preserve">Необходимо </w:t>
      </w:r>
      <w:ins w:id="25" w:author="Захарова Анастасия Сергеевна" w:date="2025-04-17T12:16:00Z">
        <w:r w:rsidR="009960EC">
          <w:rPr>
            <w:rFonts w:ascii="Times New Roman" w:eastAsia="Times New Roman" w:hAnsi="Times New Roman" w:cs="Times New Roman"/>
            <w:sz w:val="24"/>
            <w:szCs w:val="24"/>
          </w:rPr>
          <w:t xml:space="preserve">реализовать передачу данных </w:t>
        </w:r>
      </w:ins>
      <w:r>
        <w:rPr>
          <w:rFonts w:ascii="Times New Roman" w:eastAsia="Times New Roman" w:hAnsi="Times New Roman" w:cs="Times New Roman"/>
          <w:sz w:val="24"/>
          <w:szCs w:val="24"/>
        </w:rPr>
        <w:t xml:space="preserve">с помощью </w:t>
      </w:r>
      <w:r w:rsidRPr="00496578">
        <w:rPr>
          <w:rFonts w:ascii="Times New Roman" w:eastAsia="Times New Roman" w:hAnsi="Times New Roman" w:cs="Times New Roman"/>
          <w:sz w:val="24"/>
          <w:szCs w:val="24"/>
        </w:rPr>
        <w:t>API</w:t>
      </w:r>
      <w:ins w:id="26" w:author="Захарова Анастасия Сергеевна" w:date="2025-04-17T12:16:00Z">
        <w:r w:rsidR="009960EC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ins>
      <w:del w:id="27" w:author="Захарова Анастасия Сергеевна" w:date="2025-04-17T12:16:00Z">
        <w:r w:rsidRPr="00496578" w:rsidDel="009960EC">
          <w:rPr>
            <w:rFonts w:ascii="Times New Roman" w:eastAsia="Times New Roman" w:hAnsi="Times New Roman" w:cs="Times New Roman"/>
            <w:sz w:val="24"/>
            <w:szCs w:val="24"/>
          </w:rPr>
          <w:delText xml:space="preserve">, которое будет передавать данные </w:delText>
        </w:r>
      </w:del>
      <w:r w:rsidRPr="00496578">
        <w:rPr>
          <w:rFonts w:ascii="Times New Roman" w:eastAsia="Times New Roman" w:hAnsi="Times New Roman" w:cs="Times New Roman"/>
          <w:sz w:val="24"/>
          <w:szCs w:val="24"/>
        </w:rPr>
        <w:t xml:space="preserve">в поля «Статус» и «Причина отсутствия» в раздел «Учет персонала» из «Графика работ». Получение данных по сотрудникам и их статусу должно осуществляться по </w:t>
      </w:r>
      <w:proofErr w:type="spellStart"/>
      <w:r w:rsidRPr="00496578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 w:rsidRPr="00496578">
        <w:rPr>
          <w:rFonts w:ascii="Times New Roman" w:eastAsia="Times New Roman" w:hAnsi="Times New Roman" w:cs="Times New Roman"/>
          <w:sz w:val="24"/>
          <w:szCs w:val="24"/>
        </w:rPr>
        <w:t xml:space="preserve"> сотрудника и значению </w:t>
      </w:r>
      <w:proofErr w:type="spellStart"/>
      <w:r w:rsidRPr="00496578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 w:rsidRPr="00496578">
        <w:rPr>
          <w:rFonts w:ascii="Times New Roman" w:eastAsia="Times New Roman" w:hAnsi="Times New Roman" w:cs="Times New Roman"/>
          <w:sz w:val="24"/>
          <w:szCs w:val="24"/>
        </w:rPr>
        <w:t>, используя данные из таблиц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БД</w:t>
      </w:r>
      <w:r w:rsidRPr="00496578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proofErr w:type="spellStart"/>
      <w:r w:rsidRPr="00496578">
        <w:rPr>
          <w:rFonts w:ascii="Times New Roman" w:eastAsia="Times New Roman" w:hAnsi="Times New Roman" w:cs="Times New Roman"/>
          <w:sz w:val="24"/>
          <w:szCs w:val="24"/>
        </w:rPr>
        <w:t>working_calendar</w:t>
      </w:r>
      <w:proofErr w:type="spellEnd"/>
      <w:r w:rsidRPr="00496578">
        <w:rPr>
          <w:rFonts w:ascii="Times New Roman" w:eastAsia="Times New Roman" w:hAnsi="Times New Roman" w:cs="Times New Roman"/>
          <w:sz w:val="24"/>
          <w:szCs w:val="24"/>
        </w:rPr>
        <w:t>» и «</w:t>
      </w:r>
      <w:proofErr w:type="spellStart"/>
      <w:r w:rsidRPr="00496578">
        <w:rPr>
          <w:rFonts w:ascii="Times New Roman" w:eastAsia="Times New Roman" w:hAnsi="Times New Roman" w:cs="Times New Roman"/>
          <w:sz w:val="24"/>
          <w:szCs w:val="24"/>
        </w:rPr>
        <w:t>holiday_calendar</w:t>
      </w:r>
      <w:proofErr w:type="spellEnd"/>
      <w:r w:rsidRPr="00496578">
        <w:rPr>
          <w:rFonts w:ascii="Times New Roman" w:eastAsia="Times New Roman" w:hAnsi="Times New Roman" w:cs="Times New Roman"/>
          <w:sz w:val="24"/>
          <w:szCs w:val="24"/>
        </w:rPr>
        <w:t>», которые затем необходимо записать в таблицу «</w:t>
      </w:r>
      <w:proofErr w:type="spellStart"/>
      <w:r w:rsidRPr="00496578">
        <w:rPr>
          <w:rFonts w:ascii="Times New Roman" w:eastAsia="Times New Roman" w:hAnsi="Times New Roman" w:cs="Times New Roman"/>
          <w:sz w:val="24"/>
          <w:szCs w:val="24"/>
        </w:rPr>
        <w:t>employee</w:t>
      </w:r>
      <w:proofErr w:type="spellEnd"/>
      <w:r w:rsidRPr="00496578"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2D32049B" w14:textId="77777777" w:rsidR="00A23D9B" w:rsidRPr="00A01922" w:rsidRDefault="00496578" w:rsidP="00496578">
      <w:pPr>
        <w:spacing w:after="0" w:line="276" w:lineRule="auto"/>
        <w:ind w:firstLine="357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A23D9B" w:rsidRPr="00A01922" w:rsidSect="00F434CA">
          <w:pgSz w:w="11906" w:h="16838"/>
          <w:pgMar w:top="1080" w:right="1440" w:bottom="1080" w:left="1440" w:header="708" w:footer="708" w:gutter="0"/>
          <w:cols w:space="720"/>
          <w:docGrid w:linePitch="299"/>
        </w:sectPr>
      </w:pPr>
      <w:r w:rsidRPr="00496578">
        <w:rPr>
          <w:rFonts w:ascii="Times New Roman" w:eastAsia="Times New Roman" w:hAnsi="Times New Roman" w:cs="Times New Roman"/>
          <w:sz w:val="24"/>
          <w:szCs w:val="24"/>
        </w:rPr>
        <w:t xml:space="preserve">Дополнительно, в </w:t>
      </w:r>
      <w:r>
        <w:rPr>
          <w:rFonts w:ascii="Times New Roman" w:eastAsia="Times New Roman" w:hAnsi="Times New Roman" w:cs="Times New Roman"/>
          <w:sz w:val="24"/>
          <w:szCs w:val="24"/>
        </w:rPr>
        <w:t>БД</w:t>
      </w:r>
      <w:r w:rsidRPr="00496578">
        <w:rPr>
          <w:rFonts w:ascii="Times New Roman" w:eastAsia="Times New Roman" w:hAnsi="Times New Roman" w:cs="Times New Roman"/>
          <w:sz w:val="24"/>
          <w:szCs w:val="24"/>
        </w:rPr>
        <w:t xml:space="preserve"> в таблице «</w:t>
      </w:r>
      <w:proofErr w:type="spellStart"/>
      <w:r w:rsidRPr="00496578">
        <w:rPr>
          <w:rFonts w:ascii="Times New Roman" w:eastAsia="Times New Roman" w:hAnsi="Times New Roman" w:cs="Times New Roman"/>
          <w:sz w:val="24"/>
          <w:szCs w:val="24"/>
        </w:rPr>
        <w:t>employee_regular_status</w:t>
      </w:r>
      <w:proofErr w:type="spellEnd"/>
      <w:r w:rsidRPr="00496578">
        <w:rPr>
          <w:rFonts w:ascii="Times New Roman" w:eastAsia="Times New Roman" w:hAnsi="Times New Roman" w:cs="Times New Roman"/>
          <w:sz w:val="24"/>
          <w:szCs w:val="24"/>
        </w:rPr>
        <w:t>» необходимо скрыть поле «</w:t>
      </w:r>
      <w:proofErr w:type="spellStart"/>
      <w:r w:rsidRPr="00496578">
        <w:rPr>
          <w:rFonts w:ascii="Times New Roman" w:eastAsia="Times New Roman" w:hAnsi="Times New Roman" w:cs="Times New Roman"/>
          <w:sz w:val="24"/>
          <w:szCs w:val="24"/>
        </w:rPr>
        <w:t>employee_regular_reason_absence_id</w:t>
      </w:r>
      <w:proofErr w:type="spellEnd"/>
      <w:r w:rsidRPr="00496578">
        <w:rPr>
          <w:rFonts w:ascii="Times New Roman" w:eastAsia="Times New Roman" w:hAnsi="Times New Roman" w:cs="Times New Roman"/>
          <w:sz w:val="24"/>
          <w:szCs w:val="24"/>
        </w:rPr>
        <w:t>», чтобы исключить возможность ручного редактирования причины отсутствия</w:t>
      </w:r>
      <w:r w:rsidR="004A16EC" w:rsidRPr="004A16E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E775F0" w14:textId="77777777" w:rsidR="00CD39C6" w:rsidRPr="00CD39C6" w:rsidRDefault="00080C5E" w:rsidP="00CD39C6">
      <w:pPr>
        <w:pStyle w:val="10"/>
        <w:rPr>
          <w:rFonts w:ascii="Times New Roman" w:hAnsi="Times New Roman" w:cs="Times New Roman"/>
          <w:b/>
          <w:color w:val="auto"/>
          <w:sz w:val="24"/>
        </w:rPr>
      </w:pPr>
      <w:bookmarkStart w:id="28" w:name="_Toc195710146"/>
      <w:bookmarkStart w:id="29" w:name="_Ref195697245"/>
      <w:r>
        <w:rPr>
          <w:rFonts w:ascii="Times New Roman" w:hAnsi="Times New Roman" w:cs="Times New Roman"/>
          <w:b/>
          <w:color w:val="auto"/>
          <w:sz w:val="24"/>
          <w:lang w:val="en-US"/>
        </w:rPr>
        <w:lastRenderedPageBreak/>
        <w:t xml:space="preserve">7 </w:t>
      </w:r>
      <w:r w:rsidR="00CD39C6" w:rsidRPr="00CD39C6">
        <w:rPr>
          <w:rFonts w:ascii="Times New Roman" w:hAnsi="Times New Roman" w:cs="Times New Roman"/>
          <w:b/>
          <w:color w:val="auto"/>
          <w:sz w:val="24"/>
        </w:rPr>
        <w:t>Приложени</w:t>
      </w:r>
      <w:r w:rsidR="00CD39C6">
        <w:rPr>
          <w:rFonts w:ascii="Times New Roman" w:hAnsi="Times New Roman" w:cs="Times New Roman"/>
          <w:b/>
          <w:color w:val="auto"/>
          <w:sz w:val="24"/>
        </w:rPr>
        <w:t>е</w:t>
      </w:r>
      <w:bookmarkEnd w:id="28"/>
    </w:p>
    <w:p w14:paraId="34A46AE7" w14:textId="77777777" w:rsidR="00F434CA" w:rsidRPr="00F434CA" w:rsidRDefault="00F434CA" w:rsidP="00F434CA">
      <w:pPr>
        <w:pStyle w:val="a9"/>
        <w:keepNext/>
        <w:jc w:val="right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Таблица </w:t>
      </w:r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Таблица \* ARABIC </w:instrText>
      </w:r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CD39C6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2</w:t>
      </w:r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bookmarkEnd w:id="29"/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US"/>
        </w:rPr>
        <w:t xml:space="preserve"> - </w:t>
      </w:r>
      <w:proofErr w:type="spellStart"/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US"/>
        </w:rPr>
        <w:t>Группировка</w:t>
      </w:r>
      <w:proofErr w:type="spellEnd"/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US"/>
        </w:rPr>
        <w:t xml:space="preserve"> </w:t>
      </w:r>
      <w:proofErr w:type="spellStart"/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US"/>
        </w:rPr>
        <w:t>причин</w:t>
      </w:r>
      <w:proofErr w:type="spellEnd"/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ы</w:t>
      </w:r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US"/>
        </w:rPr>
        <w:t xml:space="preserve"> </w:t>
      </w:r>
      <w:proofErr w:type="spellStart"/>
      <w:r w:rsidRPr="00F434CA">
        <w:rPr>
          <w:rFonts w:ascii="Times New Roman" w:hAnsi="Times New Roman" w:cs="Times New Roman"/>
          <w:b/>
          <w:i w:val="0"/>
          <w:color w:val="auto"/>
          <w:sz w:val="24"/>
          <w:szCs w:val="24"/>
          <w:lang w:val="en-US"/>
        </w:rPr>
        <w:t>отсутствия</w:t>
      </w:r>
      <w:proofErr w:type="spellEnd"/>
    </w:p>
    <w:tbl>
      <w:tblPr>
        <w:tblStyle w:val="a7"/>
        <w:tblW w:w="154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3"/>
        <w:gridCol w:w="1134"/>
        <w:gridCol w:w="1418"/>
        <w:gridCol w:w="1559"/>
        <w:gridCol w:w="1418"/>
        <w:gridCol w:w="1842"/>
        <w:gridCol w:w="1701"/>
        <w:gridCol w:w="1560"/>
        <w:gridCol w:w="1295"/>
        <w:gridCol w:w="1830"/>
      </w:tblGrid>
      <w:tr w:rsidR="00511629" w:rsidRPr="00F434CA" w14:paraId="3FBFB61F" w14:textId="77777777" w:rsidTr="00E50312">
        <w:trPr>
          <w:trHeight w:val="265"/>
        </w:trPr>
        <w:tc>
          <w:tcPr>
            <w:tcW w:w="12325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696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A5FD5B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Отсутствует</w:t>
            </w:r>
          </w:p>
        </w:tc>
        <w:tc>
          <w:tcPr>
            <w:tcW w:w="12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552F1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Работает</w:t>
            </w:r>
          </w:p>
        </w:tc>
        <w:tc>
          <w:tcPr>
            <w:tcW w:w="18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E8ED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BBAF2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Командировка</w:t>
            </w:r>
          </w:p>
        </w:tc>
      </w:tr>
      <w:tr w:rsidR="00F434CA" w:rsidRPr="00F434CA" w14:paraId="1E57D407" w14:textId="77777777" w:rsidTr="00A23D9B">
        <w:trPr>
          <w:trHeight w:val="282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D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AA5CB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Болезнь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BD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7311D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Отпуск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BD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A4139B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Прогул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BD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90F4B4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Отгул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BD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87D9A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Прочее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BD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7391E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Увольнение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BD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6E1E7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Не определено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BDB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7548FD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Выходной день</w:t>
            </w:r>
          </w:p>
        </w:tc>
        <w:tc>
          <w:tcPr>
            <w:tcW w:w="129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DE54F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830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D2C18B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511629" w:rsidRPr="00F434CA" w14:paraId="62FDC08A" w14:textId="77777777" w:rsidTr="003A6BF5">
        <w:trPr>
          <w:trHeight w:val="124"/>
        </w:trPr>
        <w:tc>
          <w:tcPr>
            <w:tcW w:w="7222" w:type="dxa"/>
            <w:gridSpan w:val="5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DE4EA" w14:textId="77777777" w:rsidR="00511629" w:rsidRPr="00F434CA" w:rsidRDefault="00F434C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П</w:t>
            </w:r>
            <w:r w:rsidR="00AC5D4A" w:rsidRPr="00F434CA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ричина отсутствия (группировка)</w:t>
            </w:r>
          </w:p>
        </w:tc>
        <w:tc>
          <w:tcPr>
            <w:tcW w:w="1842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3ACB7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Если указана причина отсутствия в «Графике работы сотрудников» = «Увольнение» (DISMISSAL), то необходимо отображать как отдельный </w:t>
            </w:r>
            <w:proofErr w:type="spellStart"/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подстатус</w:t>
            </w:r>
            <w:proofErr w:type="spellEnd"/>
          </w:p>
        </w:tc>
        <w:tc>
          <w:tcPr>
            <w:tcW w:w="1701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35BBCE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Подстатус</w:t>
            </w:r>
            <w:proofErr w:type="spellEnd"/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отображается, если в «Графике работы сотрудников» не указана причина отсутствия</w:t>
            </w:r>
          </w:p>
        </w:tc>
        <w:tc>
          <w:tcPr>
            <w:tcW w:w="1560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280B6" w14:textId="77777777" w:rsidR="00511629" w:rsidRPr="00F434CA" w:rsidRDefault="00AC5D4A" w:rsidP="00F434C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В случае праздничного дня (выходного) отображается </w:t>
            </w:r>
            <w:proofErr w:type="spellStart"/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подстатус</w:t>
            </w:r>
            <w:proofErr w:type="spellEnd"/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«Выходной день», при условии, что сотрудник не произвел </w:t>
            </w:r>
            <w:proofErr w:type="spellStart"/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чекап</w:t>
            </w:r>
            <w:proofErr w:type="spellEnd"/>
          </w:p>
        </w:tc>
        <w:tc>
          <w:tcPr>
            <w:tcW w:w="12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0ACC5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D58F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F434CA" w:rsidRPr="00F434CA" w14:paraId="018CEA06" w14:textId="77777777" w:rsidTr="00A23D9B">
        <w:trPr>
          <w:trHeight w:val="97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0560F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Болезнь (DISEASE)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254D1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Дополнительный отпуск (ADDITIONAL_VACATION)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CA7D3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Отсутствие по невыясненным причинам (ABSENCE_FOR_UNEXPLAINED_REASONS)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BF1196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Дополнительные выходные дни не оплачиваемые (ADDITIONAL_DAYS_OFF_ARE_UNPAID)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2695A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Перемещение (MOVING)</w:t>
            </w: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094F0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7CBF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A91F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8C156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C71F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F434CA" w:rsidRPr="00F434CA" w14:paraId="4CDF8129" w14:textId="77777777" w:rsidTr="00A23D9B">
        <w:trPr>
          <w:trHeight w:val="121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AA21A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Болезнь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без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оплаты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(ILLNESS_WITHOUT_PAYMENT)</w:t>
            </w:r>
          </w:p>
          <w:p w14:paraId="4B298295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369E2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Дополнительный отпуск неоплачиваемый (ADDITIONAL_LEAVE_IS_UNPAID)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1B381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gramStart"/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Прогул  (</w:t>
            </w:r>
            <w:proofErr w:type="gramEnd"/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TRUANCY)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042BD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Дополнительные выходные дни оплачиваемые (ADDITIONAL_PAID_DAYS_OFF)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D358E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Выполнение государственных обязанностей (PERFORMANCE_OF_PUBLIC_DUTIES)</w:t>
            </w: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C942D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D6B78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0D4BA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DC043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71E6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F434CA" w:rsidRPr="00C8605B" w14:paraId="386038F2" w14:textId="77777777" w:rsidTr="00A23D9B">
        <w:trPr>
          <w:trHeight w:val="1303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6ADE6F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</w:rPr>
            </w:pPr>
            <w:r w:rsidRPr="00F434CA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40850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Отпуск по беременности и родам</w:t>
            </w:r>
            <w:r w:rsidR="00F434CA"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(MATERNITY_LEAVE)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FC38C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DAD92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Отсутствие с сохранением оплаты (ABSENCE_WITH_SAVING_OF_PAYMENT)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18A078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Простой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по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вине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работника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(SIMPLE_DUE_TO_THE_FAULT_OF_THE_EMPLOYEE)</w:t>
            </w:r>
          </w:p>
          <w:p w14:paraId="0ED0DAB0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24329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7890F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1E661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2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00096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3632C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F434CA" w:rsidRPr="00C8605B" w14:paraId="7B8E67D9" w14:textId="77777777" w:rsidTr="00A23D9B">
        <w:trPr>
          <w:trHeight w:val="73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56AF6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  <w:lang w:val="en-US"/>
              </w:rPr>
              <w:lastRenderedPageBreak/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55168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Отпуск учебный оплачиваемый</w:t>
            </w:r>
            <w:r w:rsidR="00F434CA"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(PAID_STUDY_LEAVE)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0EE27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D332C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Вынужденный прогул (FORCED_ABSENTEEISM)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0F320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Простой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по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вине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работодателя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(SIMPLE_DUE_TO_THE_FAULT_OF_THE_EMPLOYER)</w:t>
            </w: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1227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14201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E00D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2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3BB2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07DC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F434CA" w:rsidRPr="00F434CA" w14:paraId="32B3B060" w14:textId="77777777" w:rsidTr="00A23D9B">
        <w:trPr>
          <w:trHeight w:val="121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2E360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990F3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Отпуск по уходу за ребенком</w:t>
            </w:r>
            <w:r w:rsidR="00F434CA"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(PARENTAL_LEAVE)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4A8128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9D54A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8582B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Простой не зависящий от работодателя и работника (SIMPLE_INDEPENDENT_OF_THE_EMPLOYER_AND_EMPLOYEE)</w:t>
            </w:r>
          </w:p>
          <w:p w14:paraId="32AB2CC2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0DEB9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4DA7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8CF9D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1B2F8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B461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F434CA" w:rsidRPr="00C8605B" w14:paraId="6874D61B" w14:textId="77777777" w:rsidTr="00A23D9B">
        <w:trPr>
          <w:trHeight w:val="73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822320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</w:rPr>
            </w:pPr>
            <w:r w:rsidRPr="00F434CA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A4AB5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Отпуск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основной</w:t>
            </w:r>
            <w:r w:rsidR="00F434CA"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(THE_MAIN_VACATION)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0D18D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53F938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CC1DF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64A66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10258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3DB43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2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6565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1952D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F434CA" w:rsidRPr="00F434CA" w14:paraId="4F933228" w14:textId="77777777" w:rsidTr="00A23D9B">
        <w:trPr>
          <w:trHeight w:val="960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6C630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2E0D5B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Отпуск неоплачиваемый по законодательству</w:t>
            </w:r>
            <w:r w:rsidR="00F434CA"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(UNPAID_LEAVE_ACCORDING_TO_THE_LAW)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347CE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68B52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B8868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CB96D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2548E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A0C8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E04A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433C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F434CA" w:rsidRPr="00C8605B" w14:paraId="76105046" w14:textId="77777777" w:rsidTr="00A23D9B">
        <w:trPr>
          <w:trHeight w:val="73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80ECF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</w:rPr>
            </w:pPr>
            <w:r w:rsidRPr="00F434CA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</w:rPr>
              <w:lastRenderedPageBreak/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5CF2B7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Отпуск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неоплачиваемый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по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разрешению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работодателя</w:t>
            </w:r>
            <w:r w:rsidR="00F434CA"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(UNPAID_LEAVE_WITH_THE_PERMISSION_OF_THE_EMPLOYER)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83651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8811D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E1E82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54D80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AED1D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1B33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2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B26B5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8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8AF0D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F434CA" w:rsidRPr="00F434CA" w14:paraId="729EE50F" w14:textId="77777777" w:rsidTr="00A23D9B">
        <w:trPr>
          <w:trHeight w:val="73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4835D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  <w:lang w:val="en-US"/>
              </w:rPr>
            </w:pPr>
            <w:r w:rsidRPr="00F434CA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08364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Отпуск учебный неоплачиваемый</w:t>
            </w:r>
            <w:r w:rsidR="00F434CA"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(UNPAID_STUDY_LEAVE)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0D6FDD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8957A3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F3E6B2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63CBD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50517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10271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7A701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EB83D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F434CA" w:rsidRPr="00F434CA" w14:paraId="29F251C0" w14:textId="77777777" w:rsidTr="00A23D9B">
        <w:trPr>
          <w:trHeight w:val="73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C655AD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</w:rPr>
            </w:pPr>
            <w:r w:rsidRPr="00F434CA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shd w:val="clear" w:color="auto" w:fill="212121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D1B6F9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Отпуск на санаторно-курортное лечение</w:t>
            </w:r>
            <w:r w:rsidR="00F434CA"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>(VACATION_FOR_SPA_TREATMENT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5423B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A87C1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26EB66" w14:textId="77777777" w:rsidR="00511629" w:rsidRPr="00F434CA" w:rsidRDefault="00AC5D4A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434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842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1A4A9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6C3ED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67D1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7533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830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E8D1" w14:textId="77777777" w:rsidR="00511629" w:rsidRPr="00F434CA" w:rsidRDefault="00511629" w:rsidP="00F434C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5036F297" w14:textId="77777777" w:rsidR="00E24271" w:rsidRDefault="00E24271" w:rsidP="00F434CA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E24271">
          <w:pgSz w:w="16838" w:h="11906" w:orient="landscape"/>
          <w:pgMar w:top="1440" w:right="1080" w:bottom="1440" w:left="1080" w:header="708" w:footer="708" w:gutter="0"/>
          <w:cols w:space="720"/>
        </w:sectPr>
      </w:pPr>
      <w:bookmarkStart w:id="30" w:name="_dst3xkchvi9c" w:colFirst="0" w:colLast="0"/>
      <w:bookmarkEnd w:id="30"/>
    </w:p>
    <w:p w14:paraId="67055B67" w14:textId="77777777" w:rsidR="00CD39C6" w:rsidRPr="00CD39C6" w:rsidRDefault="00CD39C6" w:rsidP="00CD39C6">
      <w:pPr>
        <w:pStyle w:val="a9"/>
        <w:jc w:val="right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bookmarkStart w:id="31" w:name="_Ref195699349"/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lastRenderedPageBreak/>
        <w:t xml:space="preserve">Таблица </w:t>
      </w:r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Таблица \* ARABIC </w:instrText>
      </w:r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3</w:t>
      </w:r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bookmarkEnd w:id="31"/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- Матрица статусов и причин отсутствия сотрудников по графику 5/2</w:t>
      </w:r>
    </w:p>
    <w:tbl>
      <w:tblPr>
        <w:tblStyle w:val="ac"/>
        <w:tblW w:w="10206" w:type="dxa"/>
        <w:tblInd w:w="-572" w:type="dxa"/>
        <w:tblLook w:val="04A0" w:firstRow="1" w:lastRow="0" w:firstColumn="1" w:lastColumn="0" w:noHBand="0" w:noVBand="1"/>
      </w:tblPr>
      <w:tblGrid>
        <w:gridCol w:w="3076"/>
        <w:gridCol w:w="2628"/>
        <w:gridCol w:w="1951"/>
        <w:gridCol w:w="2551"/>
      </w:tblGrid>
      <w:tr w:rsidR="00CD39C6" w:rsidRPr="00B700E8" w14:paraId="0847F971" w14:textId="77777777" w:rsidTr="0088462B">
        <w:trPr>
          <w:trHeight w:val="367"/>
        </w:trPr>
        <w:tc>
          <w:tcPr>
            <w:tcW w:w="3076" w:type="dxa"/>
            <w:tcBorders>
              <w:tl2br w:val="single" w:sz="4" w:space="0" w:color="auto"/>
            </w:tcBorders>
          </w:tcPr>
          <w:p w14:paraId="5390625F" w14:textId="77777777" w:rsidR="00CD39C6" w:rsidRPr="00836D3F" w:rsidRDefault="00CD39C6" w:rsidP="00EC0592">
            <w:pPr>
              <w:pStyle w:val="ad"/>
              <w:ind w:left="0"/>
              <w:jc w:val="right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>Статус</w:t>
            </w:r>
          </w:p>
          <w:p w14:paraId="651ABC30" w14:textId="77777777" w:rsidR="00CD39C6" w:rsidRPr="00836D3F" w:rsidRDefault="00CD39C6" w:rsidP="00EC0592">
            <w:pPr>
              <w:pStyle w:val="ad"/>
              <w:ind w:left="0"/>
              <w:rPr>
                <w:rFonts w:ascii="Times New Roman" w:hAnsi="Times New Roman" w:cs="Times New Roman"/>
                <w:b/>
              </w:rPr>
            </w:pPr>
          </w:p>
          <w:p w14:paraId="4DB269EF" w14:textId="77777777" w:rsidR="00CD39C6" w:rsidRPr="00836D3F" w:rsidRDefault="00CD39C6" w:rsidP="00EC0592">
            <w:pPr>
              <w:pStyle w:val="ad"/>
              <w:ind w:left="0"/>
              <w:rPr>
                <w:rFonts w:ascii="Times New Roman" w:hAnsi="Times New Roman" w:cs="Times New Roman"/>
                <w:b/>
              </w:rPr>
            </w:pPr>
          </w:p>
          <w:p w14:paraId="5096D043" w14:textId="77777777" w:rsidR="00CD39C6" w:rsidRPr="00836D3F" w:rsidRDefault="00CD39C6" w:rsidP="00EC0592">
            <w:pPr>
              <w:pStyle w:val="ad"/>
              <w:ind w:left="0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 xml:space="preserve">Причина отсутствия </w:t>
            </w:r>
          </w:p>
        </w:tc>
        <w:tc>
          <w:tcPr>
            <w:tcW w:w="2628" w:type="dxa"/>
            <w:vAlign w:val="center"/>
          </w:tcPr>
          <w:p w14:paraId="44C07D65" w14:textId="77777777" w:rsidR="00CD39C6" w:rsidRPr="00836D3F" w:rsidRDefault="00CD39C6" w:rsidP="0088462B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>Выходной</w:t>
            </w:r>
          </w:p>
        </w:tc>
        <w:tc>
          <w:tcPr>
            <w:tcW w:w="1951" w:type="dxa"/>
            <w:vAlign w:val="center"/>
          </w:tcPr>
          <w:p w14:paraId="27976A7A" w14:textId="77777777" w:rsidR="00CD39C6" w:rsidRPr="00836D3F" w:rsidRDefault="00CD39C6" w:rsidP="0088462B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>Рабочие часы</w:t>
            </w:r>
          </w:p>
        </w:tc>
        <w:tc>
          <w:tcPr>
            <w:tcW w:w="2551" w:type="dxa"/>
            <w:vAlign w:val="center"/>
          </w:tcPr>
          <w:p w14:paraId="76DC9B8A" w14:textId="77777777" w:rsidR="00CD39C6" w:rsidRPr="00836D3F" w:rsidRDefault="00CD39C6" w:rsidP="0088462B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>Сокращенные часы=Рабочие часы</w:t>
            </w:r>
          </w:p>
        </w:tc>
      </w:tr>
      <w:tr w:rsidR="00CD39C6" w:rsidRPr="00B700E8" w14:paraId="3E5BE5DB" w14:textId="77777777" w:rsidTr="00CD39C6">
        <w:trPr>
          <w:trHeight w:val="60"/>
        </w:trPr>
        <w:tc>
          <w:tcPr>
            <w:tcW w:w="3076" w:type="dxa"/>
          </w:tcPr>
          <w:p w14:paraId="4C3924B7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 w:rsidRPr="00B700E8">
              <w:rPr>
                <w:rFonts w:ascii="Times New Roman" w:hAnsi="Times New Roman" w:cs="Times New Roman"/>
              </w:rPr>
              <w:t>Болезнь</w:t>
            </w:r>
          </w:p>
        </w:tc>
        <w:tc>
          <w:tcPr>
            <w:tcW w:w="2628" w:type="dxa"/>
          </w:tcPr>
          <w:p w14:paraId="474250F4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Болезнь</w:t>
            </w:r>
          </w:p>
        </w:tc>
        <w:tc>
          <w:tcPr>
            <w:tcW w:w="1951" w:type="dxa"/>
          </w:tcPr>
          <w:p w14:paraId="56287DA0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6A684CEC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2A208D45" w14:textId="77777777" w:rsidTr="00CD39C6">
        <w:tc>
          <w:tcPr>
            <w:tcW w:w="3076" w:type="dxa"/>
          </w:tcPr>
          <w:p w14:paraId="668DE084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 w:rsidRPr="00B700E8">
              <w:rPr>
                <w:rFonts w:ascii="Times New Roman" w:hAnsi="Times New Roman" w:cs="Times New Roman"/>
              </w:rPr>
              <w:t>Отпуск</w:t>
            </w:r>
          </w:p>
        </w:tc>
        <w:tc>
          <w:tcPr>
            <w:tcW w:w="2628" w:type="dxa"/>
          </w:tcPr>
          <w:p w14:paraId="6BEB1F9C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Отпуск</w:t>
            </w:r>
          </w:p>
        </w:tc>
        <w:tc>
          <w:tcPr>
            <w:tcW w:w="1951" w:type="dxa"/>
          </w:tcPr>
          <w:p w14:paraId="3628A6F2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509974BE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2B5A70A1" w14:textId="77777777" w:rsidTr="00CD39C6">
        <w:tc>
          <w:tcPr>
            <w:tcW w:w="3076" w:type="dxa"/>
          </w:tcPr>
          <w:p w14:paraId="3DD8474A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 w:rsidRPr="00B700E8">
              <w:rPr>
                <w:rFonts w:ascii="Times New Roman" w:hAnsi="Times New Roman" w:cs="Times New Roman"/>
              </w:rPr>
              <w:t>Отгул</w:t>
            </w:r>
          </w:p>
        </w:tc>
        <w:tc>
          <w:tcPr>
            <w:tcW w:w="2628" w:type="dxa"/>
          </w:tcPr>
          <w:p w14:paraId="2D33B6B4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Отгул</w:t>
            </w:r>
          </w:p>
        </w:tc>
        <w:tc>
          <w:tcPr>
            <w:tcW w:w="1951" w:type="dxa"/>
          </w:tcPr>
          <w:p w14:paraId="33F4E28B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54A3CF74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4BF8C751" w14:textId="77777777" w:rsidTr="00CD39C6">
        <w:tc>
          <w:tcPr>
            <w:tcW w:w="3076" w:type="dxa"/>
          </w:tcPr>
          <w:p w14:paraId="479FA203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Прогул</w:t>
            </w:r>
          </w:p>
        </w:tc>
        <w:tc>
          <w:tcPr>
            <w:tcW w:w="2628" w:type="dxa"/>
          </w:tcPr>
          <w:p w14:paraId="5217188B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Прогул</w:t>
            </w:r>
          </w:p>
        </w:tc>
        <w:tc>
          <w:tcPr>
            <w:tcW w:w="1951" w:type="dxa"/>
          </w:tcPr>
          <w:p w14:paraId="5B1562F6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5E8268BB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2C8796CB" w14:textId="77777777" w:rsidTr="00CD39C6">
        <w:tc>
          <w:tcPr>
            <w:tcW w:w="3076" w:type="dxa"/>
          </w:tcPr>
          <w:p w14:paraId="22035228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Прочее</w:t>
            </w:r>
          </w:p>
        </w:tc>
        <w:tc>
          <w:tcPr>
            <w:tcW w:w="2628" w:type="dxa"/>
          </w:tcPr>
          <w:p w14:paraId="7473994D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Прочее</w:t>
            </w:r>
          </w:p>
        </w:tc>
        <w:tc>
          <w:tcPr>
            <w:tcW w:w="1951" w:type="dxa"/>
          </w:tcPr>
          <w:p w14:paraId="11CD17D6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04181FC6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26F72CCA" w14:textId="77777777" w:rsidTr="00CD39C6">
        <w:tc>
          <w:tcPr>
            <w:tcW w:w="3076" w:type="dxa"/>
          </w:tcPr>
          <w:p w14:paraId="68B0B57F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Увольнение</w:t>
            </w:r>
          </w:p>
        </w:tc>
        <w:tc>
          <w:tcPr>
            <w:tcW w:w="2628" w:type="dxa"/>
          </w:tcPr>
          <w:p w14:paraId="5E2FBB7A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Увольнение</w:t>
            </w:r>
          </w:p>
        </w:tc>
        <w:tc>
          <w:tcPr>
            <w:tcW w:w="1951" w:type="dxa"/>
          </w:tcPr>
          <w:p w14:paraId="68381833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4B055769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575D256E" w14:textId="77777777" w:rsidTr="00CD39C6">
        <w:trPr>
          <w:trHeight w:val="60"/>
        </w:trPr>
        <w:tc>
          <w:tcPr>
            <w:tcW w:w="3076" w:type="dxa"/>
          </w:tcPr>
          <w:p w14:paraId="737E0C75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определено</w:t>
            </w:r>
          </w:p>
        </w:tc>
        <w:tc>
          <w:tcPr>
            <w:tcW w:w="2628" w:type="dxa"/>
          </w:tcPr>
          <w:p w14:paraId="45B0E4DB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Выходной день</w:t>
            </w:r>
          </w:p>
        </w:tc>
        <w:tc>
          <w:tcPr>
            <w:tcW w:w="1951" w:type="dxa"/>
          </w:tcPr>
          <w:p w14:paraId="2E48853E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2F2C73A4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2B71D869" w14:textId="77777777" w:rsidR="00CD39C6" w:rsidRDefault="00CD39C6" w:rsidP="00CD39C6">
      <w:pPr>
        <w:pStyle w:val="ad"/>
      </w:pPr>
    </w:p>
    <w:p w14:paraId="4987F9C1" w14:textId="77777777" w:rsidR="00CD39C6" w:rsidRPr="00CD39C6" w:rsidRDefault="00CD39C6" w:rsidP="00CD39C6">
      <w:pPr>
        <w:pStyle w:val="a9"/>
        <w:keepNext/>
        <w:jc w:val="right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bookmarkStart w:id="32" w:name="_Ref195699352"/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Таблица </w:t>
      </w:r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Таблица \* ARABIC </w:instrText>
      </w:r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Pr="00CD39C6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4</w:t>
      </w:r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bookmarkEnd w:id="32"/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- Матрица статусов и причин отсутствия сотрудников по сменному графику, после того как произвели </w:t>
      </w:r>
      <w:proofErr w:type="spellStart"/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чекап</w:t>
      </w:r>
      <w:proofErr w:type="spellEnd"/>
    </w:p>
    <w:tbl>
      <w:tblPr>
        <w:tblStyle w:val="ac"/>
        <w:tblW w:w="10206" w:type="dxa"/>
        <w:tblInd w:w="-572" w:type="dxa"/>
        <w:tblLook w:val="04A0" w:firstRow="1" w:lastRow="0" w:firstColumn="1" w:lastColumn="0" w:noHBand="0" w:noVBand="1"/>
      </w:tblPr>
      <w:tblGrid>
        <w:gridCol w:w="3075"/>
        <w:gridCol w:w="2628"/>
        <w:gridCol w:w="1952"/>
        <w:gridCol w:w="2551"/>
      </w:tblGrid>
      <w:tr w:rsidR="00CD39C6" w:rsidRPr="00B700E8" w14:paraId="656D6DF0" w14:textId="77777777" w:rsidTr="0088462B">
        <w:trPr>
          <w:trHeight w:val="367"/>
        </w:trPr>
        <w:tc>
          <w:tcPr>
            <w:tcW w:w="3075" w:type="dxa"/>
            <w:tcBorders>
              <w:tl2br w:val="single" w:sz="4" w:space="0" w:color="auto"/>
            </w:tcBorders>
          </w:tcPr>
          <w:p w14:paraId="00853124" w14:textId="77777777" w:rsidR="00CD39C6" w:rsidRPr="00836D3F" w:rsidRDefault="00CD39C6" w:rsidP="00EC0592">
            <w:pPr>
              <w:pStyle w:val="ad"/>
              <w:ind w:left="0"/>
              <w:jc w:val="right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>Статус</w:t>
            </w:r>
          </w:p>
          <w:p w14:paraId="10BAE542" w14:textId="77777777" w:rsidR="00CD39C6" w:rsidRPr="00836D3F" w:rsidRDefault="00CD39C6" w:rsidP="00EC0592">
            <w:pPr>
              <w:pStyle w:val="ad"/>
              <w:ind w:left="0"/>
              <w:rPr>
                <w:rFonts w:ascii="Times New Roman" w:hAnsi="Times New Roman" w:cs="Times New Roman"/>
                <w:b/>
              </w:rPr>
            </w:pPr>
          </w:p>
          <w:p w14:paraId="6CF9CAC6" w14:textId="77777777" w:rsidR="00CD39C6" w:rsidRPr="00836D3F" w:rsidRDefault="00CD39C6" w:rsidP="00EC0592">
            <w:pPr>
              <w:pStyle w:val="ad"/>
              <w:ind w:left="0"/>
              <w:rPr>
                <w:rFonts w:ascii="Times New Roman" w:hAnsi="Times New Roman" w:cs="Times New Roman"/>
                <w:b/>
              </w:rPr>
            </w:pPr>
          </w:p>
          <w:p w14:paraId="45E5034E" w14:textId="77777777" w:rsidR="00CD39C6" w:rsidRPr="00836D3F" w:rsidRDefault="00CD39C6" w:rsidP="00EC0592">
            <w:pPr>
              <w:pStyle w:val="ad"/>
              <w:ind w:left="0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 xml:space="preserve">Причина отсутствия </w:t>
            </w:r>
          </w:p>
        </w:tc>
        <w:tc>
          <w:tcPr>
            <w:tcW w:w="2628" w:type="dxa"/>
            <w:vAlign w:val="center"/>
          </w:tcPr>
          <w:p w14:paraId="7DBCA2D2" w14:textId="77777777" w:rsidR="00CD39C6" w:rsidRPr="00836D3F" w:rsidRDefault="00CD39C6" w:rsidP="0088462B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>Выходной</w:t>
            </w:r>
          </w:p>
        </w:tc>
        <w:tc>
          <w:tcPr>
            <w:tcW w:w="1952" w:type="dxa"/>
            <w:vAlign w:val="center"/>
          </w:tcPr>
          <w:p w14:paraId="48BF4A2D" w14:textId="77777777" w:rsidR="00CD39C6" w:rsidRPr="00836D3F" w:rsidRDefault="00CD39C6" w:rsidP="0088462B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>Рабочие часы</w:t>
            </w:r>
          </w:p>
        </w:tc>
        <w:tc>
          <w:tcPr>
            <w:tcW w:w="2551" w:type="dxa"/>
            <w:vAlign w:val="center"/>
          </w:tcPr>
          <w:p w14:paraId="6D8D6BCC" w14:textId="77777777" w:rsidR="00CD39C6" w:rsidRPr="00836D3F" w:rsidRDefault="00CD39C6" w:rsidP="0088462B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>Сокращенные часы=Рабочие часы</w:t>
            </w:r>
          </w:p>
        </w:tc>
      </w:tr>
      <w:tr w:rsidR="00CD39C6" w:rsidRPr="00B700E8" w14:paraId="4A8F67E3" w14:textId="77777777" w:rsidTr="00CD39C6">
        <w:trPr>
          <w:trHeight w:val="60"/>
        </w:trPr>
        <w:tc>
          <w:tcPr>
            <w:tcW w:w="3075" w:type="dxa"/>
          </w:tcPr>
          <w:p w14:paraId="321F81B4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 w:rsidRPr="00B700E8">
              <w:rPr>
                <w:rFonts w:ascii="Times New Roman" w:hAnsi="Times New Roman" w:cs="Times New Roman"/>
              </w:rPr>
              <w:t>Болезнь</w:t>
            </w:r>
          </w:p>
        </w:tc>
        <w:tc>
          <w:tcPr>
            <w:tcW w:w="2628" w:type="dxa"/>
          </w:tcPr>
          <w:p w14:paraId="7DBFB758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Болезнь</w:t>
            </w:r>
          </w:p>
        </w:tc>
        <w:tc>
          <w:tcPr>
            <w:tcW w:w="1952" w:type="dxa"/>
          </w:tcPr>
          <w:p w14:paraId="3EE9ACD2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2597C5E3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0BE83C6A" w14:textId="77777777" w:rsidTr="00CD39C6">
        <w:tc>
          <w:tcPr>
            <w:tcW w:w="3075" w:type="dxa"/>
          </w:tcPr>
          <w:p w14:paraId="7A9141CF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 w:rsidRPr="00B700E8">
              <w:rPr>
                <w:rFonts w:ascii="Times New Roman" w:hAnsi="Times New Roman" w:cs="Times New Roman"/>
              </w:rPr>
              <w:t>Отпуск</w:t>
            </w:r>
          </w:p>
        </w:tc>
        <w:tc>
          <w:tcPr>
            <w:tcW w:w="2628" w:type="dxa"/>
          </w:tcPr>
          <w:p w14:paraId="319693F1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Отпуск</w:t>
            </w:r>
          </w:p>
        </w:tc>
        <w:tc>
          <w:tcPr>
            <w:tcW w:w="1952" w:type="dxa"/>
          </w:tcPr>
          <w:p w14:paraId="78B65432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05C90598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6E7F6FE1" w14:textId="77777777" w:rsidTr="00CD39C6">
        <w:tc>
          <w:tcPr>
            <w:tcW w:w="3075" w:type="dxa"/>
          </w:tcPr>
          <w:p w14:paraId="676257B7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 w:rsidRPr="00B700E8">
              <w:rPr>
                <w:rFonts w:ascii="Times New Roman" w:hAnsi="Times New Roman" w:cs="Times New Roman"/>
              </w:rPr>
              <w:t>Отгул</w:t>
            </w:r>
          </w:p>
        </w:tc>
        <w:tc>
          <w:tcPr>
            <w:tcW w:w="2628" w:type="dxa"/>
          </w:tcPr>
          <w:p w14:paraId="42CC03F0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Отгул</w:t>
            </w:r>
          </w:p>
        </w:tc>
        <w:tc>
          <w:tcPr>
            <w:tcW w:w="1952" w:type="dxa"/>
          </w:tcPr>
          <w:p w14:paraId="27BFDCB7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068319BF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34D5AFCC" w14:textId="77777777" w:rsidTr="00CD39C6">
        <w:tc>
          <w:tcPr>
            <w:tcW w:w="3075" w:type="dxa"/>
          </w:tcPr>
          <w:p w14:paraId="29F3ED1F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Прогул</w:t>
            </w:r>
          </w:p>
        </w:tc>
        <w:tc>
          <w:tcPr>
            <w:tcW w:w="2628" w:type="dxa"/>
          </w:tcPr>
          <w:p w14:paraId="0DDC84C6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Прогул</w:t>
            </w:r>
          </w:p>
        </w:tc>
        <w:tc>
          <w:tcPr>
            <w:tcW w:w="1952" w:type="dxa"/>
          </w:tcPr>
          <w:p w14:paraId="5FDE507B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6EC2737F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4CC873AC" w14:textId="77777777" w:rsidTr="00CD39C6">
        <w:tc>
          <w:tcPr>
            <w:tcW w:w="3075" w:type="dxa"/>
          </w:tcPr>
          <w:p w14:paraId="04C5E4E1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Прочее</w:t>
            </w:r>
          </w:p>
        </w:tc>
        <w:tc>
          <w:tcPr>
            <w:tcW w:w="2628" w:type="dxa"/>
          </w:tcPr>
          <w:p w14:paraId="36EA2EF5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Прочее</w:t>
            </w:r>
          </w:p>
        </w:tc>
        <w:tc>
          <w:tcPr>
            <w:tcW w:w="1952" w:type="dxa"/>
          </w:tcPr>
          <w:p w14:paraId="51182EB7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27C507C9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191323E3" w14:textId="77777777" w:rsidTr="00CD39C6">
        <w:tc>
          <w:tcPr>
            <w:tcW w:w="3075" w:type="dxa"/>
          </w:tcPr>
          <w:p w14:paraId="410A7C87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Увольнение</w:t>
            </w:r>
          </w:p>
        </w:tc>
        <w:tc>
          <w:tcPr>
            <w:tcW w:w="2628" w:type="dxa"/>
          </w:tcPr>
          <w:p w14:paraId="4A58283A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Увольнение</w:t>
            </w:r>
          </w:p>
        </w:tc>
        <w:tc>
          <w:tcPr>
            <w:tcW w:w="1952" w:type="dxa"/>
          </w:tcPr>
          <w:p w14:paraId="330C031A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6EDFC19A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3899C97C" w14:textId="77777777" w:rsidTr="00CD39C6">
        <w:trPr>
          <w:trHeight w:val="60"/>
        </w:trPr>
        <w:tc>
          <w:tcPr>
            <w:tcW w:w="3075" w:type="dxa"/>
          </w:tcPr>
          <w:p w14:paraId="0E548785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определено</w:t>
            </w:r>
          </w:p>
        </w:tc>
        <w:tc>
          <w:tcPr>
            <w:tcW w:w="2628" w:type="dxa"/>
          </w:tcPr>
          <w:p w14:paraId="5BDFBACD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Выходной день</w:t>
            </w:r>
          </w:p>
        </w:tc>
        <w:tc>
          <w:tcPr>
            <w:tcW w:w="1952" w:type="dxa"/>
          </w:tcPr>
          <w:p w14:paraId="310E413C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0AE970D1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7ED35F6D" w14:textId="77777777" w:rsidR="00CD39C6" w:rsidRDefault="00CD39C6" w:rsidP="00CD39C6">
      <w:pPr>
        <w:pStyle w:val="ad"/>
      </w:pPr>
    </w:p>
    <w:p w14:paraId="0E00E072" w14:textId="77777777" w:rsidR="00CD39C6" w:rsidRPr="00CD39C6" w:rsidRDefault="00CD39C6" w:rsidP="00CD39C6">
      <w:pPr>
        <w:pStyle w:val="a9"/>
        <w:keepNext/>
        <w:jc w:val="right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bookmarkStart w:id="33" w:name="_Ref195699354"/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Таблица </w:t>
      </w:r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Таблица \* ARABIC </w:instrText>
      </w:r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Pr="00CD39C6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5</w:t>
      </w:r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bookmarkEnd w:id="33"/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- Матрица статусов и причин отсутствия сотрудников по сменному графику, если не произвели </w:t>
      </w:r>
      <w:proofErr w:type="spellStart"/>
      <w:r w:rsidRPr="00CD39C6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чекап</w:t>
      </w:r>
      <w:proofErr w:type="spellEnd"/>
    </w:p>
    <w:tbl>
      <w:tblPr>
        <w:tblStyle w:val="ac"/>
        <w:tblW w:w="10206" w:type="dxa"/>
        <w:tblInd w:w="-572" w:type="dxa"/>
        <w:tblLook w:val="04A0" w:firstRow="1" w:lastRow="0" w:firstColumn="1" w:lastColumn="0" w:noHBand="0" w:noVBand="1"/>
      </w:tblPr>
      <w:tblGrid>
        <w:gridCol w:w="3060"/>
        <w:gridCol w:w="2583"/>
        <w:gridCol w:w="2012"/>
        <w:gridCol w:w="2551"/>
      </w:tblGrid>
      <w:tr w:rsidR="00CD39C6" w:rsidRPr="00B700E8" w14:paraId="25D851A7" w14:textId="77777777" w:rsidTr="0088462B">
        <w:trPr>
          <w:trHeight w:val="367"/>
        </w:trPr>
        <w:tc>
          <w:tcPr>
            <w:tcW w:w="3060" w:type="dxa"/>
            <w:tcBorders>
              <w:tl2br w:val="single" w:sz="4" w:space="0" w:color="auto"/>
            </w:tcBorders>
          </w:tcPr>
          <w:p w14:paraId="52AF3507" w14:textId="77777777" w:rsidR="00CD39C6" w:rsidRPr="00836D3F" w:rsidRDefault="00CD39C6" w:rsidP="00EC0592">
            <w:pPr>
              <w:pStyle w:val="ad"/>
              <w:ind w:left="0"/>
              <w:jc w:val="right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>Статус</w:t>
            </w:r>
          </w:p>
          <w:p w14:paraId="26922F8D" w14:textId="77777777" w:rsidR="00CD39C6" w:rsidRPr="00836D3F" w:rsidRDefault="00CD39C6" w:rsidP="00EC0592">
            <w:pPr>
              <w:pStyle w:val="ad"/>
              <w:ind w:left="0"/>
              <w:rPr>
                <w:rFonts w:ascii="Times New Roman" w:hAnsi="Times New Roman" w:cs="Times New Roman"/>
                <w:b/>
              </w:rPr>
            </w:pPr>
          </w:p>
          <w:p w14:paraId="5136FE2D" w14:textId="77777777" w:rsidR="00CD39C6" w:rsidRPr="00836D3F" w:rsidRDefault="00CD39C6" w:rsidP="00EC0592">
            <w:pPr>
              <w:pStyle w:val="ad"/>
              <w:ind w:left="0"/>
              <w:rPr>
                <w:rFonts w:ascii="Times New Roman" w:hAnsi="Times New Roman" w:cs="Times New Roman"/>
                <w:b/>
              </w:rPr>
            </w:pPr>
          </w:p>
          <w:p w14:paraId="45C1E8E7" w14:textId="77777777" w:rsidR="00CD39C6" w:rsidRPr="00836D3F" w:rsidRDefault="00CD39C6" w:rsidP="00EC0592">
            <w:pPr>
              <w:pStyle w:val="ad"/>
              <w:ind w:left="0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 xml:space="preserve">Причина отсутствия </w:t>
            </w:r>
          </w:p>
        </w:tc>
        <w:tc>
          <w:tcPr>
            <w:tcW w:w="2583" w:type="dxa"/>
            <w:vAlign w:val="center"/>
          </w:tcPr>
          <w:p w14:paraId="3B10B69E" w14:textId="77777777" w:rsidR="00CD39C6" w:rsidRPr="00836D3F" w:rsidRDefault="00CD39C6" w:rsidP="0088462B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>Выходной</w:t>
            </w:r>
          </w:p>
        </w:tc>
        <w:tc>
          <w:tcPr>
            <w:tcW w:w="2012" w:type="dxa"/>
            <w:vAlign w:val="center"/>
          </w:tcPr>
          <w:p w14:paraId="0B3A96EE" w14:textId="77777777" w:rsidR="00CD39C6" w:rsidRPr="00836D3F" w:rsidRDefault="00CD39C6" w:rsidP="0088462B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>Рабочие часы</w:t>
            </w:r>
          </w:p>
        </w:tc>
        <w:tc>
          <w:tcPr>
            <w:tcW w:w="2551" w:type="dxa"/>
            <w:vAlign w:val="center"/>
          </w:tcPr>
          <w:p w14:paraId="61BCDF88" w14:textId="77777777" w:rsidR="00CD39C6" w:rsidRPr="00836D3F" w:rsidRDefault="00CD39C6" w:rsidP="0088462B">
            <w:pPr>
              <w:pStyle w:val="ad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836D3F">
              <w:rPr>
                <w:rFonts w:ascii="Times New Roman" w:hAnsi="Times New Roman" w:cs="Times New Roman"/>
                <w:b/>
              </w:rPr>
              <w:t>Сокращенные часы=Рабочие часы</w:t>
            </w:r>
          </w:p>
        </w:tc>
      </w:tr>
      <w:tr w:rsidR="00CD39C6" w:rsidRPr="00B700E8" w14:paraId="418E69F8" w14:textId="77777777" w:rsidTr="00CD39C6">
        <w:trPr>
          <w:trHeight w:val="60"/>
        </w:trPr>
        <w:tc>
          <w:tcPr>
            <w:tcW w:w="3060" w:type="dxa"/>
          </w:tcPr>
          <w:p w14:paraId="76C1470F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 w:rsidRPr="00B700E8">
              <w:rPr>
                <w:rFonts w:ascii="Times New Roman" w:hAnsi="Times New Roman" w:cs="Times New Roman"/>
              </w:rPr>
              <w:t>Болезнь</w:t>
            </w:r>
          </w:p>
        </w:tc>
        <w:tc>
          <w:tcPr>
            <w:tcW w:w="2583" w:type="dxa"/>
          </w:tcPr>
          <w:p w14:paraId="6FD01105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Болезнь</w:t>
            </w:r>
          </w:p>
        </w:tc>
        <w:tc>
          <w:tcPr>
            <w:tcW w:w="2012" w:type="dxa"/>
          </w:tcPr>
          <w:p w14:paraId="1C29CF5A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Выходной день</w:t>
            </w:r>
          </w:p>
        </w:tc>
        <w:tc>
          <w:tcPr>
            <w:tcW w:w="2551" w:type="dxa"/>
          </w:tcPr>
          <w:p w14:paraId="0B045DC8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47DA6C6C" w14:textId="77777777" w:rsidTr="00CD39C6">
        <w:tc>
          <w:tcPr>
            <w:tcW w:w="3060" w:type="dxa"/>
          </w:tcPr>
          <w:p w14:paraId="0F841E4C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 w:rsidRPr="00B700E8">
              <w:rPr>
                <w:rFonts w:ascii="Times New Roman" w:hAnsi="Times New Roman" w:cs="Times New Roman"/>
              </w:rPr>
              <w:t>Отпуск</w:t>
            </w:r>
          </w:p>
        </w:tc>
        <w:tc>
          <w:tcPr>
            <w:tcW w:w="2583" w:type="dxa"/>
          </w:tcPr>
          <w:p w14:paraId="5A8AFCDC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Отпуск</w:t>
            </w:r>
          </w:p>
        </w:tc>
        <w:tc>
          <w:tcPr>
            <w:tcW w:w="2012" w:type="dxa"/>
          </w:tcPr>
          <w:p w14:paraId="2113670E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Выходной день</w:t>
            </w:r>
          </w:p>
        </w:tc>
        <w:tc>
          <w:tcPr>
            <w:tcW w:w="2551" w:type="dxa"/>
          </w:tcPr>
          <w:p w14:paraId="0065437B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7BC9F4CB" w14:textId="77777777" w:rsidTr="00CD39C6">
        <w:tc>
          <w:tcPr>
            <w:tcW w:w="3060" w:type="dxa"/>
          </w:tcPr>
          <w:p w14:paraId="217E418E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 w:rsidRPr="00B700E8">
              <w:rPr>
                <w:rFonts w:ascii="Times New Roman" w:hAnsi="Times New Roman" w:cs="Times New Roman"/>
              </w:rPr>
              <w:t>Отгул</w:t>
            </w:r>
          </w:p>
        </w:tc>
        <w:tc>
          <w:tcPr>
            <w:tcW w:w="2583" w:type="dxa"/>
          </w:tcPr>
          <w:p w14:paraId="03A5B00B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Отгул</w:t>
            </w:r>
          </w:p>
        </w:tc>
        <w:tc>
          <w:tcPr>
            <w:tcW w:w="2012" w:type="dxa"/>
          </w:tcPr>
          <w:p w14:paraId="065F461B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Выходной день</w:t>
            </w:r>
          </w:p>
        </w:tc>
        <w:tc>
          <w:tcPr>
            <w:tcW w:w="2551" w:type="dxa"/>
          </w:tcPr>
          <w:p w14:paraId="10111E74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367875FF" w14:textId="77777777" w:rsidTr="00CD39C6">
        <w:tc>
          <w:tcPr>
            <w:tcW w:w="3060" w:type="dxa"/>
          </w:tcPr>
          <w:p w14:paraId="0DC119D8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Прогул</w:t>
            </w:r>
          </w:p>
        </w:tc>
        <w:tc>
          <w:tcPr>
            <w:tcW w:w="2583" w:type="dxa"/>
          </w:tcPr>
          <w:p w14:paraId="44091DF4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Прогул</w:t>
            </w:r>
          </w:p>
        </w:tc>
        <w:tc>
          <w:tcPr>
            <w:tcW w:w="2012" w:type="dxa"/>
          </w:tcPr>
          <w:p w14:paraId="2CCEF31B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Выходной день</w:t>
            </w:r>
          </w:p>
        </w:tc>
        <w:tc>
          <w:tcPr>
            <w:tcW w:w="2551" w:type="dxa"/>
          </w:tcPr>
          <w:p w14:paraId="1A512801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5D3EBAE1" w14:textId="77777777" w:rsidTr="00CD39C6">
        <w:tc>
          <w:tcPr>
            <w:tcW w:w="3060" w:type="dxa"/>
          </w:tcPr>
          <w:p w14:paraId="465383FD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Прочее</w:t>
            </w:r>
          </w:p>
        </w:tc>
        <w:tc>
          <w:tcPr>
            <w:tcW w:w="2583" w:type="dxa"/>
          </w:tcPr>
          <w:p w14:paraId="0CFB5E46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Прочее</w:t>
            </w:r>
          </w:p>
        </w:tc>
        <w:tc>
          <w:tcPr>
            <w:tcW w:w="2012" w:type="dxa"/>
          </w:tcPr>
          <w:p w14:paraId="225C6358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Выходной день</w:t>
            </w:r>
          </w:p>
        </w:tc>
        <w:tc>
          <w:tcPr>
            <w:tcW w:w="2551" w:type="dxa"/>
          </w:tcPr>
          <w:p w14:paraId="4D5BFE7C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727F07AB" w14:textId="77777777" w:rsidTr="00CD39C6">
        <w:tc>
          <w:tcPr>
            <w:tcW w:w="3060" w:type="dxa"/>
          </w:tcPr>
          <w:p w14:paraId="4A942FCA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Увольнение</w:t>
            </w:r>
          </w:p>
        </w:tc>
        <w:tc>
          <w:tcPr>
            <w:tcW w:w="2583" w:type="dxa"/>
          </w:tcPr>
          <w:p w14:paraId="31FA415C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Увольнение</w:t>
            </w:r>
          </w:p>
        </w:tc>
        <w:tc>
          <w:tcPr>
            <w:tcW w:w="2012" w:type="dxa"/>
          </w:tcPr>
          <w:p w14:paraId="68AA2C41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551" w:type="dxa"/>
          </w:tcPr>
          <w:p w14:paraId="63709E8A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D39C6" w:rsidRPr="00B700E8" w14:paraId="102F15B7" w14:textId="77777777" w:rsidTr="00CD39C6">
        <w:trPr>
          <w:trHeight w:val="60"/>
        </w:trPr>
        <w:tc>
          <w:tcPr>
            <w:tcW w:w="3060" w:type="dxa"/>
          </w:tcPr>
          <w:p w14:paraId="0E562EC6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определено</w:t>
            </w:r>
          </w:p>
        </w:tc>
        <w:tc>
          <w:tcPr>
            <w:tcW w:w="2583" w:type="dxa"/>
          </w:tcPr>
          <w:p w14:paraId="1B4D1AF4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Выходной день</w:t>
            </w:r>
          </w:p>
        </w:tc>
        <w:tc>
          <w:tcPr>
            <w:tcW w:w="2012" w:type="dxa"/>
          </w:tcPr>
          <w:p w14:paraId="780FBEE1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Выходной день</w:t>
            </w:r>
          </w:p>
        </w:tc>
        <w:tc>
          <w:tcPr>
            <w:tcW w:w="2551" w:type="dxa"/>
          </w:tcPr>
          <w:p w14:paraId="0F1ABF71" w14:textId="77777777" w:rsidR="00CD39C6" w:rsidRPr="00B700E8" w:rsidRDefault="00CD39C6" w:rsidP="00EC0592">
            <w:pPr>
              <w:pStyle w:val="ad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7960C1C7" w14:textId="77777777" w:rsidR="004811C8" w:rsidRDefault="004811C8" w:rsidP="00F434CA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4811C8" w:rsidSect="00E24271">
          <w:pgSz w:w="11906" w:h="16838"/>
          <w:pgMar w:top="1080" w:right="1440" w:bottom="1080" w:left="1440" w:header="708" w:footer="708" w:gutter="0"/>
          <w:cols w:space="720"/>
          <w:docGrid w:linePitch="299"/>
        </w:sectPr>
      </w:pPr>
    </w:p>
    <w:p w14:paraId="0FF6E742" w14:textId="77777777" w:rsidR="004811C8" w:rsidRPr="002A109E" w:rsidRDefault="004811C8" w:rsidP="004811C8">
      <w:pPr>
        <w:pStyle w:val="10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bookmarkStart w:id="34" w:name="_Toc195710147"/>
      <w:r w:rsidRPr="002A109E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lastRenderedPageBreak/>
        <w:t>Лист регистрации изменений</w:t>
      </w:r>
      <w:bookmarkEnd w:id="34"/>
      <w:r w:rsidRPr="002A109E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</w:t>
      </w:r>
    </w:p>
    <w:tbl>
      <w:tblPr>
        <w:tblW w:w="9598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704"/>
        <w:gridCol w:w="4112"/>
        <w:gridCol w:w="1416"/>
        <w:gridCol w:w="1419"/>
        <w:gridCol w:w="1947"/>
      </w:tblGrid>
      <w:tr w:rsidR="004811C8" w:rsidRPr="002A109E" w14:paraId="52479753" w14:textId="77777777" w:rsidTr="00E46D29">
        <w:trPr>
          <w:tblHeader/>
          <w:jc w:val="center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0E127B1D" w14:textId="77777777" w:rsidR="004811C8" w:rsidRPr="002A109E" w:rsidRDefault="004811C8" w:rsidP="00E46D29">
            <w:pPr>
              <w:pStyle w:val="--2"/>
              <w:spacing w:after="80" w:line="276" w:lineRule="auto"/>
              <w:ind w:firstLine="357"/>
              <w:jc w:val="both"/>
              <w:rPr>
                <w:szCs w:val="24"/>
              </w:rPr>
            </w:pPr>
            <w:r w:rsidRPr="002A109E">
              <w:rPr>
                <w:b w:val="0"/>
                <w:szCs w:val="24"/>
              </w:rPr>
              <w:br w:type="page"/>
            </w:r>
            <w:r w:rsidRPr="002A109E">
              <w:rPr>
                <w:szCs w:val="24"/>
              </w:rPr>
              <w:t>№</w:t>
            </w:r>
          </w:p>
        </w:tc>
        <w:tc>
          <w:tcPr>
            <w:tcW w:w="41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7609BA7C" w14:textId="77777777" w:rsidR="004811C8" w:rsidRPr="002A109E" w:rsidRDefault="004811C8" w:rsidP="00E46D29">
            <w:pPr>
              <w:pStyle w:val="--2"/>
              <w:spacing w:after="80" w:line="276" w:lineRule="auto"/>
              <w:ind w:firstLine="357"/>
              <w:jc w:val="both"/>
              <w:rPr>
                <w:szCs w:val="24"/>
              </w:rPr>
            </w:pPr>
            <w:r w:rsidRPr="002A109E">
              <w:rPr>
                <w:szCs w:val="24"/>
              </w:rPr>
              <w:t>Описание изменения</w:t>
            </w:r>
          </w:p>
        </w:tc>
        <w:tc>
          <w:tcPr>
            <w:tcW w:w="14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6E4414AA" w14:textId="77777777" w:rsidR="004811C8" w:rsidRPr="002A109E" w:rsidRDefault="004811C8" w:rsidP="00E46D29">
            <w:pPr>
              <w:pStyle w:val="--2"/>
              <w:spacing w:after="80" w:line="276" w:lineRule="auto"/>
              <w:ind w:firstLine="357"/>
              <w:jc w:val="both"/>
              <w:rPr>
                <w:szCs w:val="24"/>
              </w:rPr>
            </w:pPr>
            <w:r w:rsidRPr="002A109E">
              <w:rPr>
                <w:szCs w:val="24"/>
              </w:rPr>
              <w:t>Дата</w:t>
            </w:r>
          </w:p>
        </w:tc>
        <w:tc>
          <w:tcPr>
            <w:tcW w:w="14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44D9B412" w14:textId="77777777" w:rsidR="004811C8" w:rsidRPr="002A109E" w:rsidRDefault="004811C8" w:rsidP="00E46D29">
            <w:pPr>
              <w:pStyle w:val="--2"/>
              <w:spacing w:after="80" w:line="276" w:lineRule="auto"/>
              <w:jc w:val="both"/>
              <w:rPr>
                <w:szCs w:val="24"/>
              </w:rPr>
            </w:pPr>
            <w:r w:rsidRPr="002A109E">
              <w:rPr>
                <w:szCs w:val="24"/>
              </w:rPr>
              <w:t>Версия</w:t>
            </w:r>
          </w:p>
        </w:tc>
        <w:tc>
          <w:tcPr>
            <w:tcW w:w="19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6EDDE92F" w14:textId="77777777" w:rsidR="004811C8" w:rsidRPr="002A109E" w:rsidRDefault="004811C8" w:rsidP="00E46D29">
            <w:pPr>
              <w:pStyle w:val="--2"/>
              <w:spacing w:after="80" w:line="276" w:lineRule="auto"/>
              <w:jc w:val="both"/>
              <w:rPr>
                <w:szCs w:val="24"/>
              </w:rPr>
            </w:pPr>
            <w:r w:rsidRPr="002A109E">
              <w:rPr>
                <w:szCs w:val="24"/>
              </w:rPr>
              <w:t>Ответственное лицо</w:t>
            </w:r>
          </w:p>
        </w:tc>
      </w:tr>
      <w:tr w:rsidR="004811C8" w:rsidRPr="002A109E" w14:paraId="13BE8190" w14:textId="77777777" w:rsidTr="00E46D29">
        <w:trPr>
          <w:jc w:val="center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F8530AF" w14:textId="77777777" w:rsidR="004811C8" w:rsidRPr="002A109E" w:rsidRDefault="004811C8" w:rsidP="004811C8">
            <w:pPr>
              <w:pStyle w:val="1"/>
              <w:numPr>
                <w:ilvl w:val="0"/>
                <w:numId w:val="6"/>
              </w:numPr>
              <w:spacing w:after="80" w:line="276" w:lineRule="auto"/>
              <w:ind w:left="0" w:firstLine="357"/>
              <w:contextualSpacing/>
              <w:rPr>
                <w:sz w:val="24"/>
                <w:szCs w:val="24"/>
              </w:rPr>
            </w:pPr>
            <w:bookmarkStart w:id="35" w:name="_Ref158817432" w:colFirst="0" w:colLast="0"/>
          </w:p>
        </w:tc>
        <w:tc>
          <w:tcPr>
            <w:tcW w:w="41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53A961C5" w14:textId="77777777" w:rsidR="004811C8" w:rsidRPr="002A109E" w:rsidRDefault="004811C8" w:rsidP="00E46D29">
            <w:pPr>
              <w:pStyle w:val="--0"/>
              <w:spacing w:after="80" w:line="276" w:lineRule="auto"/>
              <w:ind w:firstLine="357"/>
              <w:jc w:val="both"/>
              <w:rPr>
                <w:szCs w:val="24"/>
              </w:rPr>
            </w:pPr>
            <w:r w:rsidRPr="002A109E">
              <w:rPr>
                <w:szCs w:val="24"/>
              </w:rPr>
              <w:t>Документ создан</w:t>
            </w:r>
          </w:p>
        </w:tc>
        <w:tc>
          <w:tcPr>
            <w:tcW w:w="14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2418A540" w14:textId="77777777" w:rsidR="004811C8" w:rsidRPr="002A109E" w:rsidRDefault="004811C8" w:rsidP="00E46D29">
            <w:pPr>
              <w:pStyle w:val="--0"/>
              <w:spacing w:after="80" w:line="276" w:lineRule="auto"/>
              <w:rPr>
                <w:szCs w:val="24"/>
              </w:rPr>
            </w:pPr>
            <w:r>
              <w:rPr>
                <w:szCs w:val="24"/>
              </w:rPr>
              <w:t>16.04</w:t>
            </w:r>
            <w:r w:rsidRPr="002A109E">
              <w:rPr>
                <w:szCs w:val="24"/>
              </w:rPr>
              <w:t>.2025</w:t>
            </w:r>
          </w:p>
        </w:tc>
        <w:tc>
          <w:tcPr>
            <w:tcW w:w="14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60884431" w14:textId="77777777" w:rsidR="004811C8" w:rsidRPr="002A109E" w:rsidRDefault="004811C8" w:rsidP="00E46D29">
            <w:pPr>
              <w:pStyle w:val="--0"/>
              <w:spacing w:after="80" w:line="276" w:lineRule="auto"/>
              <w:ind w:firstLine="357"/>
              <w:rPr>
                <w:szCs w:val="24"/>
              </w:rPr>
            </w:pPr>
            <w:r w:rsidRPr="002A109E">
              <w:rPr>
                <w:szCs w:val="24"/>
              </w:rPr>
              <w:t>1.0</w:t>
            </w:r>
          </w:p>
        </w:tc>
        <w:tc>
          <w:tcPr>
            <w:tcW w:w="19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66ACF1A0" w14:textId="77777777" w:rsidR="004811C8" w:rsidRPr="002A109E" w:rsidRDefault="004811C8" w:rsidP="00E46D29">
            <w:pPr>
              <w:spacing w:after="8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Захарова А.С.</w:t>
            </w:r>
          </w:p>
        </w:tc>
      </w:tr>
      <w:tr w:rsidR="0021751A" w:rsidRPr="002A109E" w14:paraId="68241051" w14:textId="77777777" w:rsidTr="00E46D29">
        <w:trPr>
          <w:jc w:val="center"/>
          <w:ins w:id="36" w:author="Захарова Анастасия Сергеевна" w:date="2025-04-17T12:17:00Z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87343D6" w14:textId="77777777" w:rsidR="0021751A" w:rsidRPr="002A109E" w:rsidRDefault="0021751A" w:rsidP="004811C8">
            <w:pPr>
              <w:pStyle w:val="1"/>
              <w:numPr>
                <w:ilvl w:val="0"/>
                <w:numId w:val="6"/>
              </w:numPr>
              <w:spacing w:after="80" w:line="276" w:lineRule="auto"/>
              <w:ind w:left="0" w:firstLine="357"/>
              <w:contextualSpacing/>
              <w:rPr>
                <w:ins w:id="37" w:author="Захарова Анастасия Сергеевна" w:date="2025-04-17T12:17:00Z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8FE5816" w14:textId="0283F93B" w:rsidR="0021751A" w:rsidRPr="002A109E" w:rsidRDefault="0021751A" w:rsidP="00E46D29">
            <w:pPr>
              <w:pStyle w:val="--0"/>
              <w:spacing w:after="80" w:line="276" w:lineRule="auto"/>
              <w:ind w:firstLine="357"/>
              <w:jc w:val="both"/>
              <w:rPr>
                <w:ins w:id="38" w:author="Захарова Анастасия Сергеевна" w:date="2025-04-17T12:17:00Z"/>
                <w:szCs w:val="24"/>
              </w:rPr>
            </w:pPr>
            <w:ins w:id="39" w:author="Захарова Анастасия Сергеевна" w:date="2025-04-17T12:17:00Z">
              <w:r>
                <w:rPr>
                  <w:szCs w:val="24"/>
                </w:rPr>
                <w:t>Внесены правки после полученных замечаний при согласовании</w:t>
              </w:r>
            </w:ins>
          </w:p>
        </w:tc>
        <w:tc>
          <w:tcPr>
            <w:tcW w:w="14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0861AAF" w14:textId="7FD3CB47" w:rsidR="0021751A" w:rsidRDefault="0021751A" w:rsidP="00E46D29">
            <w:pPr>
              <w:pStyle w:val="--0"/>
              <w:spacing w:after="80" w:line="276" w:lineRule="auto"/>
              <w:rPr>
                <w:ins w:id="40" w:author="Захарова Анастасия Сергеевна" w:date="2025-04-17T12:17:00Z"/>
                <w:szCs w:val="24"/>
              </w:rPr>
            </w:pPr>
            <w:ins w:id="41" w:author="Захарова Анастасия Сергеевна" w:date="2025-04-17T12:17:00Z">
              <w:r>
                <w:rPr>
                  <w:szCs w:val="24"/>
                </w:rPr>
                <w:t>17.04.2025</w:t>
              </w:r>
            </w:ins>
          </w:p>
        </w:tc>
        <w:tc>
          <w:tcPr>
            <w:tcW w:w="14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BA8B7B" w14:textId="53F59898" w:rsidR="0021751A" w:rsidRPr="002A109E" w:rsidRDefault="0021751A" w:rsidP="00E46D29">
            <w:pPr>
              <w:pStyle w:val="--0"/>
              <w:spacing w:after="80" w:line="276" w:lineRule="auto"/>
              <w:ind w:firstLine="357"/>
              <w:rPr>
                <w:ins w:id="42" w:author="Захарова Анастасия Сергеевна" w:date="2025-04-17T12:17:00Z"/>
                <w:szCs w:val="24"/>
              </w:rPr>
            </w:pPr>
            <w:ins w:id="43" w:author="Захарова Анастасия Сергеевна" w:date="2025-04-17T12:17:00Z">
              <w:r>
                <w:rPr>
                  <w:szCs w:val="24"/>
                </w:rPr>
                <w:t>1.1</w:t>
              </w:r>
            </w:ins>
          </w:p>
        </w:tc>
        <w:tc>
          <w:tcPr>
            <w:tcW w:w="19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685DAB4" w14:textId="0E43058E" w:rsidR="0021751A" w:rsidRDefault="0021751A" w:rsidP="00E46D29">
            <w:pPr>
              <w:spacing w:after="80" w:line="276" w:lineRule="auto"/>
              <w:rPr>
                <w:ins w:id="44" w:author="Захарова Анастасия Сергеевна" w:date="2025-04-17T12:17:00Z"/>
                <w:rFonts w:ascii="Times New Roman" w:hAnsi="Times New Roman" w:cs="Times New Roman"/>
                <w:sz w:val="24"/>
                <w:szCs w:val="24"/>
              </w:rPr>
            </w:pPr>
            <w:ins w:id="45" w:author="Захарова Анастасия Сергеевна" w:date="2025-04-17T12:17:00Z">
              <w:r>
                <w:rPr>
                  <w:rFonts w:ascii="Times New Roman" w:hAnsi="Times New Roman" w:cs="Times New Roman"/>
                  <w:sz w:val="24"/>
                  <w:szCs w:val="24"/>
                </w:rPr>
                <w:t>Захарова А.С.</w:t>
              </w:r>
              <w:bookmarkStart w:id="46" w:name="_GoBack"/>
              <w:bookmarkEnd w:id="46"/>
            </w:ins>
          </w:p>
        </w:tc>
      </w:tr>
      <w:bookmarkEnd w:id="35"/>
    </w:tbl>
    <w:p w14:paraId="0E7D1D26" w14:textId="77777777" w:rsidR="00511629" w:rsidRDefault="00511629" w:rsidP="00F434CA">
      <w:pPr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511629" w:rsidSect="00E24271">
      <w:pgSz w:w="11906" w:h="16838"/>
      <w:pgMar w:top="1080" w:right="1440" w:bottom="1080" w:left="1440" w:header="708" w:footer="708" w:gutter="0"/>
      <w:cols w:space="720"/>
      <w:docGrid w:linePitch="299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AB20BF" w16cex:dateUtc="2025-04-17T03:39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A5A693" w14:textId="77777777" w:rsidR="00AB5FA7" w:rsidRDefault="00AB5FA7">
      <w:pPr>
        <w:spacing w:after="0" w:line="240" w:lineRule="auto"/>
      </w:pPr>
      <w:r>
        <w:separator/>
      </w:r>
    </w:p>
  </w:endnote>
  <w:endnote w:type="continuationSeparator" w:id="0">
    <w:p w14:paraId="663BB7EE" w14:textId="77777777" w:rsidR="00AB5FA7" w:rsidRDefault="00AB5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AC2190" w14:textId="77777777" w:rsidR="00EC0592" w:rsidRDefault="00EC059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BDDA42" w14:textId="77777777" w:rsidR="00AB5FA7" w:rsidRDefault="00AB5FA7">
      <w:pPr>
        <w:spacing w:after="0" w:line="240" w:lineRule="auto"/>
      </w:pPr>
      <w:r>
        <w:separator/>
      </w:r>
    </w:p>
  </w:footnote>
  <w:footnote w:type="continuationSeparator" w:id="0">
    <w:p w14:paraId="417BBFB5" w14:textId="77777777" w:rsidR="00AB5FA7" w:rsidRDefault="00AB5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FD371" w14:textId="77777777" w:rsidR="00EC0592" w:rsidRDefault="00EC059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r>
      <w:rPr>
        <w:noProof/>
      </w:rPr>
      <w:drawing>
        <wp:inline distT="0" distB="0" distL="0" distR="0" wp14:anchorId="4A3CB48B" wp14:editId="15E7284B">
          <wp:extent cx="2514600" cy="662940"/>
          <wp:effectExtent l="0" t="0" r="0" b="0"/>
          <wp:docPr id="2" name="image1.png" descr="МЭК &quot;Энергоэффективные технологии&quot;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МЭК &quot;Энергоэффективные технологии&quot;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14600" cy="6629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tbl>
    <w:tblPr>
      <w:tblStyle w:val="a8"/>
      <w:tblW w:w="14432" w:type="dxa"/>
      <w:tblInd w:w="-115" w:type="dxa"/>
      <w:tblLayout w:type="fixed"/>
      <w:tblLook w:val="0400" w:firstRow="0" w:lastRow="0" w:firstColumn="0" w:lastColumn="0" w:noHBand="0" w:noVBand="1"/>
    </w:tblPr>
    <w:tblGrid>
      <w:gridCol w:w="5502"/>
      <w:gridCol w:w="1984"/>
      <w:gridCol w:w="6946"/>
    </w:tblGrid>
    <w:tr w:rsidR="00EC0592" w14:paraId="78C9A78A" w14:textId="77777777">
      <w:tc>
        <w:tcPr>
          <w:tcW w:w="550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EDF8E75" w14:textId="77777777" w:rsidR="00EC0592" w:rsidRDefault="00EC0592">
          <w:pPr>
            <w:widowControl w:val="0"/>
            <w:spacing w:after="0" w:line="360" w:lineRule="auto"/>
            <w:ind w:left="-567"/>
            <w:jc w:val="both"/>
            <w:rPr>
              <w:color w:val="000000"/>
            </w:rPr>
          </w:pPr>
        </w:p>
      </w:tc>
      <w:tc>
        <w:tcPr>
          <w:tcW w:w="1984" w:type="dxa"/>
          <w:tcBorders>
            <w:top w:val="nil"/>
            <w:left w:val="nil"/>
            <w:bottom w:val="nil"/>
            <w:right w:val="nil"/>
          </w:tcBorders>
        </w:tcPr>
        <w:p w14:paraId="61691ACF" w14:textId="77777777" w:rsidR="00EC0592" w:rsidRDefault="00EC0592">
          <w:pPr>
            <w:widowControl w:val="0"/>
            <w:spacing w:after="0" w:line="360" w:lineRule="auto"/>
            <w:ind w:left="-567"/>
            <w:jc w:val="both"/>
            <w:rPr>
              <w:color w:val="000000"/>
            </w:rPr>
          </w:pPr>
        </w:p>
      </w:tc>
      <w:tc>
        <w:tcPr>
          <w:tcW w:w="6946" w:type="dxa"/>
          <w:tcBorders>
            <w:top w:val="nil"/>
            <w:left w:val="nil"/>
            <w:bottom w:val="nil"/>
            <w:right w:val="nil"/>
          </w:tcBorders>
        </w:tcPr>
        <w:p w14:paraId="18365E3A" w14:textId="77777777" w:rsidR="00EC0592" w:rsidRDefault="00EC0592">
          <w:pPr>
            <w:widowControl w:val="0"/>
            <w:spacing w:after="0" w:line="360" w:lineRule="auto"/>
            <w:ind w:left="-567"/>
            <w:jc w:val="both"/>
            <w:rPr>
              <w:color w:val="000000"/>
            </w:rPr>
          </w:pPr>
        </w:p>
      </w:tc>
    </w:tr>
    <w:tr w:rsidR="00EC0592" w14:paraId="4D01E780" w14:textId="77777777">
      <w:tc>
        <w:tcPr>
          <w:tcW w:w="550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B2D5C7B" w14:textId="77777777" w:rsidR="00EC0592" w:rsidRDefault="00EC0592">
          <w:pPr>
            <w:widowControl w:val="0"/>
            <w:spacing w:after="0" w:line="360" w:lineRule="auto"/>
            <w:ind w:left="12"/>
            <w:jc w:val="both"/>
            <w:rPr>
              <w:color w:val="000000"/>
            </w:rPr>
          </w:pPr>
          <w:r>
            <w:rPr>
              <w:color w:val="000000"/>
            </w:rPr>
            <w:t>Заказчик</w:t>
          </w:r>
        </w:p>
        <w:p w14:paraId="4641C48F" w14:textId="77777777" w:rsidR="00EC0592" w:rsidRDefault="00EC0592">
          <w:pPr>
            <w:widowControl w:val="0"/>
            <w:spacing w:after="0" w:line="360" w:lineRule="auto"/>
            <w:ind w:left="12"/>
            <w:jc w:val="both"/>
            <w:rPr>
              <w:color w:val="000000"/>
            </w:rPr>
          </w:pPr>
          <w:r>
            <w:rPr>
              <w:color w:val="000000"/>
            </w:rPr>
            <w:t>УТВЕРЖДАЮ</w:t>
          </w:r>
        </w:p>
      </w:tc>
      <w:tc>
        <w:tcPr>
          <w:tcW w:w="1984" w:type="dxa"/>
          <w:tcBorders>
            <w:top w:val="nil"/>
            <w:left w:val="nil"/>
            <w:bottom w:val="nil"/>
            <w:right w:val="nil"/>
          </w:tcBorders>
        </w:tcPr>
        <w:p w14:paraId="641E6EC0" w14:textId="77777777" w:rsidR="00EC0592" w:rsidRDefault="00EC0592">
          <w:pPr>
            <w:widowControl w:val="0"/>
            <w:spacing w:after="0" w:line="360" w:lineRule="auto"/>
            <w:ind w:left="12"/>
            <w:rPr>
              <w:color w:val="000000"/>
            </w:rPr>
          </w:pPr>
        </w:p>
      </w:tc>
      <w:tc>
        <w:tcPr>
          <w:tcW w:w="6946" w:type="dxa"/>
          <w:tcBorders>
            <w:top w:val="nil"/>
            <w:left w:val="nil"/>
            <w:bottom w:val="nil"/>
            <w:right w:val="nil"/>
          </w:tcBorders>
        </w:tcPr>
        <w:p w14:paraId="7E8B9C8E" w14:textId="77777777" w:rsidR="00EC0592" w:rsidRDefault="00EC0592">
          <w:pPr>
            <w:widowControl w:val="0"/>
            <w:spacing w:after="0" w:line="360" w:lineRule="auto"/>
            <w:ind w:left="12"/>
            <w:rPr>
              <w:color w:val="000000"/>
            </w:rPr>
          </w:pPr>
        </w:p>
      </w:tc>
    </w:tr>
    <w:tr w:rsidR="00EC0592" w14:paraId="446B8A70" w14:textId="77777777">
      <w:tc>
        <w:tcPr>
          <w:tcW w:w="550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D1AF356" w14:textId="77777777" w:rsidR="00EC0592" w:rsidRDefault="00EC0592">
          <w:pPr>
            <w:widowControl w:val="0"/>
            <w:spacing w:after="0" w:line="360" w:lineRule="auto"/>
            <w:ind w:left="12"/>
            <w:jc w:val="both"/>
            <w:rPr>
              <w:color w:val="000000"/>
            </w:rPr>
          </w:pPr>
          <w:r>
            <w:rPr>
              <w:color w:val="000000"/>
            </w:rPr>
            <w:t>Генеральный директор</w:t>
          </w:r>
        </w:p>
        <w:p w14:paraId="6DF62246" w14:textId="77777777" w:rsidR="00EC0592" w:rsidRDefault="00EC0592">
          <w:pPr>
            <w:widowControl w:val="0"/>
            <w:spacing w:after="0" w:line="360" w:lineRule="auto"/>
            <w:ind w:left="12"/>
            <w:rPr>
              <w:color w:val="000000"/>
            </w:rPr>
          </w:pPr>
          <w:r>
            <w:rPr>
              <w:color w:val="000000"/>
            </w:rPr>
            <w:t>АО «МЭК «Энергоэффективные технологии»</w:t>
          </w:r>
        </w:p>
        <w:p w14:paraId="168DD72F" w14:textId="77777777" w:rsidR="00EC0592" w:rsidRDefault="00EC0592">
          <w:pPr>
            <w:widowControl w:val="0"/>
            <w:spacing w:after="0" w:line="360" w:lineRule="auto"/>
            <w:ind w:left="12"/>
            <w:jc w:val="both"/>
            <w:rPr>
              <w:color w:val="000000"/>
            </w:rPr>
          </w:pPr>
        </w:p>
      </w:tc>
      <w:tc>
        <w:tcPr>
          <w:tcW w:w="1984" w:type="dxa"/>
          <w:tcBorders>
            <w:top w:val="nil"/>
            <w:left w:val="nil"/>
            <w:bottom w:val="nil"/>
            <w:right w:val="nil"/>
          </w:tcBorders>
        </w:tcPr>
        <w:p w14:paraId="5A84F45F" w14:textId="77777777" w:rsidR="00EC0592" w:rsidRDefault="00EC0592">
          <w:pPr>
            <w:widowControl w:val="0"/>
            <w:spacing w:after="0" w:line="360" w:lineRule="auto"/>
            <w:ind w:left="12"/>
            <w:rPr>
              <w:color w:val="000000"/>
            </w:rPr>
          </w:pPr>
        </w:p>
      </w:tc>
      <w:tc>
        <w:tcPr>
          <w:tcW w:w="6946" w:type="dxa"/>
          <w:tcBorders>
            <w:top w:val="nil"/>
            <w:left w:val="nil"/>
            <w:bottom w:val="nil"/>
            <w:right w:val="nil"/>
          </w:tcBorders>
        </w:tcPr>
        <w:p w14:paraId="399FD999" w14:textId="77777777" w:rsidR="00EC0592" w:rsidRDefault="00EC0592">
          <w:pPr>
            <w:widowControl w:val="0"/>
            <w:spacing w:after="0" w:line="360" w:lineRule="auto"/>
            <w:ind w:left="12"/>
            <w:rPr>
              <w:color w:val="000000"/>
            </w:rPr>
          </w:pPr>
        </w:p>
      </w:tc>
    </w:tr>
    <w:tr w:rsidR="00EC0592" w14:paraId="74D76E41" w14:textId="77777777">
      <w:tc>
        <w:tcPr>
          <w:tcW w:w="550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CAACBF1" w14:textId="77777777" w:rsidR="00EC0592" w:rsidRDefault="00EC0592">
          <w:pPr>
            <w:widowControl w:val="0"/>
            <w:spacing w:after="0" w:line="360" w:lineRule="auto"/>
            <w:ind w:left="12"/>
            <w:jc w:val="both"/>
            <w:rPr>
              <w:color w:val="000000"/>
            </w:rPr>
          </w:pPr>
          <w:r>
            <w:rPr>
              <w:color w:val="000000"/>
            </w:rPr>
            <w:t>__________________________/ Коровин В.Н.</w:t>
          </w:r>
        </w:p>
      </w:tc>
      <w:tc>
        <w:tcPr>
          <w:tcW w:w="1984" w:type="dxa"/>
          <w:tcBorders>
            <w:top w:val="nil"/>
            <w:left w:val="nil"/>
            <w:bottom w:val="nil"/>
            <w:right w:val="nil"/>
          </w:tcBorders>
        </w:tcPr>
        <w:p w14:paraId="6F5ED3E9" w14:textId="77777777" w:rsidR="00EC0592" w:rsidRDefault="00EC0592">
          <w:pPr>
            <w:widowControl w:val="0"/>
            <w:spacing w:after="0" w:line="360" w:lineRule="auto"/>
            <w:ind w:left="12"/>
            <w:rPr>
              <w:color w:val="000000"/>
            </w:rPr>
          </w:pPr>
        </w:p>
      </w:tc>
      <w:tc>
        <w:tcPr>
          <w:tcW w:w="6946" w:type="dxa"/>
          <w:tcBorders>
            <w:top w:val="nil"/>
            <w:left w:val="nil"/>
            <w:bottom w:val="nil"/>
            <w:right w:val="nil"/>
          </w:tcBorders>
        </w:tcPr>
        <w:p w14:paraId="23F4791F" w14:textId="77777777" w:rsidR="00EC0592" w:rsidRDefault="00EC0592">
          <w:pPr>
            <w:widowControl w:val="0"/>
            <w:spacing w:after="0" w:line="360" w:lineRule="auto"/>
            <w:ind w:left="12"/>
            <w:rPr>
              <w:color w:val="000000"/>
            </w:rPr>
          </w:pPr>
        </w:p>
      </w:tc>
    </w:tr>
    <w:tr w:rsidR="00EC0592" w14:paraId="2F2EEF25" w14:textId="77777777">
      <w:tc>
        <w:tcPr>
          <w:tcW w:w="550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7ADA535" w14:textId="77777777" w:rsidR="00EC0592" w:rsidRDefault="00EC0592">
          <w:pPr>
            <w:widowControl w:val="0"/>
            <w:spacing w:after="0" w:line="360" w:lineRule="auto"/>
            <w:ind w:left="12"/>
            <w:jc w:val="both"/>
            <w:rPr>
              <w:color w:val="000000"/>
            </w:rPr>
          </w:pPr>
          <w:r>
            <w:rPr>
              <w:color w:val="000000"/>
            </w:rPr>
            <w:t>«______» _______________________ 202__ г</w:t>
          </w:r>
        </w:p>
      </w:tc>
      <w:tc>
        <w:tcPr>
          <w:tcW w:w="1984" w:type="dxa"/>
          <w:tcBorders>
            <w:top w:val="nil"/>
            <w:left w:val="nil"/>
            <w:bottom w:val="nil"/>
            <w:right w:val="nil"/>
          </w:tcBorders>
        </w:tcPr>
        <w:p w14:paraId="2BA7A3D1" w14:textId="77777777" w:rsidR="00EC0592" w:rsidRDefault="00EC0592">
          <w:pPr>
            <w:widowControl w:val="0"/>
            <w:spacing w:after="0" w:line="360" w:lineRule="auto"/>
            <w:ind w:left="12"/>
            <w:rPr>
              <w:color w:val="000000"/>
            </w:rPr>
          </w:pPr>
        </w:p>
      </w:tc>
      <w:tc>
        <w:tcPr>
          <w:tcW w:w="6946" w:type="dxa"/>
          <w:tcBorders>
            <w:top w:val="nil"/>
            <w:left w:val="nil"/>
            <w:bottom w:val="nil"/>
            <w:right w:val="nil"/>
          </w:tcBorders>
        </w:tcPr>
        <w:p w14:paraId="5944604A" w14:textId="77777777" w:rsidR="00EC0592" w:rsidRDefault="00EC0592">
          <w:pPr>
            <w:widowControl w:val="0"/>
            <w:spacing w:after="0" w:line="360" w:lineRule="auto"/>
            <w:ind w:left="12"/>
            <w:rPr>
              <w:color w:val="000000"/>
            </w:rPr>
          </w:pPr>
        </w:p>
      </w:tc>
    </w:tr>
  </w:tbl>
  <w:p w14:paraId="36992660" w14:textId="77777777" w:rsidR="00EC0592" w:rsidRDefault="00EC059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A43FE"/>
    <w:multiLevelType w:val="hybridMultilevel"/>
    <w:tmpl w:val="809A2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86651"/>
    <w:multiLevelType w:val="hybridMultilevel"/>
    <w:tmpl w:val="352A0304"/>
    <w:lvl w:ilvl="0" w:tplc="ACA26028">
      <w:start w:val="1"/>
      <w:numFmt w:val="decimal"/>
      <w:pStyle w:val="1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65262987"/>
    <w:multiLevelType w:val="hybridMultilevel"/>
    <w:tmpl w:val="C50AC06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" w15:restartNumberingAfterBreak="0">
    <w:nsid w:val="686657F8"/>
    <w:multiLevelType w:val="hybridMultilevel"/>
    <w:tmpl w:val="2A22E0B2"/>
    <w:lvl w:ilvl="0" w:tplc="A4A28136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position w:val="0"/>
        <w:u w:val="none"/>
        <w:effect w:val="none"/>
        <w:vertAlign w:val="baseline"/>
        <w:specVanish w:val="0"/>
        <w14:textOutline w14:w="0" w14:cap="rnd" w14:cmpd="sng" w14:algn="ctr">
          <w14:noFill/>
          <w14:prstDash w14:val="solid"/>
          <w14:bevel/>
        </w14:textOutline>
      </w:rPr>
    </w:lvl>
    <w:lvl w:ilvl="1" w:tplc="0A4E90A6">
      <w:start w:val="1"/>
      <w:numFmt w:val="lowerLetter"/>
      <w:lvlText w:val="%2."/>
      <w:lvlJc w:val="left"/>
      <w:pPr>
        <w:ind w:left="1364" w:hanging="360"/>
      </w:pPr>
    </w:lvl>
    <w:lvl w:ilvl="2" w:tplc="9508F6C6">
      <w:start w:val="1"/>
      <w:numFmt w:val="lowerRoman"/>
      <w:lvlText w:val="%3."/>
      <w:lvlJc w:val="right"/>
      <w:pPr>
        <w:ind w:left="2084" w:hanging="180"/>
      </w:pPr>
    </w:lvl>
    <w:lvl w:ilvl="3" w:tplc="AD6CAF1E">
      <w:start w:val="1"/>
      <w:numFmt w:val="decimal"/>
      <w:lvlText w:val="%4."/>
      <w:lvlJc w:val="left"/>
      <w:pPr>
        <w:ind w:left="2804" w:hanging="360"/>
      </w:pPr>
    </w:lvl>
    <w:lvl w:ilvl="4" w:tplc="B670629A">
      <w:start w:val="1"/>
      <w:numFmt w:val="lowerLetter"/>
      <w:lvlText w:val="%5."/>
      <w:lvlJc w:val="left"/>
      <w:pPr>
        <w:ind w:left="3524" w:hanging="360"/>
      </w:pPr>
    </w:lvl>
    <w:lvl w:ilvl="5" w:tplc="43C09CF0">
      <w:start w:val="1"/>
      <w:numFmt w:val="lowerRoman"/>
      <w:lvlText w:val="%6."/>
      <w:lvlJc w:val="right"/>
      <w:pPr>
        <w:ind w:left="4244" w:hanging="180"/>
      </w:pPr>
    </w:lvl>
    <w:lvl w:ilvl="6" w:tplc="2FDECB3E">
      <w:start w:val="1"/>
      <w:numFmt w:val="decimal"/>
      <w:lvlText w:val="%7."/>
      <w:lvlJc w:val="left"/>
      <w:pPr>
        <w:ind w:left="4964" w:hanging="360"/>
      </w:pPr>
    </w:lvl>
    <w:lvl w:ilvl="7" w:tplc="95E2776E">
      <w:start w:val="1"/>
      <w:numFmt w:val="lowerLetter"/>
      <w:lvlText w:val="%8."/>
      <w:lvlJc w:val="left"/>
      <w:pPr>
        <w:ind w:left="5684" w:hanging="360"/>
      </w:pPr>
    </w:lvl>
    <w:lvl w:ilvl="8" w:tplc="1602B4F2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6D9D5FB2"/>
    <w:multiLevelType w:val="hybridMultilevel"/>
    <w:tmpl w:val="5CDA9F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532B05"/>
    <w:multiLevelType w:val="multilevel"/>
    <w:tmpl w:val="2C02972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2777CF4"/>
    <w:multiLevelType w:val="multilevel"/>
    <w:tmpl w:val="C16858CC"/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9C84680"/>
    <w:multiLevelType w:val="multilevel"/>
    <w:tmpl w:val="B5A0481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2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Сазанов Илья Сергеевич">
    <w15:presenceInfo w15:providerId="AD" w15:userId="S-1-5-21-1264035209-2472686174-2146618077-210516"/>
  </w15:person>
  <w15:person w15:author="Захарова Анастасия Сергеевна">
    <w15:presenceInfo w15:providerId="None" w15:userId="Захарова Анастасия Серге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629"/>
    <w:rsid w:val="00003A24"/>
    <w:rsid w:val="000125A6"/>
    <w:rsid w:val="00062117"/>
    <w:rsid w:val="00080C5E"/>
    <w:rsid w:val="0021751A"/>
    <w:rsid w:val="002B45CD"/>
    <w:rsid w:val="002F63BD"/>
    <w:rsid w:val="00341A76"/>
    <w:rsid w:val="003A6BF5"/>
    <w:rsid w:val="004526D0"/>
    <w:rsid w:val="004811C8"/>
    <w:rsid w:val="00496578"/>
    <w:rsid w:val="004A16EC"/>
    <w:rsid w:val="00511629"/>
    <w:rsid w:val="00527726"/>
    <w:rsid w:val="005E0E90"/>
    <w:rsid w:val="00621DD5"/>
    <w:rsid w:val="00622A72"/>
    <w:rsid w:val="00692F8F"/>
    <w:rsid w:val="006A6759"/>
    <w:rsid w:val="0076362E"/>
    <w:rsid w:val="008358C8"/>
    <w:rsid w:val="00876E9D"/>
    <w:rsid w:val="0088462B"/>
    <w:rsid w:val="00971440"/>
    <w:rsid w:val="009960EC"/>
    <w:rsid w:val="00A01922"/>
    <w:rsid w:val="00A10321"/>
    <w:rsid w:val="00A16956"/>
    <w:rsid w:val="00A23D9B"/>
    <w:rsid w:val="00A45826"/>
    <w:rsid w:val="00A5626A"/>
    <w:rsid w:val="00AA031C"/>
    <w:rsid w:val="00AB5FA7"/>
    <w:rsid w:val="00AC5D4A"/>
    <w:rsid w:val="00AC7BBE"/>
    <w:rsid w:val="00B730B1"/>
    <w:rsid w:val="00C660E6"/>
    <w:rsid w:val="00C8605B"/>
    <w:rsid w:val="00CD39C6"/>
    <w:rsid w:val="00D43F30"/>
    <w:rsid w:val="00D62684"/>
    <w:rsid w:val="00DE041A"/>
    <w:rsid w:val="00E11BAC"/>
    <w:rsid w:val="00E24271"/>
    <w:rsid w:val="00E50312"/>
    <w:rsid w:val="00EC0592"/>
    <w:rsid w:val="00ED7BA6"/>
    <w:rsid w:val="00F05AE2"/>
    <w:rsid w:val="00F434CA"/>
    <w:rsid w:val="00F5136C"/>
    <w:rsid w:val="00FB185D"/>
    <w:rsid w:val="00FC3813"/>
    <w:rsid w:val="00FE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CA25D"/>
  <w15:docId w15:val="{B7768C5C-1219-43F0-B0CF-BF48AAEAD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F434C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TOC Heading"/>
    <w:basedOn w:val="10"/>
    <w:next w:val="a"/>
    <w:uiPriority w:val="39"/>
    <w:unhideWhenUsed/>
    <w:qFormat/>
    <w:rsid w:val="00527726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52772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27726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527726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527726"/>
    <w:rPr>
      <w:color w:val="0000FF" w:themeColor="hyperlink"/>
      <w:u w:val="single"/>
    </w:rPr>
  </w:style>
  <w:style w:type="table" w:styleId="ac">
    <w:name w:val="Table Grid"/>
    <w:basedOn w:val="a1"/>
    <w:uiPriority w:val="39"/>
    <w:rsid w:val="00CD39C6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CD39C6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--">
    <w:name w:val="РТК - Табл - Текст таблицы Знак"/>
    <w:basedOn w:val="a0"/>
    <w:link w:val="--0"/>
    <w:locked/>
    <w:rsid w:val="004811C8"/>
    <w:rPr>
      <w:rFonts w:ascii="Times New Roman" w:hAnsi="Times New Roman" w:cs="Times New Roman"/>
      <w:sz w:val="24"/>
    </w:rPr>
  </w:style>
  <w:style w:type="paragraph" w:customStyle="1" w:styleId="--0">
    <w:name w:val="РТК - Табл - Текст таблицы"/>
    <w:basedOn w:val="a"/>
    <w:next w:val="a"/>
    <w:link w:val="--"/>
    <w:qFormat/>
    <w:rsid w:val="004811C8"/>
    <w:pPr>
      <w:spacing w:after="0" w:line="240" w:lineRule="auto"/>
      <w:contextualSpacing/>
    </w:pPr>
    <w:rPr>
      <w:rFonts w:ascii="Times New Roman" w:hAnsi="Times New Roman" w:cs="Times New Roman"/>
      <w:sz w:val="24"/>
    </w:rPr>
  </w:style>
  <w:style w:type="character" w:customStyle="1" w:styleId="--1">
    <w:name w:val="РТК - Табл - Заголовок таблицы Знак"/>
    <w:basedOn w:val="a0"/>
    <w:link w:val="--2"/>
    <w:locked/>
    <w:rsid w:val="004811C8"/>
    <w:rPr>
      <w:rFonts w:ascii="Times New Roman" w:hAnsi="Times New Roman" w:cs="Times New Roman"/>
      <w:b/>
      <w:sz w:val="24"/>
    </w:rPr>
  </w:style>
  <w:style w:type="paragraph" w:customStyle="1" w:styleId="--2">
    <w:name w:val="РТК - Табл - Заголовок таблицы"/>
    <w:basedOn w:val="--0"/>
    <w:next w:val="--0"/>
    <w:link w:val="--1"/>
    <w:qFormat/>
    <w:rsid w:val="004811C8"/>
    <w:pPr>
      <w:jc w:val="center"/>
    </w:pPr>
    <w:rPr>
      <w:b/>
    </w:rPr>
  </w:style>
  <w:style w:type="character" w:customStyle="1" w:styleId="12">
    <w:name w:val="Список_1_РТК Знак"/>
    <w:link w:val="1"/>
    <w:locked/>
    <w:rsid w:val="004811C8"/>
    <w:rPr>
      <w:rFonts w:ascii="Times New Roman" w:eastAsia="MS Mincho" w:hAnsi="Times New Roman" w:cs="Times New Roman"/>
      <w:sz w:val="26"/>
      <w:szCs w:val="26"/>
    </w:rPr>
  </w:style>
  <w:style w:type="paragraph" w:customStyle="1" w:styleId="1">
    <w:name w:val="Список_1_РТК"/>
    <w:basedOn w:val="a"/>
    <w:next w:val="a"/>
    <w:link w:val="12"/>
    <w:qFormat/>
    <w:rsid w:val="004811C8"/>
    <w:pPr>
      <w:numPr>
        <w:numId w:val="5"/>
      </w:numPr>
      <w:spacing w:after="0" w:line="240" w:lineRule="auto"/>
      <w:jc w:val="both"/>
    </w:pPr>
    <w:rPr>
      <w:rFonts w:ascii="Times New Roman" w:eastAsia="MS Mincho" w:hAnsi="Times New Roman" w:cs="Times New Roman"/>
      <w:sz w:val="26"/>
      <w:szCs w:val="26"/>
    </w:rPr>
  </w:style>
  <w:style w:type="character" w:styleId="ae">
    <w:name w:val="annotation reference"/>
    <w:basedOn w:val="a0"/>
    <w:uiPriority w:val="99"/>
    <w:semiHidden/>
    <w:unhideWhenUsed/>
    <w:rsid w:val="00DE041A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E041A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DE041A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E041A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DE041A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C860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C860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meket.bitrix24.ru/company/personal/user/1738/tasks/task/view/49236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65BE1-2EA7-42ED-9C69-20F0B644B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1456</Words>
  <Characters>8303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МРСК Центра и Приволжья</Company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Захарова Анастасия Сергеевна</cp:lastModifiedBy>
  <cp:revision>2</cp:revision>
  <dcterms:created xsi:type="dcterms:W3CDTF">2025-04-17T09:18:00Z</dcterms:created>
  <dcterms:modified xsi:type="dcterms:W3CDTF">2025-04-17T09:18:00Z</dcterms:modified>
</cp:coreProperties>
</file>