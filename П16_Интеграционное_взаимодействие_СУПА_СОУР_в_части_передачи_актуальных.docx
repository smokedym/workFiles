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0FC80" w14:textId="77777777" w:rsidR="00881038" w:rsidRPr="005C3C0D" w:rsidRDefault="00881038" w:rsidP="00FB1F8B">
      <w:pPr>
        <w:widowControl w:val="0"/>
        <w:spacing w:line="360" w:lineRule="auto"/>
        <w:jc w:val="both"/>
      </w:pPr>
    </w:p>
    <w:p w14:paraId="6303A350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1D9D2967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314A1921" w14:textId="28C818FB" w:rsidR="00881038" w:rsidRPr="00FB1F8B" w:rsidRDefault="00881038" w:rsidP="00FB1F8B">
      <w:pPr>
        <w:widowControl w:val="0"/>
        <w:spacing w:line="360" w:lineRule="auto"/>
        <w:jc w:val="both"/>
      </w:pPr>
    </w:p>
    <w:p w14:paraId="44CA3BC5" w14:textId="1D63C677" w:rsidR="00881038" w:rsidRPr="00FB1F8B" w:rsidRDefault="00881038" w:rsidP="00FB1F8B">
      <w:pPr>
        <w:widowControl w:val="0"/>
        <w:spacing w:line="360" w:lineRule="auto"/>
        <w:jc w:val="both"/>
      </w:pPr>
    </w:p>
    <w:p w14:paraId="17C18B2A" w14:textId="77048C1E" w:rsidR="00881038" w:rsidRPr="00FB1F8B" w:rsidRDefault="00881038" w:rsidP="00FB1F8B">
      <w:pPr>
        <w:widowControl w:val="0"/>
        <w:spacing w:line="360" w:lineRule="auto"/>
        <w:jc w:val="both"/>
      </w:pPr>
    </w:p>
    <w:p w14:paraId="04804E24" w14:textId="49427CA4" w:rsidR="00881038" w:rsidRPr="00FB1F8B" w:rsidRDefault="00881038" w:rsidP="00FB1F8B">
      <w:pPr>
        <w:widowControl w:val="0"/>
        <w:spacing w:line="360" w:lineRule="auto"/>
        <w:jc w:val="both"/>
      </w:pPr>
    </w:p>
    <w:p w14:paraId="16B476F3" w14:textId="2443F3D0" w:rsidR="00881038" w:rsidRPr="00FB1F8B" w:rsidRDefault="00881038" w:rsidP="00FB1F8B">
      <w:pPr>
        <w:widowControl w:val="0"/>
        <w:spacing w:line="360" w:lineRule="auto"/>
        <w:jc w:val="both"/>
      </w:pPr>
    </w:p>
    <w:p w14:paraId="5DED3A7E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02B2D01F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20E6F388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571959B6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02937988" w14:textId="77777777" w:rsidR="00881038" w:rsidRPr="00FB1F8B" w:rsidRDefault="00881038" w:rsidP="00FB1F8B">
      <w:pPr>
        <w:widowControl w:val="0"/>
        <w:spacing w:line="360" w:lineRule="auto"/>
        <w:jc w:val="both"/>
      </w:pPr>
    </w:p>
    <w:p w14:paraId="6EAA04C9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0B867D93" w14:textId="77777777" w:rsidR="00881038" w:rsidRPr="00FB1F8B" w:rsidRDefault="00881038" w:rsidP="00FB1F8B">
      <w:pPr>
        <w:widowControl w:val="0"/>
        <w:spacing w:line="360" w:lineRule="auto"/>
        <w:jc w:val="center"/>
        <w:rPr>
          <w:b/>
          <w:bCs/>
        </w:rPr>
      </w:pPr>
      <w:bookmarkStart w:id="0" w:name="проект"/>
      <w:r w:rsidRPr="00FB1F8B">
        <w:rPr>
          <w:b/>
          <w:bCs/>
        </w:rPr>
        <w:t>Развитие функциональности системы управления рабочими бригадами (СУРБ)</w:t>
      </w:r>
      <w:bookmarkEnd w:id="0"/>
    </w:p>
    <w:p w14:paraId="418C1FD5" w14:textId="77777777" w:rsidR="00881038" w:rsidRPr="00FB1F8B" w:rsidRDefault="00881038" w:rsidP="00FB1F8B">
      <w:pPr>
        <w:widowControl w:val="0"/>
        <w:spacing w:line="360" w:lineRule="auto"/>
        <w:jc w:val="center"/>
      </w:pPr>
      <w:r w:rsidRPr="00FB1F8B">
        <w:t>для нужд сегментов ПАО «Россети Центр и Приволжье» и ПАО «Россети Центр»</w:t>
      </w:r>
    </w:p>
    <w:p w14:paraId="37AE0765" w14:textId="447CE7D6" w:rsidR="00881038" w:rsidRPr="00FB1F8B" w:rsidRDefault="00881038" w:rsidP="00FB1F8B">
      <w:pPr>
        <w:widowControl w:val="0"/>
        <w:spacing w:line="360" w:lineRule="auto"/>
        <w:jc w:val="center"/>
      </w:pPr>
      <w:r w:rsidRPr="00FB1F8B">
        <w:t>Этап 2</w:t>
      </w:r>
    </w:p>
    <w:p w14:paraId="2A5E7F71" w14:textId="761BB07C" w:rsidR="00881038" w:rsidRPr="00FB1F8B" w:rsidRDefault="00881038" w:rsidP="00FB1F8B">
      <w:pPr>
        <w:widowControl w:val="0"/>
        <w:spacing w:line="360" w:lineRule="auto"/>
        <w:jc w:val="center"/>
      </w:pPr>
    </w:p>
    <w:p w14:paraId="1F4E7BCF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692DD0E0" w14:textId="2066BDCC" w:rsidR="00881038" w:rsidRPr="00FB1F8B" w:rsidRDefault="00E72DD9" w:rsidP="00FB1F8B">
      <w:pPr>
        <w:widowControl w:val="0"/>
        <w:spacing w:line="360" w:lineRule="auto"/>
        <w:jc w:val="center"/>
      </w:pPr>
      <w:r w:rsidRPr="00FB1F8B">
        <w:rPr>
          <w:rFonts w:eastAsia="Calibri"/>
          <w:b/>
          <w:caps/>
          <w:sz w:val="32"/>
          <w:szCs w:val="32"/>
        </w:rPr>
        <w:t>П.1</w:t>
      </w:r>
      <w:r w:rsidR="006224AB">
        <w:rPr>
          <w:rFonts w:eastAsia="Calibri"/>
          <w:b/>
          <w:caps/>
          <w:sz w:val="32"/>
          <w:szCs w:val="32"/>
        </w:rPr>
        <w:t>6</w:t>
      </w:r>
      <w:r w:rsidRPr="00FB1F8B">
        <w:rPr>
          <w:rFonts w:eastAsia="Calibri"/>
          <w:b/>
          <w:caps/>
          <w:sz w:val="32"/>
          <w:szCs w:val="32"/>
        </w:rPr>
        <w:t xml:space="preserve"> «</w:t>
      </w:r>
      <w:r w:rsidR="006224AB" w:rsidRPr="006224AB">
        <w:rPr>
          <w:rFonts w:eastAsia="Calibri"/>
          <w:b/>
          <w:caps/>
          <w:sz w:val="32"/>
          <w:szCs w:val="32"/>
        </w:rPr>
        <w:t>Интеграционное взаимодействие СУПА - СОУР в части передачи актуальных данных по НСИ</w:t>
      </w:r>
      <w:r w:rsidRPr="00FB1F8B">
        <w:rPr>
          <w:rFonts w:eastAsia="Calibri"/>
          <w:b/>
          <w:caps/>
          <w:sz w:val="32"/>
          <w:szCs w:val="32"/>
        </w:rPr>
        <w:t>»</w:t>
      </w:r>
    </w:p>
    <w:p w14:paraId="7C213503" w14:textId="20FBB9FD" w:rsidR="00881038" w:rsidRPr="00FB1F8B" w:rsidRDefault="00881038" w:rsidP="00FB1F8B">
      <w:pPr>
        <w:widowControl w:val="0"/>
        <w:spacing w:line="360" w:lineRule="auto"/>
        <w:jc w:val="center"/>
      </w:pPr>
    </w:p>
    <w:p w14:paraId="741AE929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1DB31405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7A13B3D8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60E74FDE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24EFCECB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1EDCFEBD" w14:textId="77777777" w:rsidR="00881038" w:rsidRPr="00FB1F8B" w:rsidRDefault="00881038" w:rsidP="00FB1F8B">
      <w:pPr>
        <w:widowControl w:val="0"/>
        <w:spacing w:line="360" w:lineRule="auto"/>
        <w:jc w:val="center"/>
      </w:pPr>
    </w:p>
    <w:p w14:paraId="1F256CF5" w14:textId="77777777" w:rsidR="00881038" w:rsidRPr="00FB1F8B" w:rsidRDefault="00881038" w:rsidP="00FB1F8B">
      <w:pPr>
        <w:widowControl w:val="0"/>
        <w:spacing w:line="360" w:lineRule="auto"/>
        <w:jc w:val="center"/>
      </w:pPr>
      <w:bookmarkStart w:id="1" w:name="_Hlk139528688"/>
      <w:bookmarkStart w:id="2" w:name="_Hlk139528689"/>
      <w:bookmarkStart w:id="3" w:name="_Hlk139528690"/>
      <w:bookmarkStart w:id="4" w:name="_Hlk139528691"/>
      <w:r w:rsidRPr="00FB1F8B">
        <w:t>Нижний Новгород 2023</w:t>
      </w:r>
      <w:bookmarkEnd w:id="1"/>
      <w:bookmarkEnd w:id="2"/>
      <w:bookmarkEnd w:id="3"/>
      <w:bookmarkEnd w:id="4"/>
    </w:p>
    <w:p w14:paraId="263394C1" w14:textId="77777777" w:rsidR="00F43153" w:rsidRPr="00FB1F8B" w:rsidRDefault="00F43153" w:rsidP="00FB1F8B">
      <w:pPr>
        <w:pStyle w:val="td"/>
      </w:pPr>
    </w:p>
    <w:p w14:paraId="25BC283C" w14:textId="53FB0656" w:rsidR="00881038" w:rsidRPr="00FB1F8B" w:rsidRDefault="00881038" w:rsidP="00FB1F8B">
      <w:r w:rsidRPr="00FB1F8B"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844464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327AC3" w14:textId="2E8C34F0" w:rsidR="0068545B" w:rsidRPr="00FB1F8B" w:rsidRDefault="0068545B" w:rsidP="00FB1F8B">
          <w:pPr>
            <w:pStyle w:val="af5"/>
            <w:rPr>
              <w:rFonts w:ascii="Times New Roman" w:hAnsi="Times New Roman" w:cs="Times New Roman"/>
              <w:color w:val="auto"/>
            </w:rPr>
          </w:pPr>
          <w:r w:rsidRPr="00FB1F8B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8A3C0DE" w14:textId="30E08C94" w:rsidR="0068545B" w:rsidRPr="00FB1F8B" w:rsidRDefault="0068545B" w:rsidP="00FB1F8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FB1F8B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B1F8B">
            <w:rPr>
              <w:rFonts w:ascii="Times New Roman" w:hAnsi="Times New Roman" w:cs="Times New Roman"/>
            </w:rPr>
            <w:instrText>TOC \o "1-3" \h \z \u</w:instrText>
          </w:r>
          <w:r w:rsidRPr="00FB1F8B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151245212" w:history="1">
            <w:r w:rsidRPr="00FB1F8B">
              <w:rPr>
                <w:rStyle w:val="a4"/>
                <w:rFonts w:ascii="Times New Roman" w:hAnsi="Times New Roman" w:cs="Times New Roman"/>
                <w:noProof/>
              </w:rPr>
              <w:t>1 Описание функциональных спецификаций потоков данных и сервисов</w:t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_Toc151245212 \h </w:instrText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2AF8B7" w14:textId="7CBE0910" w:rsidR="0068545B" w:rsidRPr="00FB1F8B" w:rsidRDefault="00000000" w:rsidP="00FB1F8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3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  <w:lang w:val="en-US"/>
              </w:rPr>
              <w:t>2</w:t>
            </w:r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 xml:space="preserve"> Схема Интеграции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_Toc151245213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9445D2" w14:textId="56ECF475" w:rsidR="0068545B" w:rsidRPr="00FB1F8B" w:rsidRDefault="00000000" w:rsidP="00FB1F8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4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3 Схемы и адреса запроса данных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_Toc151245214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474BC1" w14:textId="5ADB9E31" w:rsidR="0068545B" w:rsidRPr="00FB1F8B" w:rsidRDefault="00000000" w:rsidP="00FB1F8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5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4 Описание интеграционного потока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_Toc151245215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31E303" w14:textId="623E62AF" w:rsidR="0068545B" w:rsidRPr="00FB1F8B" w:rsidRDefault="00000000" w:rsidP="00FB1F8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6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5 Атрибутивный состав полей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_Toc151245216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EB0E7" w14:textId="14051C4C" w:rsidR="0068545B" w:rsidRPr="00FB1F8B" w:rsidRDefault="00000000" w:rsidP="00FB1F8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7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5.1 Справочники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_Toc151245217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3533FB" w14:textId="25434C0C" w:rsidR="0068545B" w:rsidRPr="00FB1F8B" w:rsidRDefault="00000000" w:rsidP="00FB1F8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8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5.2 Справочник Организационная структура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_Toc151245218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180883" w14:textId="26E9A951" w:rsidR="0068545B" w:rsidRPr="00FB1F8B" w:rsidRDefault="00000000" w:rsidP="00FB1F8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19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5.3 Очередность загрузки справочников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_Toc151245219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0B6BBF" w14:textId="5D79C451" w:rsidR="0068545B" w:rsidRPr="00FB1F8B" w:rsidRDefault="00000000" w:rsidP="00FB1F8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51245220" w:history="1">
            <w:r w:rsidR="0068545B" w:rsidRPr="00FB1F8B">
              <w:rPr>
                <w:rStyle w:val="a4"/>
                <w:rFonts w:ascii="Times New Roman" w:hAnsi="Times New Roman" w:cs="Times New Roman"/>
                <w:noProof/>
              </w:rPr>
              <w:t>5.4 Примеры запросов и ответов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instrText xml:space="preserve"> PAGEREF _Toc151245220 \h </w:instrTex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68545B" w:rsidRPr="00FB1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9C8652" w14:textId="236D2E0C" w:rsidR="0068545B" w:rsidRPr="00FB1F8B" w:rsidRDefault="0068545B" w:rsidP="00FB1F8B">
          <w:r w:rsidRPr="00FB1F8B">
            <w:rPr>
              <w:b/>
              <w:bCs/>
              <w:noProof/>
            </w:rPr>
            <w:fldChar w:fldCharType="end"/>
          </w:r>
        </w:p>
      </w:sdtContent>
    </w:sdt>
    <w:p w14:paraId="0E7FAF79" w14:textId="5B5CD678" w:rsidR="00452DA0" w:rsidRPr="00FB1F8B" w:rsidRDefault="00452DA0" w:rsidP="00FB1F8B">
      <w:pPr>
        <w:pStyle w:val="tdlevel13"/>
        <w:rPr>
          <w:rFonts w:ascii="Times New Roman" w:hAnsi="Times New Roman" w:cs="Times New Roman"/>
        </w:rPr>
      </w:pPr>
      <w:bookmarkStart w:id="5" w:name="_Toc151245212"/>
      <w:r w:rsidRPr="00FB1F8B">
        <w:rPr>
          <w:rFonts w:ascii="Times New Roman" w:hAnsi="Times New Roman" w:cs="Times New Roman"/>
        </w:rPr>
        <w:lastRenderedPageBreak/>
        <w:t>О</w:t>
      </w:r>
      <w:r w:rsidR="00BD227D" w:rsidRPr="00FB1F8B">
        <w:rPr>
          <w:rFonts w:ascii="Times New Roman" w:hAnsi="Times New Roman" w:cs="Times New Roman"/>
        </w:rPr>
        <w:t>писание функциональных спецификаций потоков данных и сервисов</w:t>
      </w:r>
      <w:bookmarkEnd w:id="5"/>
      <w:r w:rsidR="00BD227D" w:rsidRPr="00FB1F8B">
        <w:rPr>
          <w:rFonts w:ascii="Times New Roman" w:hAnsi="Times New Roman" w:cs="Times New Roman"/>
        </w:rPr>
        <w:t xml:space="preserve"> </w:t>
      </w:r>
    </w:p>
    <w:p w14:paraId="5F949582" w14:textId="77777777" w:rsidR="00904175" w:rsidRPr="00FB1F8B" w:rsidRDefault="00904175" w:rsidP="00FB1F8B">
      <w:pPr>
        <w:pStyle w:val="td"/>
      </w:pPr>
      <w:r w:rsidRPr="00FB1F8B">
        <w:t>Интеграцию с системой SAP планируется реализовать по протоколу SOAP.</w:t>
      </w:r>
    </w:p>
    <w:p w14:paraId="08FCA57D" w14:textId="28F27C4A" w:rsidR="00BD227D" w:rsidRPr="00FB1F8B" w:rsidRDefault="00904175" w:rsidP="00FB1F8B">
      <w:pPr>
        <w:pStyle w:val="td"/>
      </w:pPr>
      <w:r w:rsidRPr="00FB1F8B">
        <w:t xml:space="preserve">Схема интеграционного взаимодействия </w:t>
      </w:r>
      <w:r w:rsidR="00CD430F">
        <w:t xml:space="preserve">СОУР </w:t>
      </w:r>
      <w:r w:rsidRPr="00FB1F8B">
        <w:t>с СУПА представлена ниже на рисунке</w:t>
      </w:r>
    </w:p>
    <w:p w14:paraId="236A5F55" w14:textId="3783133A" w:rsidR="00F42BA7" w:rsidRPr="00FB1F8B" w:rsidRDefault="00F42BA7" w:rsidP="00FB1F8B">
      <w:pPr>
        <w:pStyle w:val="td"/>
      </w:pPr>
      <w:r w:rsidRPr="00FB1F8B">
        <w:t>Основными объектами данных, передаваемыми в СОУР, являются справочники, которые используются при ведении основных объектов учёта (</w:t>
      </w:r>
      <w:ins w:id="6" w:author="Acer" w:date="2025-03-27T08:57:00Z">
        <w:r w:rsidR="00F62B3E">
          <w:t xml:space="preserve">организационных данных, </w:t>
        </w:r>
      </w:ins>
      <w:r w:rsidRPr="00FB1F8B">
        <w:t>единиц оборудования, технических мест, заказов ТОРО, сообщений ТОРО</w:t>
      </w:r>
      <w:ins w:id="7" w:author="Acer" w:date="2025-03-27T08:57:00Z">
        <w:r w:rsidR="00F62B3E">
          <w:t>, точек измерений</w:t>
        </w:r>
      </w:ins>
      <w:r w:rsidRPr="00FB1F8B">
        <w:t>). Из системы выбираются данные по следующим справочникам:</w:t>
      </w:r>
    </w:p>
    <w:p w14:paraId="297DAB76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БЕ (филиал)</w:t>
      </w:r>
    </w:p>
    <w:p w14:paraId="55279AD1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Вид объекта</w:t>
      </w:r>
    </w:p>
    <w:p w14:paraId="6B6B32AB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Виды заказа</w:t>
      </w:r>
    </w:p>
    <w:p w14:paraId="0A83B5CC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Вид работ ТОРО</w:t>
      </w:r>
    </w:p>
    <w:p w14:paraId="79E20755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Виды каталогов</w:t>
      </w:r>
    </w:p>
    <w:p w14:paraId="6F4038DE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Группы плановиков</w:t>
      </w:r>
    </w:p>
    <w:p w14:paraId="0DD2998F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Группы кодов дефектов</w:t>
      </w:r>
    </w:p>
    <w:p w14:paraId="6359AEA1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Дефекты</w:t>
      </w:r>
    </w:p>
    <w:p w14:paraId="028D52B9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Завод</w:t>
      </w:r>
    </w:p>
    <w:p w14:paraId="02AB3CD5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Каталог кодов ТОРО</w:t>
      </w:r>
    </w:p>
    <w:p w14:paraId="7E495EA4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Привязка групп дефектов</w:t>
      </w:r>
    </w:p>
    <w:p w14:paraId="5FC0B14F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Материалы</w:t>
      </w:r>
    </w:p>
    <w:p w14:paraId="7E5EFFEF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Производственные участки</w:t>
      </w:r>
    </w:p>
    <w:p w14:paraId="1D8D64AB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Признаки</w:t>
      </w:r>
    </w:p>
    <w:p w14:paraId="545BBCBA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Классы КОПО</w:t>
      </w:r>
    </w:p>
    <w:p w14:paraId="5E6405C8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Классы ТМ</w:t>
      </w:r>
    </w:p>
    <w:p w14:paraId="3E3EBE2C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Классы ЕО</w:t>
      </w:r>
    </w:p>
    <w:p w14:paraId="081262C6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Тип ЕО</w:t>
      </w:r>
    </w:p>
    <w:p w14:paraId="4463EFAA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Тип ТМ</w:t>
      </w:r>
    </w:p>
    <w:p w14:paraId="48EE2D44" w14:textId="3A856BC4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Ключ</w:t>
      </w:r>
      <w:ins w:id="8" w:author="Acer" w:date="2025-03-27T08:58:00Z">
        <w:r w:rsidR="00F62B3E">
          <w:t>и</w:t>
        </w:r>
      </w:ins>
      <w:r w:rsidRPr="00FB1F8B">
        <w:t xml:space="preserve"> образца</w:t>
      </w:r>
    </w:p>
    <w:p w14:paraId="744B61BE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Склад</w:t>
      </w:r>
    </w:p>
    <w:p w14:paraId="0AF1A046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Единицы измерения</w:t>
      </w:r>
    </w:p>
    <w:p w14:paraId="729E66A2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Тип соединения</w:t>
      </w:r>
    </w:p>
    <w:p w14:paraId="41D44073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lastRenderedPageBreak/>
        <w:t>Управляющие ключи</w:t>
      </w:r>
    </w:p>
    <w:p w14:paraId="06B94F54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Группа материалов</w:t>
      </w:r>
    </w:p>
    <w:p w14:paraId="0E24EAF0" w14:textId="77777777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Рабочие места</w:t>
      </w:r>
    </w:p>
    <w:p w14:paraId="7A5D2D03" w14:textId="3955AD1D" w:rsidR="0068545B" w:rsidRPr="00FB1F8B" w:rsidRDefault="0068545B" w:rsidP="00FB1F8B">
      <w:pPr>
        <w:pStyle w:val="td"/>
        <w:numPr>
          <w:ilvl w:val="0"/>
          <w:numId w:val="40"/>
        </w:numPr>
      </w:pPr>
      <w:r w:rsidRPr="00FB1F8B">
        <w:t>Технологические карты </w:t>
      </w:r>
    </w:p>
    <w:p w14:paraId="0A584A3B" w14:textId="7FAE1C11" w:rsidR="00686C87" w:rsidRPr="00DD6E77" w:rsidRDefault="00686C87" w:rsidP="00FB1F8B">
      <w:pPr>
        <w:pStyle w:val="td"/>
        <w:numPr>
          <w:ilvl w:val="0"/>
          <w:numId w:val="40"/>
        </w:numPr>
      </w:pPr>
      <w:r w:rsidRPr="00FB1F8B">
        <w:rPr>
          <w:color w:val="000000"/>
          <w:sz w:val="22"/>
          <w:szCs w:val="22"/>
        </w:rPr>
        <w:t>Физические показатели</w:t>
      </w:r>
    </w:p>
    <w:p w14:paraId="5577BC6C" w14:textId="5276F33C" w:rsidR="00DD6E77" w:rsidRPr="00B1123D" w:rsidRDefault="00DD6E77" w:rsidP="00A701C9">
      <w:pPr>
        <w:pStyle w:val="td"/>
        <w:numPr>
          <w:ilvl w:val="0"/>
          <w:numId w:val="40"/>
        </w:numPr>
      </w:pPr>
      <w:r>
        <w:rPr>
          <w:color w:val="000000"/>
          <w:sz w:val="22"/>
          <w:szCs w:val="22"/>
        </w:rPr>
        <w:t>Группы измерений</w:t>
      </w:r>
    </w:p>
    <w:p w14:paraId="385E2E60" w14:textId="00AB4BE8" w:rsidR="00B1123D" w:rsidRPr="00FB1F8B" w:rsidRDefault="00B1123D" w:rsidP="00A701C9">
      <w:pPr>
        <w:pStyle w:val="td"/>
        <w:numPr>
          <w:ilvl w:val="0"/>
          <w:numId w:val="40"/>
        </w:numPr>
      </w:pPr>
      <w:r>
        <w:rPr>
          <w:color w:val="000000"/>
          <w:sz w:val="22"/>
          <w:szCs w:val="22"/>
        </w:rPr>
        <w:t>Связь группы измерений и атрибутов</w:t>
      </w:r>
    </w:p>
    <w:p w14:paraId="7CC7A832" w14:textId="2A8BA425" w:rsidR="00205693" w:rsidRPr="00FB1F8B" w:rsidRDefault="00205693" w:rsidP="00FB1F8B">
      <w:pPr>
        <w:pStyle w:val="td"/>
      </w:pPr>
      <w:r w:rsidRPr="00FB1F8B">
        <w:t>Интеграция осуществляется еже</w:t>
      </w:r>
      <w:r w:rsidR="00A1731C" w:rsidRPr="00FB1F8B">
        <w:t>недельно</w:t>
      </w:r>
      <w:r w:rsidRPr="00FB1F8B">
        <w:t>, согласно установленному регламентному расписанию в 00:00 МСК</w:t>
      </w:r>
    </w:p>
    <w:p w14:paraId="1433E5A3" w14:textId="77777777" w:rsidR="00006681" w:rsidRPr="00FB1F8B" w:rsidRDefault="00006681" w:rsidP="00FB1F8B">
      <w:pPr>
        <w:pStyle w:val="tdlevel12"/>
        <w:numPr>
          <w:ilvl w:val="0"/>
          <w:numId w:val="0"/>
        </w:numPr>
        <w:ind w:firstLine="709"/>
      </w:pPr>
    </w:p>
    <w:p w14:paraId="051683BD" w14:textId="77777777" w:rsidR="00006681" w:rsidRPr="00FB1F8B" w:rsidRDefault="00006681" w:rsidP="00FB1F8B">
      <w:pPr>
        <w:pStyle w:val="tdlevel12"/>
        <w:numPr>
          <w:ilvl w:val="0"/>
          <w:numId w:val="0"/>
        </w:numPr>
        <w:ind w:firstLine="709"/>
      </w:pPr>
    </w:p>
    <w:p w14:paraId="3A03FAA1" w14:textId="25FD64F3" w:rsidR="00006681" w:rsidRPr="00FB1F8B" w:rsidRDefault="00006681" w:rsidP="00FB1F8B">
      <w:pPr>
        <w:pStyle w:val="tdlevel13"/>
        <w:rPr>
          <w:rFonts w:ascii="Times New Roman" w:hAnsi="Times New Roman" w:cs="Times New Roman"/>
          <w:lang w:val="en-US"/>
        </w:rPr>
      </w:pPr>
      <w:bookmarkStart w:id="9" w:name="_Toc151245213"/>
      <w:r w:rsidRPr="00FB1F8B">
        <w:rPr>
          <w:rFonts w:ascii="Times New Roman" w:hAnsi="Times New Roman" w:cs="Times New Roman"/>
        </w:rPr>
        <w:lastRenderedPageBreak/>
        <w:t>Схема Интеграции</w:t>
      </w:r>
      <w:bookmarkEnd w:id="9"/>
    </w:p>
    <w:p w14:paraId="5BFF37CD" w14:textId="77777777" w:rsidR="009D23BB" w:rsidRPr="00FB1F8B" w:rsidRDefault="009D23BB" w:rsidP="00FB1F8B">
      <w:pPr>
        <w:pStyle w:val="tdlevel12"/>
        <w:numPr>
          <w:ilvl w:val="0"/>
          <w:numId w:val="0"/>
        </w:numPr>
        <w:ind w:left="851"/>
      </w:pPr>
    </w:p>
    <w:p w14:paraId="3CDD7604" w14:textId="1F98FA72" w:rsidR="00006681" w:rsidRPr="00FB1F8B" w:rsidRDefault="00964CD2" w:rsidP="00FB1F8B">
      <w:pPr>
        <w:pStyle w:val="td"/>
        <w:ind w:firstLine="0"/>
        <w:jc w:val="center"/>
        <w:rPr>
          <w:b/>
          <w:bCs/>
          <w:sz w:val="32"/>
          <w:szCs w:val="32"/>
        </w:rPr>
      </w:pPr>
      <w:r w:rsidRPr="00FB1F8B">
        <w:rPr>
          <w:noProof/>
        </w:rPr>
        <w:drawing>
          <wp:inline distT="0" distB="0" distL="0" distR="0" wp14:anchorId="4ACCB5A4" wp14:editId="2A612055">
            <wp:extent cx="5495925" cy="2929202"/>
            <wp:effectExtent l="0" t="0" r="0" b="5080"/>
            <wp:docPr id="205047562" name="Рисунок 205047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8096" cy="29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6631" w14:textId="77777777" w:rsidR="00006681" w:rsidRPr="00FB1F8B" w:rsidRDefault="00006681" w:rsidP="00FB1F8B">
      <w:pPr>
        <w:pStyle w:val="td"/>
        <w:rPr>
          <w:b/>
          <w:bCs/>
          <w:sz w:val="32"/>
          <w:szCs w:val="32"/>
        </w:rPr>
      </w:pPr>
    </w:p>
    <w:p w14:paraId="1FB00C22" w14:textId="77777777" w:rsidR="00006681" w:rsidRPr="00FB1F8B" w:rsidRDefault="00006681" w:rsidP="00FB1F8B">
      <w:pPr>
        <w:pStyle w:val="td"/>
        <w:rPr>
          <w:b/>
          <w:bCs/>
          <w:sz w:val="32"/>
          <w:szCs w:val="32"/>
        </w:rPr>
      </w:pPr>
    </w:p>
    <w:p w14:paraId="641133B8" w14:textId="77777777" w:rsidR="00006681" w:rsidRPr="00FB1F8B" w:rsidRDefault="00006681" w:rsidP="00FB1F8B">
      <w:pPr>
        <w:pStyle w:val="td"/>
        <w:rPr>
          <w:b/>
          <w:bCs/>
          <w:sz w:val="32"/>
          <w:szCs w:val="32"/>
        </w:rPr>
      </w:pPr>
    </w:p>
    <w:p w14:paraId="06094184" w14:textId="77777777" w:rsidR="00A1731C" w:rsidRPr="00FB1F8B" w:rsidRDefault="00A1731C" w:rsidP="00FB1F8B">
      <w:pPr>
        <w:pStyle w:val="td"/>
        <w:rPr>
          <w:b/>
          <w:bCs/>
          <w:sz w:val="32"/>
          <w:szCs w:val="32"/>
        </w:rPr>
      </w:pPr>
    </w:p>
    <w:p w14:paraId="147E2A28" w14:textId="4905D117" w:rsidR="00FB6B7A" w:rsidRPr="00FB1F8B" w:rsidRDefault="00F00FA8" w:rsidP="00FB1F8B">
      <w:pPr>
        <w:pStyle w:val="tdlevel13"/>
        <w:rPr>
          <w:rFonts w:ascii="Times New Roman" w:hAnsi="Times New Roman" w:cs="Times New Roman"/>
        </w:rPr>
      </w:pPr>
      <w:bookmarkStart w:id="10" w:name="_Toc151245214"/>
      <w:r w:rsidRPr="00FB1F8B">
        <w:rPr>
          <w:rFonts w:ascii="Times New Roman" w:hAnsi="Times New Roman" w:cs="Times New Roman"/>
        </w:rPr>
        <w:lastRenderedPageBreak/>
        <w:t>Схем</w:t>
      </w:r>
      <w:r w:rsidR="009D23BB" w:rsidRPr="00FB1F8B">
        <w:rPr>
          <w:rFonts w:ascii="Times New Roman" w:hAnsi="Times New Roman" w:cs="Times New Roman"/>
        </w:rPr>
        <w:t>ы</w:t>
      </w:r>
      <w:r w:rsidRPr="00FB1F8B">
        <w:rPr>
          <w:rFonts w:ascii="Times New Roman" w:hAnsi="Times New Roman" w:cs="Times New Roman"/>
        </w:rPr>
        <w:t xml:space="preserve"> </w:t>
      </w:r>
      <w:r w:rsidR="00BF346E" w:rsidRPr="00FB1F8B">
        <w:rPr>
          <w:rFonts w:ascii="Times New Roman" w:hAnsi="Times New Roman" w:cs="Times New Roman"/>
        </w:rPr>
        <w:t xml:space="preserve">и адреса </w:t>
      </w:r>
      <w:r w:rsidRPr="00FB1F8B">
        <w:rPr>
          <w:rFonts w:ascii="Times New Roman" w:hAnsi="Times New Roman" w:cs="Times New Roman"/>
        </w:rPr>
        <w:t>запроса данных</w:t>
      </w:r>
      <w:bookmarkEnd w:id="10"/>
      <w:r w:rsidRPr="00FB1F8B">
        <w:rPr>
          <w:rFonts w:ascii="Times New Roman" w:hAnsi="Times New Roman" w:cs="Times New Roman"/>
        </w:rPr>
        <w:t xml:space="preserve"> </w:t>
      </w:r>
    </w:p>
    <w:p w14:paraId="2CE20143" w14:textId="06CFB36C" w:rsidR="00BF346E" w:rsidRPr="00FB1F8B" w:rsidRDefault="00BF346E" w:rsidP="00FB1F8B">
      <w:pPr>
        <w:pStyle w:val="td"/>
        <w:rPr>
          <w:sz w:val="28"/>
          <w:szCs w:val="28"/>
        </w:rPr>
      </w:pPr>
      <w:r w:rsidRPr="00FB1F8B">
        <w:rPr>
          <w:sz w:val="28"/>
          <w:szCs w:val="28"/>
        </w:rPr>
        <w:t>Перечень схем и адресов запросов представлен в таблице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557"/>
        <w:gridCol w:w="2226"/>
        <w:gridCol w:w="6562"/>
      </w:tblGrid>
      <w:tr w:rsidR="00BF346E" w:rsidRPr="00FB1F8B" w14:paraId="7AE4B9E7" w14:textId="77777777" w:rsidTr="0068545B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380E5609" w14:textId="77777777" w:rsidR="00BF346E" w:rsidRPr="00FB1F8B" w:rsidRDefault="00BF346E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19076E57" w14:textId="77777777" w:rsidR="00BF346E" w:rsidRPr="00FB1F8B" w:rsidRDefault="00BF346E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Наименование WSDL</w:t>
            </w:r>
          </w:p>
        </w:tc>
        <w:tc>
          <w:tcPr>
            <w:tcW w:w="6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4D20B5A1" w14:textId="77777777" w:rsidR="00BF346E" w:rsidRPr="00FB1F8B" w:rsidRDefault="00BF346E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Адрес</w:t>
            </w:r>
          </w:p>
        </w:tc>
      </w:tr>
      <w:tr w:rsidR="00BF346E" w:rsidRPr="006224AB" w14:paraId="61467827" w14:textId="77777777" w:rsidTr="0068545B">
        <w:trPr>
          <w:trHeight w:val="12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B9A5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AC9FA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DOC_WEBI_ZWS_SOUR_DICT.WSDL</w:t>
            </w:r>
          </w:p>
        </w:tc>
        <w:tc>
          <w:tcPr>
            <w:tcW w:w="6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37043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http://sapappl01.dc.mrsk-cp.net:8041/sap/bc/srt/wsdl/flv_10002A101AD1/bndg_url/sap/bc/srt/rfc/sap/zpm_rgis/900/zpm_rgis_test1/zpm_rgis_test1?sap-client=900</w:t>
            </w:r>
          </w:p>
        </w:tc>
      </w:tr>
      <w:tr w:rsidR="00BF346E" w:rsidRPr="006224AB" w14:paraId="2E572640" w14:textId="77777777" w:rsidTr="0068545B">
        <w:trPr>
          <w:trHeight w:val="1132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C6AC0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827E2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6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EE4AA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http://sapappl01.dc.mrsk-cp.net:8041/sap/bc/srt/wsdl/flv_10002A101AD1/bndg_url/sap/bc/srt/rfc/sap/zpm_sour_intg/900/zpm_sour_intg/zpm_sour_intg?sap-client=900</w:t>
            </w:r>
          </w:p>
        </w:tc>
      </w:tr>
      <w:tr w:rsidR="00BF346E" w:rsidRPr="00F81AFE" w14:paraId="26BB0CF8" w14:textId="77777777" w:rsidTr="0068545B">
        <w:trPr>
          <w:trHeight w:val="1262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32C95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226F8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DOC_WEBI_ZPM_RGIS.WSDL</w:t>
            </w:r>
          </w:p>
        </w:tc>
        <w:tc>
          <w:tcPr>
            <w:tcW w:w="6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DE5F0" w14:textId="77777777" w:rsidR="00BF346E" w:rsidRPr="00FB1F8B" w:rsidRDefault="00000000" w:rsidP="005153D1">
            <w:pPr>
              <w:rPr>
                <w:color w:val="000000"/>
                <w:sz w:val="22"/>
                <w:szCs w:val="22"/>
                <w:lang w:val="en-US"/>
              </w:rPr>
            </w:pPr>
            <w:r>
              <w:fldChar w:fldCharType="begin"/>
            </w:r>
            <w:r w:rsidRPr="00CD430F">
              <w:rPr>
                <w:lang w:val="en-US"/>
                <w:rPrChange w:id="11" w:author="Синева Елизавета Олеговна" w:date="2025-03-28T08:16:00Z">
                  <w:rPr/>
                </w:rPrChange>
              </w:rPr>
              <w:instrText>HYPERLINK "http://sapappl01.dc.mrsk-cp.net:8041/sap/bc/srt/wsdl/flv_10002A101AD1/bndg_url/sap/bc/srt/rfc/sap/zpm_rgis/900/zpm_rgis_test1/zpm_rgis_test1?sap-client=900"</w:instrText>
            </w:r>
            <w:r>
              <w:fldChar w:fldCharType="separate"/>
            </w:r>
            <w:r w:rsidR="00BF346E" w:rsidRPr="00FB1F8B">
              <w:rPr>
                <w:color w:val="000000"/>
                <w:sz w:val="22"/>
                <w:szCs w:val="22"/>
                <w:lang w:val="en-US"/>
              </w:rPr>
              <w:t>http://sapappl01.dc.mrsk-cp.net:8041/sap/bc/srt/wsdl/flv_10002A101AD1/bndg_url/sap/bc/srt/rfc/sap/zpm_rgis/900/zpm_rgis_test1/zpm_rgis_test1?sap-client=900</w:t>
            </w:r>
            <w:r>
              <w:rPr>
                <w:color w:val="000000"/>
                <w:sz w:val="22"/>
                <w:szCs w:val="22"/>
                <w:lang w:val="en-US"/>
              </w:rPr>
              <w:fldChar w:fldCharType="end"/>
            </w:r>
          </w:p>
        </w:tc>
      </w:tr>
      <w:tr w:rsidR="00BF346E" w:rsidRPr="00FB1F8B" w14:paraId="30EF7B28" w14:textId="77777777" w:rsidTr="0068545B">
        <w:trPr>
          <w:trHeight w:val="1266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D4555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9B368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ZWS_SOUR_DICT.WSDL</w:t>
            </w:r>
          </w:p>
        </w:tc>
        <w:tc>
          <w:tcPr>
            <w:tcW w:w="6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47B6B" w14:textId="77777777" w:rsidR="00BF346E" w:rsidRPr="00FB1F8B" w:rsidRDefault="00BF346E" w:rsidP="005153D1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http://cirtd.mrsk-1.ru:8074/sap/bc/srt/wsdl/flv_10002A101AD1/bndg_url/sap/bc/srt/rfc/sap/zws_sour_dict/700/zws_sour_dict/zws_sour_dict?sap-client=700</w:t>
            </w:r>
          </w:p>
        </w:tc>
      </w:tr>
    </w:tbl>
    <w:p w14:paraId="199368CC" w14:textId="77777777" w:rsidR="00BF346E" w:rsidRPr="00FB1F8B" w:rsidRDefault="00BF346E" w:rsidP="00FB1F8B">
      <w:pPr>
        <w:pStyle w:val="td"/>
        <w:rPr>
          <w:sz w:val="28"/>
          <w:szCs w:val="28"/>
        </w:rPr>
      </w:pPr>
    </w:p>
    <w:p w14:paraId="01893D91" w14:textId="1C132834" w:rsidR="00BF346E" w:rsidRPr="00FB1F8B" w:rsidRDefault="00BF346E" w:rsidP="00FB1F8B">
      <w:pPr>
        <w:pStyle w:val="td"/>
        <w:rPr>
          <w:sz w:val="28"/>
          <w:szCs w:val="28"/>
        </w:rPr>
      </w:pPr>
      <w:r w:rsidRPr="00FB1F8B">
        <w:rPr>
          <w:sz w:val="28"/>
          <w:szCs w:val="28"/>
        </w:rPr>
        <w:t>Перечень операций представлен в таблице</w:t>
      </w:r>
    </w:p>
    <w:tbl>
      <w:tblPr>
        <w:tblW w:w="7890" w:type="dxa"/>
        <w:tblLook w:val="04A0" w:firstRow="1" w:lastRow="0" w:firstColumn="1" w:lastColumn="0" w:noHBand="0" w:noVBand="1"/>
      </w:tblPr>
      <w:tblGrid>
        <w:gridCol w:w="940"/>
        <w:gridCol w:w="2355"/>
        <w:gridCol w:w="3926"/>
        <w:gridCol w:w="1294"/>
      </w:tblGrid>
      <w:tr w:rsidR="00BF346E" w:rsidRPr="00FB1F8B" w14:paraId="36B16998" w14:textId="77777777" w:rsidTr="00686C87">
        <w:trPr>
          <w:trHeight w:val="30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  <w:hideMark/>
          </w:tcPr>
          <w:p w14:paraId="26B07579" w14:textId="77777777" w:rsidR="00BF346E" w:rsidRPr="00FB1F8B" w:rsidRDefault="00BF346E" w:rsidP="00FB1F8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  <w:hideMark/>
          </w:tcPr>
          <w:p w14:paraId="5A977035" w14:textId="77777777" w:rsidR="00BF346E" w:rsidRPr="00FB1F8B" w:rsidRDefault="00BF346E" w:rsidP="00FB1F8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Наименование операции</w:t>
            </w:r>
          </w:p>
        </w:tc>
        <w:tc>
          <w:tcPr>
            <w:tcW w:w="3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7EB88581" w14:textId="77777777" w:rsidR="00BF346E" w:rsidRPr="00FB1F8B" w:rsidRDefault="00BF346E" w:rsidP="00FB1F8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Наименование WSDL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07E6A76B" w14:textId="77777777" w:rsidR="00BF346E" w:rsidRPr="00FB1F8B" w:rsidRDefault="00BF346E" w:rsidP="00FB1F8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ДЗО</w:t>
            </w:r>
          </w:p>
        </w:tc>
      </w:tr>
      <w:tr w:rsidR="00BF346E" w:rsidRPr="00FB1F8B" w14:paraId="1AF7D598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CCF20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2CF7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ZPM_SOUR_DICT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E2E6C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ZWS_SOUR_DICT.WSDL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7BA6D" w14:textId="2F2C19F2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Центр</w:t>
            </w:r>
            <w:r w:rsidR="008576D7">
              <w:rPr>
                <w:color w:val="000000"/>
                <w:sz w:val="22"/>
                <w:szCs w:val="22"/>
              </w:rPr>
              <w:t>/ЦиП</w:t>
            </w:r>
          </w:p>
        </w:tc>
      </w:tr>
      <w:tr w:rsidR="00BF346E" w:rsidRPr="00FB1F8B" w14:paraId="445C9786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F492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8626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ZpmSourDict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C95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DOC_WEBI_ZWS_SOUR_DICT.WSDL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9965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3453786D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DD5BC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4FE9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ZpmRgisIngrp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F637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DOC_WEBI_ZPM_RGIS.WSDL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243F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27442042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FCAE3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71F6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ZpmSourCodGroups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CDAC9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159D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6E840184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65BA4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69059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ZpmSourDefects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C8437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922AB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010FE683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077C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AF47E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ZpmRgisWerks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5472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DOC_WEBI_ZPM_RGIS.WSDL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E8EFB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0DA23ECB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AF353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98C8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ZpmSourKatalog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32FF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3BB38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307FB888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FB75B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EE1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ZpmSourCodGroups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F752B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CEC9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4E16248E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70622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32032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ZpmSourMara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C97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C0058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07445B3F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4DB4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2BE5F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ZpmSourCabn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DFD07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0F06E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457FECEE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249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01EF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ZpmSourKlah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10D70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D2C79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658A476E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5188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BDE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ZpmSourKo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0530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6B3BE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1761279F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24C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6834B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ZpmSourSklad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930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A25A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008F65F9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B8D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49474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ZpmSourT006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FEE2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FF0A2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5B445C8D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C33F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A0DCD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ZpmSourGroupMaterial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1C25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48F26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742B7553" w14:textId="77777777" w:rsidTr="00686C87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6C74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992C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ZpmSourCrhd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11090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4D84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BF346E" w:rsidRPr="00FB1F8B" w14:paraId="48A6A9B8" w14:textId="77777777" w:rsidTr="000C6189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0F015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23EE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ZpmSourTk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A342E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B6EE" w14:textId="77777777" w:rsidR="00BF346E" w:rsidRPr="00FB1F8B" w:rsidRDefault="00BF346E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  <w:tr w:rsidR="00686C87" w:rsidRPr="00FB1F8B" w14:paraId="1FE6D743" w14:textId="77777777" w:rsidTr="000C6189">
        <w:trPr>
          <w:trHeight w:val="30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E5DA2" w14:textId="3EC95E0A" w:rsidR="00686C87" w:rsidRPr="00FB1F8B" w:rsidRDefault="00686C87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B03A8" w14:textId="5821E194" w:rsidR="00686C87" w:rsidRPr="00FB1F8B" w:rsidRDefault="00686C87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ZpmSourFp</w:t>
            </w:r>
          </w:p>
        </w:tc>
        <w:tc>
          <w:tcPr>
            <w:tcW w:w="3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B80032" w14:textId="47A403AB" w:rsidR="00686C87" w:rsidRPr="00FB1F8B" w:rsidRDefault="00686C87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DOC_WEBI_ZPM_SOUR_INTG.WSDL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C78E6" w14:textId="7A2D8F15" w:rsidR="00686C87" w:rsidRPr="00FB1F8B" w:rsidRDefault="00686C87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ЦиП</w:t>
            </w:r>
          </w:p>
        </w:tc>
      </w:tr>
    </w:tbl>
    <w:p w14:paraId="722DB0F1" w14:textId="69E41351" w:rsidR="009D23BB" w:rsidRPr="00FB1F8B" w:rsidRDefault="009D23BB" w:rsidP="00FB1F8B">
      <w:pPr>
        <w:pStyle w:val="td"/>
        <w:ind w:firstLine="0"/>
        <w:rPr>
          <w:b/>
          <w:bCs/>
          <w:sz w:val="32"/>
          <w:szCs w:val="32"/>
        </w:rPr>
      </w:pPr>
      <w:r w:rsidRPr="00FB1F8B">
        <w:rPr>
          <w:b/>
          <w:bCs/>
          <w:sz w:val="32"/>
          <w:szCs w:val="32"/>
        </w:rPr>
        <w:t xml:space="preserve"> </w:t>
      </w:r>
    </w:p>
    <w:p w14:paraId="0869164F" w14:textId="1684D826" w:rsidR="00526271" w:rsidRPr="00FB1F8B" w:rsidRDefault="00526271" w:rsidP="00FB1F8B">
      <w:pPr>
        <w:pStyle w:val="td"/>
        <w:rPr>
          <w:sz w:val="28"/>
          <w:szCs w:val="28"/>
        </w:rPr>
      </w:pPr>
      <w:r w:rsidRPr="00FB1F8B">
        <w:rPr>
          <w:sz w:val="28"/>
          <w:szCs w:val="28"/>
        </w:rPr>
        <w:lastRenderedPageBreak/>
        <w:t>Перечень очередей представлен в таблице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1669"/>
        <w:gridCol w:w="7676"/>
      </w:tblGrid>
      <w:tr w:rsidR="00526271" w:rsidRPr="00FB1F8B" w14:paraId="2F496846" w14:textId="77777777" w:rsidTr="004253EC">
        <w:trPr>
          <w:trHeight w:val="300"/>
          <w:tblHeader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6A20DCFA" w14:textId="77777777" w:rsidR="00526271" w:rsidRPr="00FB1F8B" w:rsidRDefault="00526271" w:rsidP="004253E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Наименование справочника</w:t>
            </w:r>
          </w:p>
        </w:tc>
        <w:tc>
          <w:tcPr>
            <w:tcW w:w="7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09CA41C2" w14:textId="77777777" w:rsidR="00526271" w:rsidRPr="00FB1F8B" w:rsidRDefault="00526271" w:rsidP="004253E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Наименование очереди</w:t>
            </w:r>
          </w:p>
        </w:tc>
      </w:tr>
      <w:tr w:rsidR="00526271" w:rsidRPr="006224AB" w14:paraId="013108C4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2132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БЕ (филиал)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4C0B0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DZO.TO.ESB.TRANSFERING.DICTONARIES.BE</w:t>
            </w:r>
          </w:p>
        </w:tc>
      </w:tr>
      <w:tr w:rsidR="00526271" w:rsidRPr="00F81AFE" w14:paraId="65E94881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9FF19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Вид объекта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C4F41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DZO.TO.ESB.TRANSFERING.DICTONARIES.TYPES.OF.OBJECT</w:t>
            </w:r>
          </w:p>
        </w:tc>
      </w:tr>
      <w:tr w:rsidR="00526271" w:rsidRPr="00F81AFE" w14:paraId="0DC22A99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F592D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Виды заказа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CE4CC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DZO.TO.ESB.TRANSFERING.DICTONARIES.TYPES.OF.ORDER</w:t>
            </w:r>
          </w:p>
        </w:tc>
      </w:tr>
      <w:tr w:rsidR="00526271" w:rsidRPr="00F81AFE" w14:paraId="4A42098F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8E3CE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Вид работ ТОРО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46D4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DZO.TO.ESB.TRANSFERING.DICTONARIES.TYPES.OF.WORK.TORO</w:t>
            </w:r>
          </w:p>
        </w:tc>
      </w:tr>
      <w:tr w:rsidR="00526271" w:rsidRPr="00F81AFE" w14:paraId="2EE5CAF5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584EB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Виды каталогов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920A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DZO.TO.ESB.TRANSFERING.DICTONARIES.TYPES.OF.CATALOG</w:t>
            </w:r>
          </w:p>
        </w:tc>
      </w:tr>
      <w:tr w:rsidR="00526271" w:rsidRPr="00F81AFE" w14:paraId="20EE32D7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7E641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Группы плановиков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92FDF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DZO.TO.ESB.TRANSFERING.DICTONARIES.GROUPS.OF.PLANNERS</w:t>
            </w:r>
          </w:p>
        </w:tc>
      </w:tr>
      <w:tr w:rsidR="00526271" w:rsidRPr="00F81AFE" w14:paraId="72E27EC3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117C0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Группы кодов дефектов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9230D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DZO.TO.ESB.TRANSFERING.DICTONARIES.GROUPS.OF.DEFECT.CODES</w:t>
            </w:r>
          </w:p>
        </w:tc>
      </w:tr>
      <w:tr w:rsidR="00526271" w:rsidRPr="00F81AFE" w14:paraId="67FE4082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6054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Дефекты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4AFEF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DZO.TO.ESB.TRANSFERING.DICTONARIES.DEFECTS</w:t>
            </w:r>
          </w:p>
        </w:tc>
      </w:tr>
      <w:tr w:rsidR="00526271" w:rsidRPr="00F81AFE" w14:paraId="46C327A0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DAF84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Завод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3313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DZO.TO.ESB.TRANSFERING.DICTONARIES.FACTORY</w:t>
            </w:r>
          </w:p>
        </w:tc>
      </w:tr>
      <w:tr w:rsidR="00526271" w:rsidRPr="00F81AFE" w14:paraId="2C27B3B8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4048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Каталог кодов ТОРО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DD1D5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DZO.TO.ESB.TRANSFERING.DICTONARIES.CODE.CATALOG</w:t>
            </w:r>
          </w:p>
        </w:tc>
      </w:tr>
      <w:tr w:rsidR="00526271" w:rsidRPr="00F81AFE" w14:paraId="7C4DBABF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5D6F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Привязка групп дефектов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18A7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DZO.TO.ESB.TRANSFERING.DICTONARIES.LINKING.GROUPS.OF.DEFECTS</w:t>
            </w:r>
          </w:p>
        </w:tc>
      </w:tr>
      <w:tr w:rsidR="00526271" w:rsidRPr="00F81AFE" w14:paraId="113AD2AD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29CC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Материалы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A4D0D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DZO.TO.ESB.TRANSFERING.DICTONARIES.MATERIALS</w:t>
            </w:r>
          </w:p>
        </w:tc>
      </w:tr>
      <w:tr w:rsidR="00526271" w:rsidRPr="00F81AFE" w14:paraId="6D866AE5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1005B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Производственные участки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75DCD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DZO.TO.ESB.TRANSFERING.DICTONARIES.PRODUCTION.SITES</w:t>
            </w:r>
          </w:p>
        </w:tc>
      </w:tr>
      <w:tr w:rsidR="00526271" w:rsidRPr="00F81AFE" w14:paraId="2214AE57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C2D5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Признаки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257F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DZO.TO.ESB.TRANSFERING.DICTONARIES.SIGNS</w:t>
            </w:r>
          </w:p>
        </w:tc>
      </w:tr>
      <w:tr w:rsidR="00526271" w:rsidRPr="00F81AFE" w14:paraId="398F1330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107C4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Классы КОПО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39A9C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DZO.TO.ESB.TRANSFERING.DICTONARIES.KOPO.CLASSES</w:t>
            </w:r>
          </w:p>
        </w:tc>
      </w:tr>
      <w:tr w:rsidR="00526271" w:rsidRPr="006224AB" w14:paraId="49F68DA0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FDAF9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Классы ТМ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067AF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DZO.TO.ESB.TRANSFERING.DICTONARIES.TM.CLASSES</w:t>
            </w:r>
          </w:p>
        </w:tc>
      </w:tr>
      <w:tr w:rsidR="00526271" w:rsidRPr="00F81AFE" w14:paraId="21A21CD6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3FFEE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Классы ЕО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E07E8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DZO.TO.ESB.TRANSFERING.DICTONARIES.EO.CLASSES</w:t>
            </w:r>
          </w:p>
        </w:tc>
      </w:tr>
      <w:tr w:rsidR="00526271" w:rsidRPr="00F81AFE" w14:paraId="6A21DFF3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8F124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Тип ЕО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7E326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DZO.TO.ESB.TRANSFERING.DICTONARIES.EO.TYPE</w:t>
            </w:r>
          </w:p>
        </w:tc>
      </w:tr>
      <w:tr w:rsidR="00526271" w:rsidRPr="006224AB" w14:paraId="6DE222F1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617E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Тип ТМ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DEE0D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DZO.TO.ESB.TRANSFERING.DICTONARIES.TM.TYPE</w:t>
            </w:r>
          </w:p>
        </w:tc>
      </w:tr>
      <w:tr w:rsidR="00526271" w:rsidRPr="006224AB" w14:paraId="6C7CD2D8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35690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Ключ образца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C9213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DZO.TO.ESB.TRANSFERING.DICTONARIES.SAMPLE.KEY</w:t>
            </w:r>
          </w:p>
        </w:tc>
      </w:tr>
      <w:tr w:rsidR="00526271" w:rsidRPr="00F81AFE" w14:paraId="2D9EA700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1908C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Склад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309E0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DZO.TO.ESB.TRANSFERING.DICTONARIES.WAREHOUSE</w:t>
            </w:r>
          </w:p>
        </w:tc>
      </w:tr>
      <w:tr w:rsidR="00526271" w:rsidRPr="00F81AFE" w14:paraId="6F9C1BBB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96F8F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Единицы измерения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9A281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DZO.TO.ESB.TRANSFERING.DICTONARIES.UNITS.OF.MEASUREMENT</w:t>
            </w:r>
          </w:p>
        </w:tc>
      </w:tr>
      <w:tr w:rsidR="00526271" w:rsidRPr="00F81AFE" w14:paraId="4D199A9E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0D236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Тип соединения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D566F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DZO.TO.ESB.TRANSFERING.DICTONARIES.CONNECTION.TYPE</w:t>
            </w:r>
          </w:p>
        </w:tc>
      </w:tr>
      <w:tr w:rsidR="00526271" w:rsidRPr="00F81AFE" w14:paraId="6D3CC90E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D8560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Управляющие ключи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295E2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DZO.TO.ESB.TRANSFERING.DICTONARIES.CONTROL.KEYS</w:t>
            </w:r>
          </w:p>
        </w:tc>
      </w:tr>
      <w:tr w:rsidR="00526271" w:rsidRPr="00F81AFE" w14:paraId="614A5552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02A4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Группа материалов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41E47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DZO.TO.ESB.TRANSFERING.DICTONARIES.GROUPS.OF.MATERIAL</w:t>
            </w:r>
          </w:p>
        </w:tc>
      </w:tr>
      <w:tr w:rsidR="00526271" w:rsidRPr="00F81AFE" w14:paraId="1B0DE70A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80839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Рабочие места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05FF3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DZO.TO.ESB.TRANSFERING.DICTONARIES.WORK.PLACE</w:t>
            </w:r>
          </w:p>
        </w:tc>
      </w:tr>
      <w:tr w:rsidR="00526271" w:rsidRPr="00F81AFE" w14:paraId="23B905A4" w14:textId="77777777" w:rsidTr="004253EC">
        <w:trPr>
          <w:trHeight w:val="300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52479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Технологические карты </w:t>
            </w:r>
          </w:p>
        </w:tc>
        <w:tc>
          <w:tcPr>
            <w:tcW w:w="7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53ED9" w14:textId="77777777" w:rsidR="00526271" w:rsidRPr="00FB1F8B" w:rsidRDefault="00526271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 xml:space="preserve"> DZO.TO.ESB.TRANSFERING.DICTONARIES.TECH.MAPS</w:t>
            </w:r>
          </w:p>
        </w:tc>
      </w:tr>
      <w:tr w:rsidR="00686C87" w:rsidRPr="00F81AFE" w14:paraId="6B64528B" w14:textId="77777777" w:rsidTr="004253EC">
        <w:trPr>
          <w:trHeight w:val="300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46CB7" w14:textId="02BF8C7F" w:rsidR="00686C87" w:rsidRPr="00FB1F8B" w:rsidRDefault="00686C87" w:rsidP="004253EC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Физические показатели</w:t>
            </w:r>
          </w:p>
        </w:tc>
        <w:tc>
          <w:tcPr>
            <w:tcW w:w="7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BA922" w14:textId="443DA5A1" w:rsidR="00686C87" w:rsidRPr="004253EC" w:rsidRDefault="004253EC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DZO.TO.ESB.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TRANSFERING.DICTONARIES.PHYSICAL.VOLUMES</w:t>
            </w:r>
          </w:p>
        </w:tc>
      </w:tr>
      <w:tr w:rsidR="004253EC" w:rsidRPr="004253EC" w14:paraId="0A953FCF" w14:textId="77777777" w:rsidTr="00F43EFF">
        <w:trPr>
          <w:trHeight w:val="300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39795A4" w14:textId="07E853D0" w:rsidR="004253EC" w:rsidRPr="00FB1F8B" w:rsidRDefault="004253EC" w:rsidP="004253EC">
            <w:pPr>
              <w:rPr>
                <w:color w:val="000000"/>
                <w:sz w:val="22"/>
                <w:szCs w:val="22"/>
              </w:rPr>
            </w:pPr>
            <w:r w:rsidRPr="004253EC">
              <w:rPr>
                <w:color w:val="000000"/>
                <w:sz w:val="22"/>
                <w:szCs w:val="22"/>
              </w:rPr>
              <w:t>Допустимая комбинация типа заказа и вида работ ТОРО</w:t>
            </w:r>
          </w:p>
        </w:tc>
        <w:tc>
          <w:tcPr>
            <w:tcW w:w="7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9548594" w14:textId="4BF60F8F" w:rsidR="004253EC" w:rsidRPr="004253EC" w:rsidRDefault="004253EC" w:rsidP="004253EC">
            <w:pPr>
              <w:rPr>
                <w:color w:val="000000"/>
                <w:sz w:val="22"/>
                <w:szCs w:val="22"/>
              </w:rPr>
            </w:pPr>
            <w:r w:rsidRPr="004253EC">
              <w:rPr>
                <w:color w:val="000000"/>
                <w:sz w:val="22"/>
                <w:szCs w:val="22"/>
                <w:lang w:val="en-US"/>
              </w:rPr>
              <w:t>DZO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TO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ESB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TRANSFERING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DICTONARIES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TYPE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OF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WORK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TO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TYPE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OF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ORDER</w:t>
            </w:r>
            <w:r w:rsidRPr="004253EC">
              <w:rPr>
                <w:color w:val="000000"/>
                <w:sz w:val="22"/>
                <w:szCs w:val="22"/>
              </w:rPr>
              <w:t>.</w:t>
            </w:r>
            <w:r w:rsidRPr="004253EC">
              <w:rPr>
                <w:color w:val="000000"/>
                <w:sz w:val="22"/>
                <w:szCs w:val="22"/>
                <w:lang w:val="en-US"/>
              </w:rPr>
              <w:t>MATCHING</w:t>
            </w:r>
          </w:p>
        </w:tc>
      </w:tr>
      <w:tr w:rsidR="004253EC" w:rsidRPr="006224AB" w14:paraId="4ED52E57" w14:textId="77777777" w:rsidTr="00F43EFF">
        <w:trPr>
          <w:trHeight w:val="300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0665B83" w14:textId="41801F5C" w:rsidR="004253EC" w:rsidRPr="00FB1F8B" w:rsidRDefault="004253EC" w:rsidP="004253EC">
            <w:pPr>
              <w:rPr>
                <w:color w:val="000000"/>
                <w:sz w:val="22"/>
                <w:szCs w:val="22"/>
              </w:rPr>
            </w:pPr>
            <w:r w:rsidRPr="004253EC">
              <w:rPr>
                <w:color w:val="000000"/>
                <w:sz w:val="22"/>
                <w:szCs w:val="22"/>
              </w:rPr>
              <w:lastRenderedPageBreak/>
              <w:t>Виды работ к ключу образца</w:t>
            </w:r>
          </w:p>
        </w:tc>
        <w:tc>
          <w:tcPr>
            <w:tcW w:w="7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1D18B2E" w14:textId="72D91CF3" w:rsidR="004253EC" w:rsidRPr="004253EC" w:rsidRDefault="004253EC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4253EC">
              <w:rPr>
                <w:color w:val="000000"/>
                <w:sz w:val="22"/>
                <w:szCs w:val="22"/>
                <w:lang w:val="en-US"/>
              </w:rPr>
              <w:t>DZO.TO.ESB.TRANSFERING.DICTONARIES.TYPE.OF.WORK.TO.SAMPLE.KEY.MATCHING</w:t>
            </w:r>
          </w:p>
        </w:tc>
      </w:tr>
      <w:tr w:rsidR="004253EC" w:rsidRPr="006224AB" w14:paraId="09C291AA" w14:textId="77777777" w:rsidTr="00F43EFF">
        <w:trPr>
          <w:trHeight w:val="300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66FFAB2" w14:textId="6DD761FA" w:rsidR="004253EC" w:rsidRPr="00FB1F8B" w:rsidRDefault="004253EC" w:rsidP="004253EC">
            <w:pPr>
              <w:rPr>
                <w:color w:val="000000"/>
                <w:sz w:val="22"/>
                <w:szCs w:val="22"/>
              </w:rPr>
            </w:pPr>
            <w:r w:rsidRPr="004253EC">
              <w:rPr>
                <w:color w:val="000000"/>
                <w:sz w:val="22"/>
                <w:szCs w:val="22"/>
              </w:rPr>
              <w:t>Соответствие ключей образца и ТМ (опора, пролет)</w:t>
            </w:r>
          </w:p>
        </w:tc>
        <w:tc>
          <w:tcPr>
            <w:tcW w:w="7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0F17281" w14:textId="525E0F57" w:rsidR="004253EC" w:rsidRPr="004253EC" w:rsidRDefault="004253EC" w:rsidP="004253EC">
            <w:pPr>
              <w:rPr>
                <w:color w:val="000000"/>
                <w:sz w:val="22"/>
                <w:szCs w:val="22"/>
                <w:lang w:val="en-US"/>
              </w:rPr>
            </w:pPr>
            <w:r w:rsidRPr="004253EC">
              <w:rPr>
                <w:color w:val="000000"/>
                <w:sz w:val="22"/>
                <w:szCs w:val="22"/>
                <w:lang w:val="en-US"/>
              </w:rPr>
              <w:t>DZO.TO.ESB.TRANSFERING.DICTONARIES.TYPE.OF.ORDER.TO.SAMPLE.KEY.MATCHING</w:t>
            </w:r>
          </w:p>
        </w:tc>
      </w:tr>
    </w:tbl>
    <w:p w14:paraId="00C603C5" w14:textId="77777777" w:rsidR="00526271" w:rsidRPr="004253EC" w:rsidRDefault="00526271" w:rsidP="00FB1F8B">
      <w:pPr>
        <w:pStyle w:val="td"/>
        <w:ind w:firstLine="0"/>
        <w:rPr>
          <w:b/>
          <w:bCs/>
          <w:sz w:val="32"/>
          <w:szCs w:val="32"/>
          <w:lang w:val="en-US"/>
        </w:rPr>
      </w:pPr>
    </w:p>
    <w:p w14:paraId="4173A3B0" w14:textId="77777777" w:rsidR="00DC0836" w:rsidRPr="00FB1F8B" w:rsidRDefault="00DC0836" w:rsidP="00FB1F8B">
      <w:pPr>
        <w:pStyle w:val="tdlevel13"/>
        <w:rPr>
          <w:rFonts w:ascii="Times New Roman" w:hAnsi="Times New Roman" w:cs="Times New Roman"/>
        </w:rPr>
      </w:pPr>
      <w:bookmarkStart w:id="12" w:name="_Toc151245215"/>
      <w:r w:rsidRPr="00FB1F8B">
        <w:rPr>
          <w:rFonts w:ascii="Times New Roman" w:hAnsi="Times New Roman" w:cs="Times New Roman"/>
        </w:rPr>
        <w:lastRenderedPageBreak/>
        <w:t>Описание интеграционного потока</w:t>
      </w:r>
      <w:bookmarkEnd w:id="12"/>
    </w:p>
    <w:p w14:paraId="0C5B762D" w14:textId="3CA7A5A3" w:rsidR="00DC0836" w:rsidRPr="00FB1F8B" w:rsidRDefault="00DC0836" w:rsidP="00FB1F8B">
      <w:pPr>
        <w:pStyle w:val="td"/>
        <w:ind w:firstLine="142"/>
      </w:pPr>
      <w:r w:rsidRPr="00FB1F8B">
        <w:t>Описание интеграционного потока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C0836" w:rsidRPr="00FB1F8B" w14:paraId="0414B323" w14:textId="77777777" w:rsidTr="00205693">
        <w:trPr>
          <w:trHeight w:val="573"/>
        </w:trPr>
        <w:tc>
          <w:tcPr>
            <w:tcW w:w="186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077C572" w14:textId="308A5ED8" w:rsidR="00DC0836" w:rsidRPr="00FB1F8B" w:rsidRDefault="00DC0836" w:rsidP="00FB1F8B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Описание</w:t>
            </w:r>
          </w:p>
        </w:tc>
        <w:tc>
          <w:tcPr>
            <w:tcW w:w="186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DDE5E03" w14:textId="5C2FAEAD" w:rsidR="00DC0836" w:rsidRPr="00FB1F8B" w:rsidRDefault="00DC0836" w:rsidP="00FB1F8B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ИС источник</w:t>
            </w:r>
          </w:p>
        </w:tc>
        <w:tc>
          <w:tcPr>
            <w:tcW w:w="186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C96A63" w14:textId="0EE0E474" w:rsidR="00DC0836" w:rsidRPr="00FB1F8B" w:rsidRDefault="00DC0836" w:rsidP="00FB1F8B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Формат отправки</w:t>
            </w:r>
          </w:p>
        </w:tc>
        <w:tc>
          <w:tcPr>
            <w:tcW w:w="186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80334E0" w14:textId="1FE7F101" w:rsidR="00DC0836" w:rsidRPr="00FB1F8B" w:rsidRDefault="00DC0836" w:rsidP="00FB1F8B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ИС приёмник</w:t>
            </w:r>
          </w:p>
        </w:tc>
        <w:tc>
          <w:tcPr>
            <w:tcW w:w="186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105834" w14:textId="737E1097" w:rsidR="00DC0836" w:rsidRPr="00FB1F8B" w:rsidRDefault="00DC0836" w:rsidP="00FB1F8B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Формат приёма</w:t>
            </w:r>
          </w:p>
        </w:tc>
      </w:tr>
      <w:tr w:rsidR="00DC0836" w:rsidRPr="00FB1F8B" w14:paraId="145E3A82" w14:textId="77777777" w:rsidTr="005153D1">
        <w:tc>
          <w:tcPr>
            <w:tcW w:w="1869" w:type="dxa"/>
            <w:tcBorders>
              <w:top w:val="double" w:sz="4" w:space="0" w:color="auto"/>
            </w:tcBorders>
            <w:vAlign w:val="center"/>
          </w:tcPr>
          <w:p w14:paraId="2928FD17" w14:textId="66DB2C58" w:rsidR="00DC0836" w:rsidRPr="00FB1F8B" w:rsidRDefault="00DC0836" w:rsidP="005153D1">
            <w:pPr>
              <w:pStyle w:val="td"/>
              <w:ind w:firstLine="142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 xml:space="preserve">Передача статических данных НСИ из SAP в БД СОУР </w:t>
            </w:r>
          </w:p>
        </w:tc>
        <w:tc>
          <w:tcPr>
            <w:tcW w:w="1869" w:type="dxa"/>
            <w:tcBorders>
              <w:top w:val="double" w:sz="4" w:space="0" w:color="auto"/>
            </w:tcBorders>
            <w:vAlign w:val="center"/>
          </w:tcPr>
          <w:p w14:paraId="248217C0" w14:textId="43B484D5" w:rsidR="00DC0836" w:rsidRPr="00FB1F8B" w:rsidRDefault="00DC0836" w:rsidP="005153D1">
            <w:pPr>
              <w:pStyle w:val="td"/>
              <w:ind w:firstLine="142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 xml:space="preserve">SAP </w:t>
            </w:r>
          </w:p>
        </w:tc>
        <w:tc>
          <w:tcPr>
            <w:tcW w:w="1869" w:type="dxa"/>
            <w:tcBorders>
              <w:top w:val="double" w:sz="4" w:space="0" w:color="auto"/>
            </w:tcBorders>
            <w:vAlign w:val="center"/>
          </w:tcPr>
          <w:p w14:paraId="2DD5E3AA" w14:textId="3AF42822" w:rsidR="00DC0836" w:rsidRPr="00FB1F8B" w:rsidRDefault="00DC0836" w:rsidP="005153D1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SOAP/XML</w:t>
            </w:r>
          </w:p>
        </w:tc>
        <w:tc>
          <w:tcPr>
            <w:tcW w:w="1869" w:type="dxa"/>
            <w:tcBorders>
              <w:top w:val="double" w:sz="4" w:space="0" w:color="auto"/>
            </w:tcBorders>
            <w:vAlign w:val="center"/>
          </w:tcPr>
          <w:p w14:paraId="018BAC1B" w14:textId="7EE1636C" w:rsidR="00DC0836" w:rsidRPr="00FB1F8B" w:rsidRDefault="00DC0836" w:rsidP="005153D1">
            <w:pPr>
              <w:pStyle w:val="td"/>
              <w:ind w:firstLine="142"/>
              <w:jc w:val="left"/>
              <w:rPr>
                <w:sz w:val="22"/>
                <w:szCs w:val="22"/>
                <w:lang w:val="en-US"/>
              </w:rPr>
            </w:pPr>
            <w:r w:rsidRPr="00FB1F8B">
              <w:rPr>
                <w:sz w:val="22"/>
                <w:szCs w:val="22"/>
              </w:rPr>
              <w:t>БД</w:t>
            </w:r>
            <w:r w:rsidRPr="00FB1F8B">
              <w:rPr>
                <w:sz w:val="22"/>
                <w:szCs w:val="22"/>
                <w:lang w:val="en-US"/>
              </w:rPr>
              <w:t xml:space="preserve"> PostgreSQL </w:t>
            </w:r>
            <w:r w:rsidRPr="00FB1F8B">
              <w:rPr>
                <w:sz w:val="22"/>
                <w:szCs w:val="22"/>
              </w:rPr>
              <w:t>СОУР</w:t>
            </w:r>
          </w:p>
        </w:tc>
        <w:tc>
          <w:tcPr>
            <w:tcW w:w="1869" w:type="dxa"/>
            <w:tcBorders>
              <w:top w:val="double" w:sz="4" w:space="0" w:color="auto"/>
            </w:tcBorders>
            <w:vAlign w:val="center"/>
          </w:tcPr>
          <w:p w14:paraId="5CD78028" w14:textId="77777777" w:rsidR="00DC0836" w:rsidRPr="00FB1F8B" w:rsidRDefault="00DC0836" w:rsidP="005153D1">
            <w:pPr>
              <w:pStyle w:val="td"/>
              <w:ind w:firstLine="142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postgreSQL /</w:t>
            </w:r>
          </w:p>
          <w:p w14:paraId="665635E3" w14:textId="404611AD" w:rsidR="00DC0836" w:rsidRPr="00FB1F8B" w:rsidRDefault="00DC0836" w:rsidP="005153D1">
            <w:pPr>
              <w:pStyle w:val="td"/>
              <w:ind w:firstLine="0"/>
              <w:jc w:val="left"/>
              <w:rPr>
                <w:sz w:val="22"/>
                <w:szCs w:val="22"/>
              </w:rPr>
            </w:pPr>
            <w:r w:rsidRPr="00FB1F8B">
              <w:rPr>
                <w:sz w:val="22"/>
                <w:szCs w:val="22"/>
              </w:rPr>
              <w:t>Запись в БД</w:t>
            </w:r>
          </w:p>
        </w:tc>
      </w:tr>
    </w:tbl>
    <w:p w14:paraId="250875AD" w14:textId="77777777" w:rsidR="00DC0836" w:rsidRPr="00FB1F8B" w:rsidRDefault="00DC0836" w:rsidP="00FB1F8B">
      <w:pPr>
        <w:pStyle w:val="td"/>
        <w:ind w:firstLine="142"/>
      </w:pPr>
    </w:p>
    <w:p w14:paraId="5413BA39" w14:textId="77777777" w:rsidR="00EC76DC" w:rsidRPr="00FB1F8B" w:rsidRDefault="00EC76DC" w:rsidP="00FB1F8B">
      <w:pPr>
        <w:pStyle w:val="td"/>
        <w:ind w:firstLine="142"/>
      </w:pPr>
    </w:p>
    <w:p w14:paraId="7BEF639A" w14:textId="77777777" w:rsidR="00EC76DC" w:rsidRPr="00FB1F8B" w:rsidRDefault="00EC76DC" w:rsidP="00FB1F8B">
      <w:pPr>
        <w:pStyle w:val="td"/>
        <w:ind w:firstLine="142"/>
      </w:pPr>
    </w:p>
    <w:p w14:paraId="24C8B740" w14:textId="13DC0D1A" w:rsidR="00EC76DC" w:rsidRPr="00FB1F8B" w:rsidRDefault="00EC76DC" w:rsidP="00FB1F8B">
      <w:pPr>
        <w:pStyle w:val="td"/>
        <w:ind w:firstLine="142"/>
        <w:sectPr w:rsidR="00EC76DC" w:rsidRPr="00FB1F8B" w:rsidSect="00686C87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7BFE68F" w14:textId="1F6BF512" w:rsidR="007F7750" w:rsidRPr="00FB1F8B" w:rsidRDefault="007F7750" w:rsidP="00FB1F8B">
      <w:pPr>
        <w:pStyle w:val="tdlevel13"/>
        <w:rPr>
          <w:rFonts w:ascii="Times New Roman" w:hAnsi="Times New Roman" w:cs="Times New Roman"/>
        </w:rPr>
      </w:pPr>
      <w:bookmarkStart w:id="13" w:name="_Toc151245216"/>
      <w:r w:rsidRPr="00FB1F8B">
        <w:rPr>
          <w:rFonts w:ascii="Times New Roman" w:hAnsi="Times New Roman" w:cs="Times New Roman"/>
        </w:rPr>
        <w:lastRenderedPageBreak/>
        <w:t>Атрибутивный состав полей</w:t>
      </w:r>
      <w:bookmarkEnd w:id="13"/>
    </w:p>
    <w:p w14:paraId="723CBED9" w14:textId="2FA51A12" w:rsidR="00526271" w:rsidRPr="00FB1F8B" w:rsidRDefault="00526271" w:rsidP="00FB1F8B">
      <w:pPr>
        <w:ind w:firstLine="851"/>
      </w:pPr>
      <w:r w:rsidRPr="00FB1F8B">
        <w:t>В каждой таблице формируются поля:</w:t>
      </w:r>
    </w:p>
    <w:p w14:paraId="0217D5F4" w14:textId="77777777" w:rsidR="00526271" w:rsidRPr="00FB1F8B" w:rsidRDefault="00526271" w:rsidP="00FB1F8B">
      <w:pPr>
        <w:ind w:firstLine="851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2268"/>
        <w:gridCol w:w="4820"/>
      </w:tblGrid>
      <w:tr w:rsidR="00526271" w:rsidRPr="00FB1F8B" w14:paraId="4F70DA56" w14:textId="65FD0171" w:rsidTr="0068545B">
        <w:tc>
          <w:tcPr>
            <w:tcW w:w="846" w:type="dxa"/>
            <w:shd w:val="clear" w:color="auto" w:fill="E7E6E6" w:themeFill="background2"/>
          </w:tcPr>
          <w:p w14:paraId="1D4C1AB3" w14:textId="4A970836" w:rsidR="00526271" w:rsidRPr="00FB1F8B" w:rsidRDefault="00526271" w:rsidP="00FB1F8B">
            <w:pPr>
              <w:rPr>
                <w:b/>
                <w:bCs/>
              </w:rPr>
            </w:pPr>
            <w:r w:rsidRPr="00FB1F8B">
              <w:rPr>
                <w:b/>
                <w:bCs/>
              </w:rPr>
              <w:t>№ п/п</w:t>
            </w:r>
          </w:p>
        </w:tc>
        <w:tc>
          <w:tcPr>
            <w:tcW w:w="2551" w:type="dxa"/>
            <w:shd w:val="clear" w:color="auto" w:fill="E7E6E6" w:themeFill="background2"/>
          </w:tcPr>
          <w:p w14:paraId="0BA8FFED" w14:textId="7DA0A3CA" w:rsidR="00526271" w:rsidRPr="00FB1F8B" w:rsidRDefault="00526271" w:rsidP="00FB1F8B">
            <w:pPr>
              <w:rPr>
                <w:b/>
                <w:bCs/>
              </w:rPr>
            </w:pPr>
            <w:r w:rsidRPr="00FB1F8B">
              <w:rPr>
                <w:b/>
                <w:bCs/>
              </w:rPr>
              <w:t>Наименование поля</w:t>
            </w:r>
          </w:p>
        </w:tc>
        <w:tc>
          <w:tcPr>
            <w:tcW w:w="2268" w:type="dxa"/>
            <w:shd w:val="clear" w:color="auto" w:fill="E7E6E6" w:themeFill="background2"/>
          </w:tcPr>
          <w:p w14:paraId="6D6ED1BB" w14:textId="6B871769" w:rsidR="00526271" w:rsidRPr="00FB1F8B" w:rsidRDefault="00526271" w:rsidP="00FB1F8B">
            <w:pPr>
              <w:rPr>
                <w:b/>
                <w:bCs/>
              </w:rPr>
            </w:pPr>
            <w:r w:rsidRPr="00FB1F8B">
              <w:rPr>
                <w:b/>
                <w:bCs/>
              </w:rPr>
              <w:t>Тип данных</w:t>
            </w:r>
          </w:p>
        </w:tc>
        <w:tc>
          <w:tcPr>
            <w:tcW w:w="4820" w:type="dxa"/>
            <w:shd w:val="clear" w:color="auto" w:fill="E7E6E6" w:themeFill="background2"/>
          </w:tcPr>
          <w:p w14:paraId="362D28D0" w14:textId="158ADE0E" w:rsidR="00526271" w:rsidRPr="00FB1F8B" w:rsidRDefault="00526271" w:rsidP="00FB1F8B">
            <w:pPr>
              <w:rPr>
                <w:b/>
                <w:bCs/>
              </w:rPr>
            </w:pPr>
            <w:r w:rsidRPr="00FB1F8B">
              <w:rPr>
                <w:b/>
                <w:bCs/>
              </w:rPr>
              <w:t>Правило формирования</w:t>
            </w:r>
          </w:p>
        </w:tc>
      </w:tr>
      <w:tr w:rsidR="00526271" w:rsidRPr="00FB1F8B" w14:paraId="19476C23" w14:textId="7D838874" w:rsidTr="005153D1">
        <w:tc>
          <w:tcPr>
            <w:tcW w:w="846" w:type="dxa"/>
            <w:vAlign w:val="center"/>
          </w:tcPr>
          <w:p w14:paraId="3774E232" w14:textId="74889C80" w:rsidR="00526271" w:rsidRPr="00FB1F8B" w:rsidRDefault="00526271" w:rsidP="005153D1">
            <w:r w:rsidRPr="00FB1F8B">
              <w:t>1</w:t>
            </w:r>
          </w:p>
        </w:tc>
        <w:tc>
          <w:tcPr>
            <w:tcW w:w="2551" w:type="dxa"/>
            <w:vAlign w:val="center"/>
          </w:tcPr>
          <w:p w14:paraId="1A16608C" w14:textId="38A62BB8" w:rsidR="00526271" w:rsidRPr="00FB1F8B" w:rsidRDefault="00526271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id</w:t>
            </w:r>
          </w:p>
        </w:tc>
        <w:tc>
          <w:tcPr>
            <w:tcW w:w="2268" w:type="dxa"/>
            <w:vAlign w:val="center"/>
          </w:tcPr>
          <w:p w14:paraId="6782A02A" w14:textId="0E363A64" w:rsidR="00526271" w:rsidRPr="00FB1F8B" w:rsidRDefault="00526271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integer</w:t>
            </w:r>
          </w:p>
        </w:tc>
        <w:tc>
          <w:tcPr>
            <w:tcW w:w="4820" w:type="dxa"/>
            <w:vAlign w:val="center"/>
          </w:tcPr>
          <w:p w14:paraId="3A16C2A0" w14:textId="3770DA99" w:rsidR="00526271" w:rsidRPr="00FB1F8B" w:rsidRDefault="00526271" w:rsidP="005153D1">
            <w:r w:rsidRPr="00FB1F8B">
              <w:t>SERIAL PRIMARY KEY</w:t>
            </w:r>
          </w:p>
        </w:tc>
      </w:tr>
      <w:tr w:rsidR="00526271" w:rsidRPr="00FB1F8B" w14:paraId="7547165A" w14:textId="163550F7" w:rsidTr="005153D1">
        <w:tc>
          <w:tcPr>
            <w:tcW w:w="846" w:type="dxa"/>
            <w:vAlign w:val="center"/>
          </w:tcPr>
          <w:p w14:paraId="640C3E60" w14:textId="37E8DF46" w:rsidR="00526271" w:rsidRPr="00FB1F8B" w:rsidRDefault="00526271" w:rsidP="005153D1">
            <w:r w:rsidRPr="00FB1F8B">
              <w:t>2</w:t>
            </w:r>
          </w:p>
        </w:tc>
        <w:tc>
          <w:tcPr>
            <w:tcW w:w="2551" w:type="dxa"/>
            <w:vAlign w:val="center"/>
          </w:tcPr>
          <w:p w14:paraId="44C1C38A" w14:textId="3F9EECF5" w:rsidR="00526271" w:rsidRPr="00FB1F8B" w:rsidRDefault="00526271" w:rsidP="005153D1">
            <w:r w:rsidRPr="00FB1F8B">
              <w:t>source_platform</w:t>
            </w:r>
          </w:p>
        </w:tc>
        <w:tc>
          <w:tcPr>
            <w:tcW w:w="2268" w:type="dxa"/>
            <w:vAlign w:val="center"/>
          </w:tcPr>
          <w:p w14:paraId="587756BB" w14:textId="1D6F4654" w:rsidR="00526271" w:rsidRPr="00FB1F8B" w:rsidRDefault="00526271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text</w:t>
            </w:r>
          </w:p>
        </w:tc>
        <w:tc>
          <w:tcPr>
            <w:tcW w:w="4820" w:type="dxa"/>
            <w:vAlign w:val="center"/>
          </w:tcPr>
          <w:p w14:paraId="166FC93B" w14:textId="35AFE879" w:rsidR="00526271" w:rsidRPr="00FB1F8B" w:rsidRDefault="00526271" w:rsidP="005153D1">
            <w:pPr>
              <w:rPr>
                <w:lang w:val="en-US"/>
              </w:rPr>
            </w:pPr>
            <w:r w:rsidRPr="00FB1F8B">
              <w:t>Код ДЗО (</w:t>
            </w:r>
            <w:r w:rsidRPr="00FB1F8B">
              <w:rPr>
                <w:lang w:val="en-US"/>
              </w:rPr>
              <w:t>cip, centr)</w:t>
            </w:r>
          </w:p>
        </w:tc>
      </w:tr>
      <w:tr w:rsidR="00526271" w:rsidRPr="00FB1F8B" w14:paraId="557555CF" w14:textId="77777777" w:rsidTr="005153D1">
        <w:tc>
          <w:tcPr>
            <w:tcW w:w="846" w:type="dxa"/>
            <w:vAlign w:val="center"/>
          </w:tcPr>
          <w:p w14:paraId="29355EB8" w14:textId="1169D0D3" w:rsidR="00526271" w:rsidRPr="00FB1F8B" w:rsidRDefault="00526271" w:rsidP="005153D1">
            <w:r w:rsidRPr="00FB1F8B">
              <w:t>3</w:t>
            </w:r>
          </w:p>
        </w:tc>
        <w:tc>
          <w:tcPr>
            <w:tcW w:w="2551" w:type="dxa"/>
            <w:vAlign w:val="center"/>
          </w:tcPr>
          <w:p w14:paraId="7F7F7CCD" w14:textId="0F90A162" w:rsidR="00526271" w:rsidRPr="00FB1F8B" w:rsidRDefault="00526271" w:rsidP="005153D1">
            <w:r w:rsidRPr="00FB1F8B">
              <w:t>integration_entity_id</w:t>
            </w:r>
          </w:p>
        </w:tc>
        <w:tc>
          <w:tcPr>
            <w:tcW w:w="2268" w:type="dxa"/>
            <w:vAlign w:val="center"/>
          </w:tcPr>
          <w:p w14:paraId="58E3BB02" w14:textId="020D6E22" w:rsidR="00526271" w:rsidRPr="00FB1F8B" w:rsidRDefault="00526271" w:rsidP="005153D1">
            <w:r w:rsidRPr="00FB1F8B">
              <w:rPr>
                <w:lang w:val="en-US"/>
              </w:rPr>
              <w:t>text</w:t>
            </w:r>
          </w:p>
        </w:tc>
        <w:tc>
          <w:tcPr>
            <w:tcW w:w="4820" w:type="dxa"/>
            <w:vAlign w:val="center"/>
          </w:tcPr>
          <w:p w14:paraId="338A2334" w14:textId="092A6BFA" w:rsidR="00526271" w:rsidRPr="00FB1F8B" w:rsidRDefault="00526271" w:rsidP="005153D1">
            <w:r w:rsidRPr="00FB1F8B">
              <w:rPr>
                <w:lang w:val="en-US"/>
              </w:rPr>
              <w:t>Id</w:t>
            </w:r>
            <w:r w:rsidRPr="00FB1F8B">
              <w:t xml:space="preserve"> </w:t>
            </w:r>
            <w:r w:rsidR="00152367" w:rsidRPr="00FB1F8B">
              <w:t>словаря</w:t>
            </w:r>
            <w:r w:rsidRPr="00FB1F8B">
              <w:t xml:space="preserve"> источника</w:t>
            </w:r>
          </w:p>
        </w:tc>
      </w:tr>
      <w:tr w:rsidR="00347456" w:rsidRPr="00FB1F8B" w14:paraId="0B7A9A17" w14:textId="77777777" w:rsidTr="005153D1">
        <w:tc>
          <w:tcPr>
            <w:tcW w:w="846" w:type="dxa"/>
            <w:vAlign w:val="center"/>
          </w:tcPr>
          <w:p w14:paraId="6F0B0C15" w14:textId="79762491" w:rsidR="00347456" w:rsidRPr="00FB1F8B" w:rsidRDefault="00347456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4</w:t>
            </w:r>
          </w:p>
        </w:tc>
        <w:tc>
          <w:tcPr>
            <w:tcW w:w="2551" w:type="dxa"/>
            <w:vAlign w:val="center"/>
          </w:tcPr>
          <w:p w14:paraId="15DB7505" w14:textId="21E3B1CF" w:rsidR="00347456" w:rsidRPr="00FB1F8B" w:rsidRDefault="00347456" w:rsidP="005153D1">
            <w:pPr>
              <w:rPr>
                <w:lang w:val="en-US"/>
              </w:rPr>
            </w:pPr>
            <w:r w:rsidRPr="00FB1F8B">
              <w:t>integration_entity</w:t>
            </w:r>
            <w:r w:rsidRPr="00FB1F8B">
              <w:rPr>
                <w:lang w:val="en-US"/>
              </w:rPr>
              <w:t>_code</w:t>
            </w:r>
          </w:p>
        </w:tc>
        <w:tc>
          <w:tcPr>
            <w:tcW w:w="2268" w:type="dxa"/>
            <w:vAlign w:val="center"/>
          </w:tcPr>
          <w:p w14:paraId="1F25102B" w14:textId="0B104413" w:rsidR="00347456" w:rsidRPr="00FB1F8B" w:rsidRDefault="00347456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text</w:t>
            </w:r>
          </w:p>
        </w:tc>
        <w:tc>
          <w:tcPr>
            <w:tcW w:w="4820" w:type="dxa"/>
            <w:vAlign w:val="center"/>
          </w:tcPr>
          <w:p w14:paraId="6BEA02CE" w14:textId="59244BE1" w:rsidR="00347456" w:rsidRPr="00FB1F8B" w:rsidRDefault="00B242B4" w:rsidP="005153D1">
            <w:r w:rsidRPr="00FB1F8B">
              <w:rPr>
                <w:lang w:val="en-US"/>
              </w:rPr>
              <w:t>F</w:t>
            </w:r>
            <w:r w:rsidR="00347456" w:rsidRPr="00FB1F8B">
              <w:rPr>
                <w:lang w:val="en-US"/>
              </w:rPr>
              <w:t>K</w:t>
            </w:r>
            <w:r w:rsidR="00347456" w:rsidRPr="00FB1F8B">
              <w:t xml:space="preserve"> сущности источника в системе источника</w:t>
            </w:r>
          </w:p>
        </w:tc>
      </w:tr>
      <w:tr w:rsidR="00526271" w:rsidRPr="00F81AFE" w14:paraId="063167B6" w14:textId="5987AA6F" w:rsidTr="005153D1">
        <w:tc>
          <w:tcPr>
            <w:tcW w:w="846" w:type="dxa"/>
            <w:vAlign w:val="center"/>
          </w:tcPr>
          <w:p w14:paraId="43317368" w14:textId="40D02773" w:rsidR="00526271" w:rsidRPr="00FB1F8B" w:rsidRDefault="005153D1" w:rsidP="005153D1">
            <w:r>
              <w:t>5</w:t>
            </w:r>
          </w:p>
        </w:tc>
        <w:tc>
          <w:tcPr>
            <w:tcW w:w="2551" w:type="dxa"/>
            <w:vAlign w:val="center"/>
          </w:tcPr>
          <w:p w14:paraId="5B25283C" w14:textId="76488946" w:rsidR="00526271" w:rsidRPr="00FB1F8B" w:rsidRDefault="00526271" w:rsidP="005153D1">
            <w:r w:rsidRPr="00FB1F8B">
              <w:rPr>
                <w:lang w:val="en-US"/>
              </w:rPr>
              <w:t>i</w:t>
            </w:r>
            <w:r w:rsidRPr="00FB1F8B">
              <w:t>ntegration_code</w:t>
            </w:r>
          </w:p>
        </w:tc>
        <w:tc>
          <w:tcPr>
            <w:tcW w:w="2268" w:type="dxa"/>
            <w:vAlign w:val="center"/>
          </w:tcPr>
          <w:p w14:paraId="3B855C44" w14:textId="418DB4D4" w:rsidR="00526271" w:rsidRPr="00FB1F8B" w:rsidRDefault="00526271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text</w:t>
            </w:r>
          </w:p>
        </w:tc>
        <w:tc>
          <w:tcPr>
            <w:tcW w:w="4820" w:type="dxa"/>
            <w:vAlign w:val="center"/>
          </w:tcPr>
          <w:p w14:paraId="612C2402" w14:textId="3AA738AA" w:rsidR="00526271" w:rsidRPr="00FB1F8B" w:rsidRDefault="00526271" w:rsidP="005153D1">
            <w:pPr>
              <w:rPr>
                <w:lang w:val="en-US"/>
              </w:rPr>
            </w:pPr>
            <w:r w:rsidRPr="00FB1F8B">
              <w:t>Составное</w:t>
            </w:r>
            <w:r w:rsidRPr="00FB1F8B">
              <w:rPr>
                <w:lang w:val="en-US"/>
              </w:rPr>
              <w:t xml:space="preserve"> </w:t>
            </w:r>
            <w:r w:rsidRPr="00FB1F8B">
              <w:t>поле</w:t>
            </w:r>
            <w:r w:rsidRPr="00FB1F8B">
              <w:rPr>
                <w:lang w:val="en-US"/>
              </w:rPr>
              <w:t xml:space="preserve"> </w:t>
            </w:r>
            <w:r w:rsidRPr="00FB1F8B">
              <w:t>формируется</w:t>
            </w:r>
            <w:r w:rsidRPr="00FB1F8B">
              <w:rPr>
                <w:lang w:val="en-US"/>
              </w:rPr>
              <w:t xml:space="preserve"> </w:t>
            </w:r>
            <w:r w:rsidRPr="00FB1F8B">
              <w:t>как</w:t>
            </w:r>
            <w:r w:rsidRPr="00FB1F8B">
              <w:rPr>
                <w:lang w:val="en-US"/>
              </w:rPr>
              <w:t>:</w:t>
            </w:r>
          </w:p>
          <w:p w14:paraId="44A24189" w14:textId="7BD370B2" w:rsidR="00526271" w:rsidRPr="00FB1F8B" w:rsidRDefault="00526271" w:rsidP="005153D1">
            <w:pPr>
              <w:rPr>
                <w:lang w:val="en-US"/>
              </w:rPr>
            </w:pPr>
            <w:r w:rsidRPr="00FB1F8B">
              <w:rPr>
                <w:lang w:val="en-US"/>
              </w:rPr>
              <w:t>‘source_platform</w:t>
            </w:r>
            <w:r w:rsidR="00B242B4" w:rsidRPr="00FB1F8B">
              <w:rPr>
                <w:lang w:val="en-US"/>
              </w:rPr>
              <w:t>’ + ’&amp;’ +</w:t>
            </w:r>
            <w:r w:rsidRPr="00FB1F8B">
              <w:rPr>
                <w:lang w:val="en-US"/>
              </w:rPr>
              <w:t xml:space="preserve"> </w:t>
            </w:r>
            <w:r w:rsidR="00B242B4" w:rsidRPr="00FB1F8B">
              <w:rPr>
                <w:lang w:val="en-US"/>
              </w:rPr>
              <w:t>‘</w:t>
            </w:r>
            <w:r w:rsidRPr="00FB1F8B">
              <w:rPr>
                <w:lang w:val="en-US"/>
              </w:rPr>
              <w:t>integration_entity_id</w:t>
            </w:r>
            <w:r w:rsidR="00B242B4" w:rsidRPr="00FB1F8B">
              <w:rPr>
                <w:lang w:val="en-US"/>
              </w:rPr>
              <w:t>’ + ’&amp;’ + ‘</w:t>
            </w:r>
            <w:r w:rsidR="00686C87" w:rsidRPr="00FB1F8B">
              <w:rPr>
                <w:lang w:val="en-US"/>
              </w:rPr>
              <w:t>integration_entity_code</w:t>
            </w:r>
            <w:r w:rsidRPr="00FB1F8B">
              <w:rPr>
                <w:lang w:val="en-US"/>
              </w:rPr>
              <w:t>’</w:t>
            </w:r>
          </w:p>
        </w:tc>
      </w:tr>
    </w:tbl>
    <w:p w14:paraId="715CA0E8" w14:textId="77777777" w:rsidR="00526271" w:rsidRPr="00FB1F8B" w:rsidRDefault="00526271" w:rsidP="00FB1F8B">
      <w:pPr>
        <w:ind w:firstLine="851"/>
        <w:rPr>
          <w:lang w:val="en-US"/>
        </w:rPr>
      </w:pPr>
    </w:p>
    <w:p w14:paraId="29B68729" w14:textId="3C24D0FF" w:rsidR="00BF346E" w:rsidRPr="00FB1F8B" w:rsidRDefault="00111ED4" w:rsidP="00FB1F8B">
      <w:pPr>
        <w:pStyle w:val="tdlevel23"/>
        <w:rPr>
          <w:rFonts w:ascii="Times New Roman" w:hAnsi="Times New Roman" w:cs="Times New Roman"/>
        </w:rPr>
      </w:pPr>
      <w:bookmarkStart w:id="14" w:name="_Toc151245217"/>
      <w:r w:rsidRPr="00FB1F8B">
        <w:rPr>
          <w:rFonts w:ascii="Times New Roman" w:hAnsi="Times New Roman" w:cs="Times New Roman"/>
        </w:rPr>
        <w:t>Справочники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1168"/>
        <w:gridCol w:w="2602"/>
        <w:gridCol w:w="1479"/>
        <w:gridCol w:w="590"/>
        <w:gridCol w:w="1600"/>
        <w:gridCol w:w="1552"/>
        <w:gridCol w:w="1099"/>
        <w:gridCol w:w="839"/>
        <w:gridCol w:w="944"/>
        <w:gridCol w:w="1274"/>
        <w:gridCol w:w="839"/>
        <w:gridCol w:w="1365"/>
      </w:tblGrid>
      <w:tr w:rsidR="00CA4AB5" w:rsidRPr="000B7224" w14:paraId="6F6B2C3B" w14:textId="77777777" w:rsidTr="00CA4AB5">
        <w:trPr>
          <w:cantSplit/>
          <w:trHeight w:val="300"/>
          <w:tblHeader/>
        </w:trPr>
        <w:tc>
          <w:tcPr>
            <w:tcW w:w="119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0BACDF19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2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01F76D8B" w14:textId="77777777" w:rsidR="00BF346E" w:rsidRPr="000B7224" w:rsidRDefault="00BF346E" w:rsidP="005153D1">
            <w:pPr>
              <w:ind w:right="41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Наименование справочника</w:t>
            </w:r>
          </w:p>
        </w:tc>
        <w:tc>
          <w:tcPr>
            <w:tcW w:w="828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0C322E76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Таблица БД СОУР</w:t>
            </w:r>
          </w:p>
        </w:tc>
        <w:tc>
          <w:tcPr>
            <w:tcW w:w="470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7C2D2AD9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Наименование поля таблицы БД СОУР</w:t>
            </w:r>
          </w:p>
        </w:tc>
        <w:tc>
          <w:tcPr>
            <w:tcW w:w="188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6BD1D0B0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Тип данных БД СОУР</w:t>
            </w:r>
          </w:p>
        </w:tc>
        <w:tc>
          <w:tcPr>
            <w:tcW w:w="509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6B3FE93E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Ссылка на справочник</w:t>
            </w:r>
          </w:p>
        </w:tc>
        <w:tc>
          <w:tcPr>
            <w:tcW w:w="494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0DE3F2BA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Пример заполнения</w:t>
            </w:r>
          </w:p>
        </w:tc>
        <w:tc>
          <w:tcPr>
            <w:tcW w:w="915" w:type="pct"/>
            <w:gridSpan w:val="3"/>
            <w:shd w:val="clear" w:color="auto" w:fill="D9D9D9" w:themeFill="background1" w:themeFillShade="D9"/>
            <w:vAlign w:val="center"/>
            <w:hideMark/>
          </w:tcPr>
          <w:p w14:paraId="7CE37F24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Центр</w:t>
            </w:r>
          </w:p>
        </w:tc>
        <w:tc>
          <w:tcPr>
            <w:tcW w:w="1106" w:type="pct"/>
            <w:gridSpan w:val="3"/>
            <w:shd w:val="clear" w:color="auto" w:fill="D9D9D9" w:themeFill="background1" w:themeFillShade="D9"/>
            <w:vAlign w:val="center"/>
            <w:hideMark/>
          </w:tcPr>
          <w:p w14:paraId="3E918369" w14:textId="77777777" w:rsidR="00BF346E" w:rsidRPr="000B7224" w:rsidRDefault="00BF346E" w:rsidP="005153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ЦИП</w:t>
            </w:r>
          </w:p>
        </w:tc>
      </w:tr>
      <w:tr w:rsidR="00CA4AB5" w:rsidRPr="000B7224" w14:paraId="6F3604B5" w14:textId="77777777" w:rsidTr="00CA4AB5">
        <w:trPr>
          <w:cantSplit/>
          <w:trHeight w:val="600"/>
          <w:tblHeader/>
        </w:trPr>
        <w:tc>
          <w:tcPr>
            <w:tcW w:w="119" w:type="pct"/>
            <w:vMerge/>
            <w:shd w:val="clear" w:color="auto" w:fill="D9D9D9" w:themeFill="background1" w:themeFillShade="D9"/>
            <w:vAlign w:val="center"/>
            <w:hideMark/>
          </w:tcPr>
          <w:p w14:paraId="7D8CD282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D9D9D9" w:themeFill="background1" w:themeFillShade="D9"/>
            <w:vAlign w:val="center"/>
            <w:hideMark/>
          </w:tcPr>
          <w:p w14:paraId="1E74C7D4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D9D9D9" w:themeFill="background1" w:themeFillShade="D9"/>
            <w:vAlign w:val="center"/>
            <w:hideMark/>
          </w:tcPr>
          <w:p w14:paraId="0122DA93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vMerge/>
            <w:shd w:val="clear" w:color="auto" w:fill="D9D9D9" w:themeFill="background1" w:themeFillShade="D9"/>
            <w:vAlign w:val="center"/>
            <w:hideMark/>
          </w:tcPr>
          <w:p w14:paraId="3127E29D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" w:type="pct"/>
            <w:vMerge/>
            <w:shd w:val="clear" w:color="auto" w:fill="D9D9D9" w:themeFill="background1" w:themeFillShade="D9"/>
            <w:vAlign w:val="center"/>
            <w:hideMark/>
          </w:tcPr>
          <w:p w14:paraId="622D7721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9" w:type="pct"/>
            <w:vMerge/>
            <w:shd w:val="clear" w:color="auto" w:fill="D9D9D9" w:themeFill="background1" w:themeFillShade="D9"/>
            <w:vAlign w:val="center"/>
            <w:hideMark/>
          </w:tcPr>
          <w:p w14:paraId="05400705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vMerge/>
            <w:shd w:val="clear" w:color="auto" w:fill="D9D9D9" w:themeFill="background1" w:themeFillShade="D9"/>
            <w:vAlign w:val="center"/>
            <w:hideMark/>
          </w:tcPr>
          <w:p w14:paraId="0459F468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  <w:hideMark/>
          </w:tcPr>
          <w:p w14:paraId="0A01E5FE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Наименование операции</w:t>
            </w:r>
          </w:p>
        </w:tc>
        <w:tc>
          <w:tcPr>
            <w:tcW w:w="267" w:type="pct"/>
            <w:shd w:val="clear" w:color="auto" w:fill="D9D9D9" w:themeFill="background1" w:themeFillShade="D9"/>
            <w:noWrap/>
            <w:vAlign w:val="center"/>
            <w:hideMark/>
          </w:tcPr>
          <w:p w14:paraId="05E0FB32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TYPENAME</w:t>
            </w:r>
          </w:p>
        </w:tc>
        <w:tc>
          <w:tcPr>
            <w:tcW w:w="301" w:type="pct"/>
            <w:shd w:val="clear" w:color="auto" w:fill="D9D9D9" w:themeFill="background1" w:themeFillShade="D9"/>
            <w:vAlign w:val="center"/>
            <w:hideMark/>
          </w:tcPr>
          <w:p w14:paraId="2311704D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Наименование поля сообщения</w:t>
            </w:r>
          </w:p>
        </w:tc>
        <w:tc>
          <w:tcPr>
            <w:tcW w:w="405" w:type="pct"/>
            <w:shd w:val="clear" w:color="auto" w:fill="D9D9D9" w:themeFill="background1" w:themeFillShade="D9"/>
            <w:vAlign w:val="center"/>
            <w:hideMark/>
          </w:tcPr>
          <w:p w14:paraId="6F0E0A38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Наименование операции</w:t>
            </w:r>
          </w:p>
        </w:tc>
        <w:tc>
          <w:tcPr>
            <w:tcW w:w="267" w:type="pct"/>
            <w:shd w:val="clear" w:color="auto" w:fill="D9D9D9" w:themeFill="background1" w:themeFillShade="D9"/>
            <w:noWrap/>
            <w:vAlign w:val="center"/>
            <w:hideMark/>
          </w:tcPr>
          <w:p w14:paraId="08AAF4CB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TYPENAME</w:t>
            </w:r>
          </w:p>
        </w:tc>
        <w:tc>
          <w:tcPr>
            <w:tcW w:w="434" w:type="pct"/>
            <w:shd w:val="clear" w:color="auto" w:fill="D9D9D9" w:themeFill="background1" w:themeFillShade="D9"/>
            <w:vAlign w:val="center"/>
            <w:hideMark/>
          </w:tcPr>
          <w:p w14:paraId="217DB92F" w14:textId="77777777" w:rsidR="00BF346E" w:rsidRPr="000B7224" w:rsidRDefault="00BF346E" w:rsidP="005153D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0B7224">
              <w:rPr>
                <w:b/>
                <w:bCs/>
                <w:color w:val="000000"/>
                <w:sz w:val="20"/>
                <w:szCs w:val="20"/>
              </w:rPr>
              <w:t>Наименование поля сообщения</w:t>
            </w:r>
          </w:p>
        </w:tc>
      </w:tr>
      <w:tr w:rsidR="00CA4AB5" w:rsidRPr="000B7224" w14:paraId="5189AE5C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065F7C4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182F989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Вид объекта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74FEC3A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object_types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CA4F13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0EC6246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626EFBB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6BAE70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1013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5B3DF20D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727BB5E2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vidob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EFDA527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33B57AF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543C5A7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vidob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2A6721D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1F963173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29F2F24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6845C5D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57C2C0F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57175A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4CBAA0A4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EB196C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6DF26360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ПС 500кВ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06DB493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594C00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697F92D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1F3F205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3C99B00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784C3B9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503D04A5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5FF3C15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254D527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Вид работ ТОРО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2262797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toro_order_types_of_works 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36DAFEA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0A685BDC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6098BED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EDD451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TO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69B09C82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7710B8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vidrab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6D528B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3A88D8E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EF66552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vidrab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3D99CC3D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63116FE6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4FE80887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139C140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5B973C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69CC48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172C8AAC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2D0A63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3985CC52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Техническое обслуживание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5CFC4A0B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5B1632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1136DE17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00F2CDE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DD2F86D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21916D0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7A4D806D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2EFEC524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7EDDAFD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Виды заказа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19AFF36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toro_order_types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0E19422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A0CCC67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80A889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272829A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PMP1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4AD3E3F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DDD0F7C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vidzak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64A7EDF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19605E5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10F178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vidzak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B056DA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045D51DE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0A44DC1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0EBC605C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BC96284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27D54B87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CBF515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12A01B2C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233F330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Мероприятия ТОРО (из стратегии)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A95C81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F2B1DA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641DB26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62525410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0B6FD590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C60B06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7C0D87CC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0B1A6654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0ED44C3B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Виды каталогов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017D314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toro_catalog_types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3AD7387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D9E33B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69334D9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034B72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316250F2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3C8133B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Ktlg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D96849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2268891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1F61009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ktlg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67607FA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723918B6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2E1F996B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0D4D5E8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C307E3D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B67ED8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D0F7E1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665782C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DC009D4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Дефекты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1B45B554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C4A0A8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1F8344B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09F038F7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FC6015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A2E6DD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1D58E827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73ACF914" w14:textId="7174D8B4" w:rsidR="00F8150D" w:rsidRPr="000B7224" w:rsidRDefault="00F815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4DDC5E70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Группы кодов дефектов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1A1FD75D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defect_groups 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295DB1C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5A039038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5C0A662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ABBE8F9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AB000002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75E57D75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000AEC04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grcode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3E0D0854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1505652C" w14:textId="2941A2EF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0B070442" w14:textId="7AFC1DFA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grcode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273AFF17" w14:textId="6EECC8C3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6F412AFD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76CEEEFD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7BB36368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2BF98498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E607FC8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712D6D9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8C92FB4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937E362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Фильтр-пробка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001AFC06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643285B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796FEB0C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5599183B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D43666C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DBD3904" w14:textId="5DB131A3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01FF3A7F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321B1243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539872D3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1A79E45E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13AAA36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52A0BF12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7BCEED20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Виды каталогов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C6BF1CA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6427B450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23D4A69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645C86D1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4CACF69D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27DB416" w14:textId="77777777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B727BAB" w14:textId="73D72792" w:rsidR="00F8150D" w:rsidRPr="000B7224" w:rsidRDefault="00F815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</w:tr>
      <w:tr w:rsidR="00CA4AB5" w:rsidRPr="000B7224" w14:paraId="5AA8661A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34D6B1C5" w14:textId="68A0BCB5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2B6E9960" w14:textId="55D932CA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Дефекты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4CFEC44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defect_codes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4BDA24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5A084621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0A7737E2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AA78F0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0001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2927B72C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73AAD777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dcode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7C18F12E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63E962C7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ZpmSourDefects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0B7F49E2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2D42118F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Code </w:t>
            </w:r>
          </w:p>
        </w:tc>
      </w:tr>
      <w:tr w:rsidR="00CA4AB5" w:rsidRPr="000B7224" w14:paraId="3A6A2545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0961D468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091E4EE9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AC5EBC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45F4094A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E15326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4E3C5192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B121CEF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Закупоривание фильтр-пробки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00ED074C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03D9580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759D0D64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25179C05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5C93014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624634F2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Kurztext </w:t>
            </w:r>
          </w:p>
        </w:tc>
      </w:tr>
      <w:tr w:rsidR="00CA4AB5" w:rsidRPr="000B7224" w14:paraId="6F98062D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15249D7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38BA7A96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4FD8C7B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E03292A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0A4F3256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1B4ACD4F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Группы кодов дефектов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FB30ECB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AB000002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334B32FA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6EF6142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87302E9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3F4367A1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7EB742A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3ED43F95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Codegruppe </w:t>
            </w:r>
          </w:p>
        </w:tc>
      </w:tr>
      <w:tr w:rsidR="00CA4AB5" w:rsidRPr="00F81AFE" w14:paraId="4BE3EACC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</w:tcPr>
          <w:p w14:paraId="311EFC5A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0CC3E05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51831731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2D1D909D" w14:textId="3D645C3E" w:rsidR="00B242B4" w:rsidRPr="000B7224" w:rsidRDefault="00B242B4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group_id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62419A65" w14:textId="72E77052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09CCF9D9" w14:textId="32C08422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defect_groups WHERE integration_entity_id = CODE  (Codegruppe) and source_platform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1799B58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7ED6B324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0DA372E1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527ACC86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14:paraId="4C04FFA7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76D094BD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</w:tcPr>
          <w:p w14:paraId="3AE70627" w14:textId="77777777" w:rsidR="00B242B4" w:rsidRPr="000B7224" w:rsidRDefault="00B242B4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CA4AB5" w:rsidRPr="000B7224" w14:paraId="10ED9541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5AF1667F" w14:textId="7EB271F6" w:rsidR="00BF346E" w:rsidRPr="000B7224" w:rsidRDefault="00303D35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79F5FD89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Каталог кодов ТОРО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6D0C641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toro_catalog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0F68687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37BD021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FEC5F5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A12BF9D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PM_02081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5C4D9B30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847604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ktltoro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5451D1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577AF0D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ZpmSourKatalog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277873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5E8AE12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RBNR</w:t>
            </w:r>
          </w:p>
        </w:tc>
      </w:tr>
      <w:tr w:rsidR="00CA4AB5" w:rsidRPr="000B7224" w14:paraId="6B742CDD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0583958A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240C881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0FCD42E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08C7760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7CC8773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3C751DF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40C8398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Электрические зарядные станции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1F2154C2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CBD579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66D60FC6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3D28098E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44035245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4E77F80F" w14:textId="77777777" w:rsidR="00BF346E" w:rsidRPr="000B7224" w:rsidRDefault="00BF346E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RBNRX</w:t>
            </w:r>
          </w:p>
        </w:tc>
      </w:tr>
      <w:tr w:rsidR="00CA4AB5" w:rsidRPr="000B7224" w14:paraId="4CD39734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</w:tcPr>
          <w:p w14:paraId="5BB36029" w14:textId="4B1A1610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14:paraId="0B7CE6E7" w14:textId="64E8AF8F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Привязка групп дефектов</w:t>
            </w:r>
            <w:r w:rsidR="0080121E" w:rsidRPr="000B7224">
              <w:rPr>
                <w:color w:val="000000"/>
                <w:sz w:val="20"/>
                <w:szCs w:val="20"/>
                <w:lang w:val="en-US"/>
              </w:rPr>
              <w:t>*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</w:tcPr>
          <w:p w14:paraId="51C009E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defect_group_on_toro_catalog</w:t>
            </w:r>
          </w:p>
          <w:p w14:paraId="51B2F5D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598F5090" w14:textId="27596126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6A129B5F" w14:textId="12B74F2B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66DF7D6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26DAB5DB" w14:textId="4BB60FFC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DDZERO00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</w:tcPr>
          <w:p w14:paraId="2F7F5971" w14:textId="2E67332D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43971772" w14:textId="071B955A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ktlgr</w:t>
            </w:r>
          </w:p>
        </w:tc>
        <w:tc>
          <w:tcPr>
            <w:tcW w:w="301" w:type="pct"/>
            <w:shd w:val="clear" w:color="auto" w:fill="auto"/>
            <w:vAlign w:val="center"/>
          </w:tcPr>
          <w:p w14:paraId="166B50A0" w14:textId="0D82BD1C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14:paraId="2E00C64B" w14:textId="2B81D8A8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ZpmSourCodGroups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6EC3FF9D" w14:textId="20F59D82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</w:tcPr>
          <w:p w14:paraId="7032181A" w14:textId="2868F251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Qcodegrp </w:t>
            </w:r>
          </w:p>
        </w:tc>
      </w:tr>
      <w:tr w:rsidR="00CA4AB5" w:rsidRPr="000B7224" w14:paraId="0D0EDADA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2374EC10" w14:textId="7B3F6BDE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5790EEC3" w14:textId="5A34767C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6E249D9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0DBE48CE" w14:textId="73D0AAE5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57FBBB0F" w14:textId="5DFA616A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6F441F7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23770898" w14:textId="2290236B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PM_02081 </w:t>
            </w: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28918144" w14:textId="44092898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7118E391" w14:textId="09A7D824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62DF3805" w14:textId="6B9D9FE1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28750BE2" w14:textId="2748B62E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2D559E71" w14:textId="41136AD1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</w:tcPr>
          <w:p w14:paraId="48AC1783" w14:textId="5D24D56E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RBNR</w:t>
            </w:r>
          </w:p>
        </w:tc>
      </w:tr>
      <w:tr w:rsidR="00CA4AB5" w:rsidRPr="000B7224" w14:paraId="28AB69FD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62EA1D2F" w14:textId="3B400315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4A6E7A80" w14:textId="72F5DA9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0B5E65F5" w14:textId="52114116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3F7A193B" w14:textId="43877038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defect_group_id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4A26D33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7133313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  <w:r w:rsidRPr="000B7224">
              <w:rPr>
                <w:color w:val="000000"/>
                <w:sz w:val="20"/>
                <w:szCs w:val="20"/>
              </w:rPr>
              <w:t>Группы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</w:rPr>
              <w:t>кодов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</w:rPr>
              <w:t>дефектов</w:t>
            </w:r>
          </w:p>
          <w:p w14:paraId="4E8286BA" w14:textId="3E94DD96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 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defect_groups WHERE integration_entity_id = ID  (Qcodegrp) and source_platform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07776E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DDZERO00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0219FE0D" w14:textId="21E03C94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3A33E2AF" w14:textId="404759C4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738C2E1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63D244FC" w14:textId="39BA1622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4AD5CC7" w14:textId="1EC3AAAB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59CD00F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Qcodegrp </w:t>
            </w:r>
          </w:p>
        </w:tc>
      </w:tr>
      <w:tr w:rsidR="00CA4AB5" w:rsidRPr="000B7224" w14:paraId="5E720862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5D92D23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6498476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40F7FAB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0459C5C1" w14:textId="3B6F1A8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toro_catalog_id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030421F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314A039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Каталог кодов ТОРО</w:t>
            </w:r>
          </w:p>
          <w:p w14:paraId="7F783DD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Группы кодов дефектов</w:t>
            </w:r>
          </w:p>
          <w:p w14:paraId="50985BBF" w14:textId="75816196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 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80121E" w:rsidRPr="000B7224">
              <w:rPr>
                <w:color w:val="000000"/>
                <w:sz w:val="20"/>
                <w:szCs w:val="20"/>
                <w:lang w:val="en-US"/>
              </w:rPr>
              <w:t xml:space="preserve">toro_catalog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WHERE integration_entity_id = CODE (RBNR) and source_platform</w:t>
            </w:r>
          </w:p>
        </w:tc>
        <w:tc>
          <w:tcPr>
            <w:tcW w:w="494" w:type="pct"/>
            <w:shd w:val="clear" w:color="auto" w:fill="auto"/>
            <w:noWrap/>
            <w:vAlign w:val="center"/>
            <w:hideMark/>
          </w:tcPr>
          <w:p w14:paraId="000485C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PM_02081 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88C260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439B265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3219E85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26F30F3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59AD6D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3030E29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RBNR</w:t>
            </w:r>
          </w:p>
        </w:tc>
      </w:tr>
      <w:tr w:rsidR="00CA4AB5" w:rsidRPr="000B7224" w14:paraId="6B093831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57B87AA8" w14:textId="59E51682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5B465DD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Материалы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3589EC2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materials 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073543C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2174DD5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1B5C1C1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37AF3F4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2479488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591B703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0CACDDA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EBF0F5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62BBD8F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ZpmSourMara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5B7E5DB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19DDBF8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Matnr </w:t>
            </w:r>
          </w:p>
        </w:tc>
      </w:tr>
      <w:tr w:rsidR="00CA4AB5" w:rsidRPr="000B7224" w14:paraId="4C368181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5BBD98B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1397F04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46E8D6A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D80048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33BC2C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06AB5A0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6A9984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Воблер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Maior Craft Zoner 110 SP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6344D96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355220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406552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11FEB73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3C80D0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CA8A10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ZzFullName </w:t>
            </w:r>
          </w:p>
        </w:tc>
      </w:tr>
      <w:tr w:rsidR="00CA4AB5" w:rsidRPr="000B7224" w14:paraId="57ADE3F9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6213044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0E9836D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007DAE0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708A120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BE2FF1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4E62267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Группа материалов</w:t>
            </w:r>
          </w:p>
        </w:tc>
        <w:tc>
          <w:tcPr>
            <w:tcW w:w="494" w:type="pct"/>
            <w:shd w:val="clear" w:color="auto" w:fill="auto"/>
            <w:noWrap/>
            <w:vAlign w:val="center"/>
            <w:hideMark/>
          </w:tcPr>
          <w:p w14:paraId="2669C9B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C-10000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36B62D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09BACBC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E27B78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34B89F0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9B948A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424ED3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Matkl </w:t>
            </w:r>
          </w:p>
        </w:tc>
      </w:tr>
      <w:tr w:rsidR="00CA4AB5" w:rsidRPr="000B7224" w14:paraId="5DDC6C0A" w14:textId="77777777" w:rsidTr="00CA4AB5">
        <w:trPr>
          <w:trHeight w:val="32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450FA4B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042FEC5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3D8A548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7ED92B6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measure_unit_id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C6344B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37501E23" w14:textId="2574039E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 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measurement_units  WHERE integration_entity_id = NAME2 and source_platform</w:t>
            </w:r>
          </w:p>
        </w:tc>
        <w:tc>
          <w:tcPr>
            <w:tcW w:w="494" w:type="pct"/>
            <w:shd w:val="clear" w:color="auto" w:fill="auto"/>
            <w:noWrap/>
            <w:vAlign w:val="center"/>
            <w:hideMark/>
          </w:tcPr>
          <w:p w14:paraId="17A0EFB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141938D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6A75A0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7D351C39" w14:textId="5FE13FBF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  <w:r w:rsidRPr="000B7224">
              <w:rPr>
                <w:color w:val="000000"/>
                <w:sz w:val="20"/>
                <w:szCs w:val="20"/>
              </w:rPr>
              <w:t>NAME2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7988AF9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0BC4271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E8ADC2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  <w:p w14:paraId="7F1B8579" w14:textId="3B5AF642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Meins </w:t>
            </w:r>
          </w:p>
        </w:tc>
      </w:tr>
      <w:tr w:rsidR="00CA4AB5" w:rsidRPr="000B7224" w14:paraId="26EB160C" w14:textId="77777777" w:rsidTr="00CA4AB5">
        <w:trPr>
          <w:trHeight w:val="32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6C29A9D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1565F17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02ECC02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4F93E61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material_group_id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7EFD9D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47855F94" w14:textId="50A31BF2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  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material_group WHERE integration_entity_id = CODE and source_platform</w:t>
            </w:r>
          </w:p>
        </w:tc>
        <w:tc>
          <w:tcPr>
            <w:tcW w:w="494" w:type="pct"/>
            <w:shd w:val="clear" w:color="auto" w:fill="auto"/>
            <w:noWrap/>
            <w:vAlign w:val="center"/>
            <w:hideMark/>
          </w:tcPr>
          <w:p w14:paraId="62B0937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2B155EB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DDF9EA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36D7008E" w14:textId="2D8A1BDC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713D19C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012F17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01C6139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CA4AB5" w:rsidRPr="000B7224" w14:paraId="068987A6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65818A57" w14:textId="6357DCAD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35A50CC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Признаки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17E86B6A" w14:textId="72A0A374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measurement_point_attributes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4A6D86A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6D41AB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721110E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3C3546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ZPM_KOL_VKL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4788BF8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6428003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prizn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6D9D594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4877F3E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ZpmSourCabn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CD5CF3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717A93E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ATNAM</w:t>
            </w:r>
          </w:p>
        </w:tc>
      </w:tr>
      <w:tr w:rsidR="00CA4AB5" w:rsidRPr="000B7224" w14:paraId="24BF49CD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6525A6B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7079E29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0EF7B85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066CB1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128974F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3E58F22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54DEA5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Количество включений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9245D0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311C9C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2C75E6C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4222345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353E7FE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39BD0D9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Atbez </w:t>
            </w:r>
          </w:p>
        </w:tc>
      </w:tr>
      <w:tr w:rsidR="00CA4AB5" w:rsidRPr="000B7224" w14:paraId="671900B7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597EFF2F" w14:textId="3620604A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7810936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Классы КОПО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2EF2B9E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kopo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30D24EF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0F2B821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13298C1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3BEFED8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PM00004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7E781D1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610125B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kopo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411C5D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38DE839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4B6B3F8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kopo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6C71DC3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6D451912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453D603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5EA21CB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0C346B6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20A115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748CB5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6EACB48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2973BB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ТС 110 кВ маслонаполненные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2ED9F79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AFCA3F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92C00F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382DFEB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5790828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DED222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D430F" w:rsidRPr="000B7224" w14:paraId="3D8E6E80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0EDFC9FE" w14:textId="54054A2A" w:rsidR="00CD430F" w:rsidRPr="000B7224" w:rsidRDefault="00CD430F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3A54D1E4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Классы ТМ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6304EFA4" w14:textId="4F87BB01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technical_place_classes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4F6A6249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F496017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7CF81676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482B157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PS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34DA35D7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2504DC7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klas_tm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DC48882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07B5CC6E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ZpmSourKlah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64704C55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при ограничении KLART = 'ZTR'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32D57CF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CLASS </w:t>
            </w:r>
          </w:p>
        </w:tc>
      </w:tr>
      <w:tr w:rsidR="00CD430F" w:rsidRPr="000B7224" w14:paraId="2B9A8298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1C31F739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43E60D90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BA32E91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E3E6809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B2A08BE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469E5B62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42489E8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Подстанция 35 кВ и выше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8CB51D0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3B0E6BCF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334AB679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5447045E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437F5DC5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083D1D52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KSCHL</w:t>
            </w:r>
          </w:p>
        </w:tc>
      </w:tr>
      <w:tr w:rsidR="00CD430F" w:rsidRPr="00CD430F" w14:paraId="48AF4EC9" w14:textId="77777777" w:rsidTr="00CD430F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5EE06346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614D6C63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72440ABF" w14:textId="77777777" w:rsidR="00CD430F" w:rsidRPr="000B7224" w:rsidRDefault="00CD430F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70AD47" w:themeFill="accent6"/>
            <w:vAlign w:val="center"/>
          </w:tcPr>
          <w:p w14:paraId="375D3A19" w14:textId="32382DAB" w:rsidR="00CD430F" w:rsidRPr="00CD430F" w:rsidRDefault="00CD430F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CD430F">
              <w:rPr>
                <w:color w:val="000000"/>
                <w:sz w:val="20"/>
                <w:szCs w:val="20"/>
                <w:lang w:val="en-US"/>
              </w:rPr>
              <w:t>sample_key_type</w:t>
            </w:r>
          </w:p>
        </w:tc>
        <w:tc>
          <w:tcPr>
            <w:tcW w:w="188" w:type="pct"/>
            <w:shd w:val="clear" w:color="auto" w:fill="70AD47" w:themeFill="accent6"/>
            <w:vAlign w:val="center"/>
          </w:tcPr>
          <w:p w14:paraId="0E8A9C8A" w14:textId="0BC19AD1" w:rsidR="00CD430F" w:rsidRPr="00CD430F" w:rsidRDefault="00CD430F" w:rsidP="000B7224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enum</w:t>
            </w:r>
          </w:p>
        </w:tc>
        <w:tc>
          <w:tcPr>
            <w:tcW w:w="509" w:type="pct"/>
            <w:shd w:val="clear" w:color="auto" w:fill="70AD47" w:themeFill="accent6"/>
            <w:vAlign w:val="center"/>
          </w:tcPr>
          <w:p w14:paraId="76A40A3C" w14:textId="77777777" w:rsidR="00CD430F" w:rsidRPr="00CD430F" w:rsidRDefault="00CD430F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0E29912B" w14:textId="12441C4F" w:rsidR="00CD430F" w:rsidRPr="00CD430F" w:rsidRDefault="00CD430F" w:rsidP="000B722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Опоры</w:t>
            </w:r>
          </w:p>
        </w:tc>
        <w:tc>
          <w:tcPr>
            <w:tcW w:w="915" w:type="pct"/>
            <w:gridSpan w:val="3"/>
            <w:shd w:val="clear" w:color="auto" w:fill="70AD47" w:themeFill="accent6"/>
            <w:vAlign w:val="center"/>
          </w:tcPr>
          <w:p w14:paraId="49099678" w14:textId="25350749" w:rsidR="00CD430F" w:rsidRPr="006224AB" w:rsidRDefault="00CD430F" w:rsidP="00CD430F">
            <w:pPr>
              <w:rPr>
                <w:color w:val="000000"/>
                <w:sz w:val="20"/>
                <w:szCs w:val="20"/>
              </w:rPr>
            </w:pPr>
            <w:r w:rsidRPr="006224AB">
              <w:rPr>
                <w:color w:val="000000"/>
                <w:sz w:val="20"/>
                <w:szCs w:val="20"/>
              </w:rPr>
              <w:t xml:space="preserve">(по 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NAME</w:t>
            </w:r>
            <w:r w:rsidRPr="006224AB">
              <w:rPr>
                <w:color w:val="000000"/>
                <w:sz w:val="20"/>
                <w:szCs w:val="20"/>
              </w:rPr>
              <w:t xml:space="preserve">) </w:t>
            </w:r>
          </w:p>
          <w:p w14:paraId="0FDE4307" w14:textId="1CA0B5B8" w:rsidR="00CD430F" w:rsidRPr="006224AB" w:rsidRDefault="00CD430F" w:rsidP="00CD430F">
            <w:pPr>
              <w:rPr>
                <w:color w:val="000000"/>
                <w:sz w:val="20"/>
                <w:szCs w:val="20"/>
              </w:rPr>
            </w:pPr>
            <w:r w:rsidRPr="006224AB">
              <w:rPr>
                <w:color w:val="000000"/>
                <w:sz w:val="20"/>
                <w:szCs w:val="20"/>
              </w:rPr>
              <w:t xml:space="preserve">ЕСЛИ 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NAME</w:t>
            </w:r>
            <w:r w:rsidRPr="006224AB">
              <w:rPr>
                <w:color w:val="000000"/>
                <w:sz w:val="20"/>
                <w:szCs w:val="20"/>
              </w:rPr>
              <w:t xml:space="preserve"> = </w:t>
            </w:r>
            <w:r>
              <w:rPr>
                <w:color w:val="000000"/>
                <w:sz w:val="20"/>
                <w:szCs w:val="20"/>
              </w:rPr>
              <w:t>Опоры</w:t>
            </w:r>
            <w:r w:rsidRPr="006224AB">
              <w:rPr>
                <w:color w:val="000000"/>
                <w:sz w:val="20"/>
                <w:szCs w:val="20"/>
              </w:rPr>
              <w:t xml:space="preserve">, ТОГДА проставлять значение 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enum</w:t>
            </w:r>
            <w:r w:rsidRPr="006224AB">
              <w:rPr>
                <w:color w:val="000000"/>
                <w:sz w:val="20"/>
                <w:szCs w:val="20"/>
              </w:rPr>
              <w:t xml:space="preserve"> таблицы ‘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technical</w:t>
            </w:r>
            <w:r w:rsidRPr="006224AB">
              <w:rPr>
                <w:color w:val="000000"/>
                <w:sz w:val="20"/>
                <w:szCs w:val="20"/>
              </w:rPr>
              <w:t>_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place</w:t>
            </w:r>
            <w:r w:rsidRPr="006224AB">
              <w:rPr>
                <w:color w:val="000000"/>
                <w:sz w:val="20"/>
                <w:szCs w:val="20"/>
              </w:rPr>
              <w:t>_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sample</w:t>
            </w:r>
            <w:r w:rsidRPr="006224AB">
              <w:rPr>
                <w:color w:val="000000"/>
                <w:sz w:val="20"/>
                <w:szCs w:val="20"/>
              </w:rPr>
              <w:t>_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key</w:t>
            </w:r>
            <w:r w:rsidRPr="006224AB">
              <w:rPr>
                <w:color w:val="000000"/>
                <w:sz w:val="20"/>
                <w:szCs w:val="20"/>
              </w:rPr>
              <w:t>’ «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pillar</w:t>
            </w:r>
            <w:r w:rsidRPr="006224AB">
              <w:rPr>
                <w:color w:val="000000"/>
                <w:sz w:val="20"/>
                <w:szCs w:val="20"/>
              </w:rPr>
              <w:t xml:space="preserve">», </w:t>
            </w:r>
          </w:p>
          <w:p w14:paraId="633DBD57" w14:textId="63775D73" w:rsidR="00CD430F" w:rsidRPr="006224AB" w:rsidRDefault="00CD430F" w:rsidP="00CD430F">
            <w:pPr>
              <w:rPr>
                <w:color w:val="000000"/>
                <w:sz w:val="20"/>
                <w:szCs w:val="20"/>
              </w:rPr>
            </w:pPr>
            <w:r w:rsidRPr="006224AB">
              <w:rPr>
                <w:color w:val="000000"/>
                <w:sz w:val="20"/>
                <w:szCs w:val="20"/>
              </w:rPr>
              <w:t xml:space="preserve">ЕСЛИ 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NAME</w:t>
            </w:r>
            <w:r w:rsidRPr="006224AB">
              <w:rPr>
                <w:color w:val="000000"/>
                <w:sz w:val="20"/>
                <w:szCs w:val="20"/>
              </w:rPr>
              <w:t xml:space="preserve"> = </w:t>
            </w:r>
            <w:r>
              <w:rPr>
                <w:color w:val="000000"/>
                <w:sz w:val="20"/>
                <w:szCs w:val="20"/>
              </w:rPr>
              <w:t>Пролеты</w:t>
            </w:r>
            <w:r w:rsidRPr="006224AB">
              <w:rPr>
                <w:color w:val="000000"/>
                <w:sz w:val="20"/>
                <w:szCs w:val="20"/>
              </w:rPr>
              <w:t xml:space="preserve">, ТОГДА проставлять значение 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enum</w:t>
            </w:r>
            <w:r w:rsidRPr="006224AB">
              <w:rPr>
                <w:color w:val="000000"/>
                <w:sz w:val="20"/>
                <w:szCs w:val="20"/>
              </w:rPr>
              <w:t xml:space="preserve"> таблицы ‘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technical</w:t>
            </w:r>
            <w:r w:rsidRPr="006224AB">
              <w:rPr>
                <w:color w:val="000000"/>
                <w:sz w:val="20"/>
                <w:szCs w:val="20"/>
              </w:rPr>
              <w:t>_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place</w:t>
            </w:r>
            <w:r w:rsidRPr="006224AB">
              <w:rPr>
                <w:color w:val="000000"/>
                <w:sz w:val="20"/>
                <w:szCs w:val="20"/>
              </w:rPr>
              <w:t>_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sample</w:t>
            </w:r>
            <w:r w:rsidRPr="006224AB">
              <w:rPr>
                <w:color w:val="000000"/>
                <w:sz w:val="20"/>
                <w:szCs w:val="20"/>
              </w:rPr>
              <w:t>_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key</w:t>
            </w:r>
            <w:r w:rsidRPr="006224AB">
              <w:rPr>
                <w:color w:val="000000"/>
                <w:sz w:val="20"/>
                <w:szCs w:val="20"/>
              </w:rPr>
              <w:t>’ «</w:t>
            </w:r>
            <w:r w:rsidRPr="00CD430F">
              <w:rPr>
                <w:color w:val="000000"/>
                <w:sz w:val="20"/>
                <w:szCs w:val="20"/>
                <w:lang w:val="en-US"/>
              </w:rPr>
              <w:t>line</w:t>
            </w:r>
            <w:r w:rsidRPr="006224AB">
              <w:rPr>
                <w:color w:val="000000"/>
                <w:sz w:val="20"/>
                <w:szCs w:val="20"/>
              </w:rPr>
              <w:t>»</w:t>
            </w:r>
          </w:p>
        </w:tc>
        <w:tc>
          <w:tcPr>
            <w:tcW w:w="1106" w:type="pct"/>
            <w:gridSpan w:val="3"/>
            <w:shd w:val="clear" w:color="auto" w:fill="70AD47" w:themeFill="accent6"/>
            <w:vAlign w:val="center"/>
          </w:tcPr>
          <w:p w14:paraId="163D4C93" w14:textId="444A5378" w:rsidR="00CD430F" w:rsidRPr="00CD430F" w:rsidRDefault="00CD430F" w:rsidP="000B722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A4AB5" w:rsidRPr="000B7224" w14:paraId="228A7925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6190D6B6" w14:textId="51BB32B3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0C89E7A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Классы ЕО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2187A0FF" w14:textId="4C71DA34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equipment_classes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B380F2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0A9638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D5C9D6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50EF39F" w14:textId="77777777" w:rsidR="00BD1AF7" w:rsidRPr="00DA6387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101020101000000008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69A502F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7A7070C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klas_eo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6A3B6C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11A8799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ZpmSourKlah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074E5D2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при ограничении </w:t>
            </w:r>
            <w:r w:rsidRPr="000B7224">
              <w:rPr>
                <w:color w:val="000000"/>
                <w:sz w:val="20"/>
                <w:szCs w:val="20"/>
              </w:rPr>
              <w:lastRenderedPageBreak/>
              <w:t>KLART = 'ZFL'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6458178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lastRenderedPageBreak/>
              <w:t xml:space="preserve">CLASS </w:t>
            </w:r>
          </w:p>
        </w:tc>
      </w:tr>
      <w:tr w:rsidR="00CA4AB5" w:rsidRPr="000B7224" w14:paraId="3C28D80B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35564CA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4AC7255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54F14F4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487C3A1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0CDDE5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4D6D8B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143BD2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СК-116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2EBCDD4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E82EC8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1FB7CB4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68FF633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88F680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20962C2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KSCHL</w:t>
            </w:r>
          </w:p>
        </w:tc>
      </w:tr>
      <w:tr w:rsidR="00CA4AB5" w:rsidRPr="000B7224" w14:paraId="7E0B0FE5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05F4EBDA" w14:textId="3E3B9112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2008B31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Тип ЕО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08CBF36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equipment_types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345225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5E43235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0B0BD1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2753036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36B7784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78D925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tip_eo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D349C1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765572A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471B548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tipeo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7E86377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64F7FD78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096DB67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50FD807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2837416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AD41DB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6861DB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422F2D4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26E8EC4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Основное электрооборудование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50BD912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376367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3914875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6399D89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01728F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338A8AB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45A2FDE2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18C3DBE2" w14:textId="573C2B6F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15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2CD7272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Тип ТМ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5506940E" w14:textId="779F4C4A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technical_place_types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786ACB7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40C105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4DDB7BF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830CDC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0353844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606F6D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tip_tm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438FF9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59B1E7A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1911849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tiptm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0180C7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4C299D0E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18F299F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2E09BB4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46615F4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2090857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35C6D2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6BD3A1D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30F3C16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Объект подключения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124FEE5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F76D8C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2D67BA2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7F5CBB1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3831EA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783CB64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677E5C46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737B0510" w14:textId="437C1BD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16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517E34F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Ключ образца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71C3C99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sample_keys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7F1A87F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7DEF93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000B1E1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58DA51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1.10P.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6603CD5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AEA0DA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klobr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401A813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53DC8BC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ZpmSourKo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4EEC095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030497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Vlsch </w:t>
            </w:r>
          </w:p>
        </w:tc>
      </w:tr>
      <w:tr w:rsidR="00CA4AB5" w:rsidRPr="000B7224" w14:paraId="03E35C82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75A6DCA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1D6C73E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4A7080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76ED088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E6E190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60C2517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9BB55A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Расч. трассы от куст. и густ зарос. РС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2D206A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0E56928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2A403F0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7DBEBE4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997196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4B6CD0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Txt </w:t>
            </w:r>
          </w:p>
        </w:tc>
      </w:tr>
      <w:tr w:rsidR="00CA4AB5" w:rsidRPr="000B7224" w14:paraId="1CD30EDA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4460A318" w14:textId="13BC0CC2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17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4A5DAE9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Склад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06FF3BF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storages 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08ABF7D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484F40F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37CA32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F8C751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0026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4A76118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E8C78F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sklad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E0A33D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48728B5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ZpmSourSklad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6D58DEE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056C0A4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Lgort </w:t>
            </w:r>
          </w:p>
        </w:tc>
      </w:tr>
      <w:tr w:rsidR="00CA4AB5" w:rsidRPr="000B7224" w14:paraId="108A58A2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67ED787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1C34559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1EC33C5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42EEDD4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0ACAAF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B269C7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34D74E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ЗАОМехколоннаN26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7D8B469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3200C5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5F8708D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5A6B6E7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679617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599DA9D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NLgort </w:t>
            </w:r>
          </w:p>
        </w:tc>
      </w:tr>
      <w:tr w:rsidR="00CA4AB5" w:rsidRPr="000B7224" w14:paraId="0AB29693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2676EE0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3B97798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3D1F410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730FBBA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D9FFD3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3DC3171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Завод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05A29A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3100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1DFC79A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9D4E0C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76C00EF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410B812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167C55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350B39B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Werks </w:t>
            </w:r>
          </w:p>
        </w:tc>
      </w:tr>
      <w:tr w:rsidR="00CA4AB5" w:rsidRPr="00F81AFE" w14:paraId="3A86FDBE" w14:textId="77777777" w:rsidTr="00CA4AB5">
        <w:trPr>
          <w:trHeight w:val="32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00473E8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483577B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463E585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0CFAD9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org_struct_id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1A43453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1C3DE4C" w14:textId="7EAE6984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 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org_struct WHERE integration_entity_id = CODE and source_platform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7233D8B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4A0E76F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27F5E2E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1F0D97B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678260B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0FC4EB0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107A2FC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CA4AB5" w:rsidRPr="000B7224" w14:paraId="4D49B89F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29F76379" w14:textId="495185AC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18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12AFE53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Единицы измерения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00FA053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measurement_units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2A5ECD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027BA4E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C7160F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4A179F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MVA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41D0376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6BE9E88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eizm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78B07F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7BBC948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ZpmSourT006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0C9AA8B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2446DAE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Msehi </w:t>
            </w:r>
          </w:p>
        </w:tc>
      </w:tr>
      <w:tr w:rsidR="00CA4AB5" w:rsidRPr="000B7224" w14:paraId="236FC116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203C95A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4F455AF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32BEA96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7753300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4632606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15A8AA8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2A3D55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МВА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623C369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3B06D30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FDA059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3A16249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E8766E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2B84DF1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Txdim </w:t>
            </w:r>
          </w:p>
        </w:tc>
      </w:tr>
      <w:tr w:rsidR="00CA4AB5" w:rsidRPr="000B7224" w14:paraId="2D11D93F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114F3E44" w14:textId="00D677FA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19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28145EF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Тип соединения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308B0BC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electric_link_connect_types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614FD56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4EBA401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5A394EE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6394D59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E0000001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5FD42F91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6A31C2B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tipsoed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1207B5A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4CD1ADD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3065AC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tipsoed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45D5906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</w:tr>
      <w:tr w:rsidR="00CA4AB5" w:rsidRPr="000B7224" w14:paraId="1ED004DF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20C81C3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37EEDA52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613A570D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62A70B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532813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D93A39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3F7FA3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Схема электрических сетей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2B474E2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698DE1C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31C085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65795C34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BD32C3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6F54AF2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CA4AB5" w:rsidRPr="000B7224" w14:paraId="49C70C1B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10C6C207" w14:textId="679C1818" w:rsidR="00BD1AF7" w:rsidRPr="000B7224" w:rsidRDefault="00BD1AF7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340E4269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Группа материалов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22169502" w14:textId="6B5FF7DC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material_group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s</w:t>
            </w:r>
            <w:r w:rsidRPr="000B722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575F1F8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774A5C6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7AC7E91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62469D3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C-10000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4A0AB3F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17A76BF8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GR_MAT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CE5BD0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64913DE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ZpmSourGroupMaterial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3301E0D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6A1BDBA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MATKL </w:t>
            </w:r>
          </w:p>
        </w:tc>
      </w:tr>
      <w:tr w:rsidR="00CA4AB5" w:rsidRPr="000B7224" w14:paraId="5A760DE6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7428519B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49CF936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3B57C0F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3093CEE7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31754CB6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7C0C9EF5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B3B09B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Электроэнергия</w:t>
            </w:r>
          </w:p>
        </w:tc>
        <w:tc>
          <w:tcPr>
            <w:tcW w:w="348" w:type="pct"/>
            <w:vMerge/>
            <w:shd w:val="clear" w:color="auto" w:fill="auto"/>
            <w:vAlign w:val="center"/>
            <w:hideMark/>
          </w:tcPr>
          <w:p w14:paraId="72F0ED9F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1FD8F0C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609A2ACE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15690E3C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7A53CEC3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noWrap/>
            <w:vAlign w:val="center"/>
            <w:hideMark/>
          </w:tcPr>
          <w:p w14:paraId="7C300D2A" w14:textId="77777777" w:rsidR="00BD1AF7" w:rsidRPr="000B7224" w:rsidRDefault="00BD1AF7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 xml:space="preserve">Wgbez </w:t>
            </w:r>
          </w:p>
        </w:tc>
      </w:tr>
      <w:tr w:rsidR="00CA4AB5" w:rsidRPr="000B7224" w14:paraId="5FDA157E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  <w:hideMark/>
          </w:tcPr>
          <w:p w14:paraId="4BB4BC13" w14:textId="4DC87073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21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6FA0105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Технологические карты 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  <w:hideMark/>
          </w:tcPr>
          <w:p w14:paraId="6AA0124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tech_maps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14:paraId="19EB0A70" w14:textId="581CD6B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</w:t>
            </w:r>
            <w:r w:rsidRPr="000B7224">
              <w:rPr>
                <w:sz w:val="20"/>
                <w:szCs w:val="20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188" w:type="pct"/>
            <w:shd w:val="clear" w:color="auto" w:fill="auto"/>
            <w:vAlign w:val="center"/>
            <w:hideMark/>
          </w:tcPr>
          <w:p w14:paraId="68FC24D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  <w:hideMark/>
          </w:tcPr>
          <w:p w14:paraId="2C1DD76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FDE0E1F" w14:textId="61CEE3B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R0660001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  <w:hideMark/>
          </w:tcPr>
          <w:p w14:paraId="54D08477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5E76B4D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14:paraId="0B03FC90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'-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  <w:hideMark/>
          </w:tcPr>
          <w:p w14:paraId="32FCE81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ZpmSourTk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  <w:hideMark/>
          </w:tcPr>
          <w:p w14:paraId="2B60BB0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38F310D9" w14:textId="4C143D6A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PLNNR</w:t>
            </w:r>
          </w:p>
        </w:tc>
      </w:tr>
      <w:tr w:rsidR="00CA4AB5" w:rsidRPr="006224AB" w14:paraId="0EBBE483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720B441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353F98F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63DB421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6D8480AB" w14:textId="4DF1E9D5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Integration_code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F48FF0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E6D9B5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4DEC6D75" w14:textId="1FF850D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cip _</w:t>
            </w:r>
            <w:r w:rsidRPr="000B7224">
              <w:rPr>
                <w:color w:val="000000"/>
                <w:sz w:val="20"/>
                <w:szCs w:val="20"/>
              </w:rPr>
              <w:t xml:space="preserve"> R0660001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_</w:t>
            </w:r>
            <w:r w:rsidRPr="000B7224">
              <w:rPr>
                <w:color w:val="000000"/>
                <w:sz w:val="20"/>
                <w:szCs w:val="20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11_</w:t>
            </w:r>
            <w:r w:rsidRPr="000B7224">
              <w:rPr>
                <w:color w:val="000000"/>
                <w:sz w:val="20"/>
                <w:szCs w:val="20"/>
              </w:rPr>
              <w:t xml:space="preserve"> A</w:t>
            </w: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02300516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073FDFD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387AA2C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53C2B5A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6FC063C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42C15A8E" w14:textId="35AC3493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SOURCE_PLATFORM&amp;</w:t>
            </w:r>
            <w:r w:rsidRPr="000B7224">
              <w:rPr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PLNNR&amp;</w:t>
            </w:r>
            <w:r w:rsidRPr="000B7224">
              <w:rPr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PLNAL&amp;</w:t>
            </w:r>
            <w:r w:rsidRPr="000B7224">
              <w:rPr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PLNTY</w:t>
            </w:r>
          </w:p>
        </w:tc>
      </w:tr>
      <w:tr w:rsidR="00CA4AB5" w:rsidRPr="000B7224" w14:paraId="4E4857AF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  <w:hideMark/>
          </w:tcPr>
          <w:p w14:paraId="7E6BC02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  <w:hideMark/>
          </w:tcPr>
          <w:p w14:paraId="06B6FED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  <w:hideMark/>
          </w:tcPr>
          <w:p w14:paraId="355B6F2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0FC4C880" w14:textId="31DEA03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B4C7DFE" w14:textId="5E62C479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08A2230" w14:textId="188917C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1E4E45A9" w14:textId="2D2C536C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3BD31D0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2D0DEEC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0A8D786C" w14:textId="26D0A3E5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vMerge/>
            <w:shd w:val="clear" w:color="auto" w:fill="auto"/>
            <w:vAlign w:val="center"/>
            <w:hideMark/>
          </w:tcPr>
          <w:p w14:paraId="705188F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  <w:hideMark/>
          </w:tcPr>
          <w:p w14:paraId="02FF913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  <w:hideMark/>
          </w:tcPr>
          <w:p w14:paraId="2172DB00" w14:textId="680D60EB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Plnnr</w:t>
            </w:r>
          </w:p>
        </w:tc>
      </w:tr>
      <w:tr w:rsidR="00CA4AB5" w:rsidRPr="000B7224" w14:paraId="59A9ECFB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</w:tcPr>
          <w:p w14:paraId="2A29F10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2611746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06AACCB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617B43CB" w14:textId="1230EC56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50E4A40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6E748B5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08132FD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631E7E9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23EBC8B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277EF39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4C54822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61132F1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3802ACBF" w14:textId="168C4199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Ktsch</w:t>
            </w:r>
          </w:p>
        </w:tc>
      </w:tr>
      <w:tr w:rsidR="00CA4AB5" w:rsidRPr="000B7224" w14:paraId="263A1156" w14:textId="77777777" w:rsidTr="00CA4AB5">
        <w:trPr>
          <w:trHeight w:val="600"/>
        </w:trPr>
        <w:tc>
          <w:tcPr>
            <w:tcW w:w="119" w:type="pct"/>
            <w:vMerge/>
            <w:shd w:val="clear" w:color="auto" w:fill="auto"/>
            <w:vAlign w:val="center"/>
          </w:tcPr>
          <w:p w14:paraId="28FEBB9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4F7058D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240E068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491D46A1" w14:textId="4AEA31E0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32B6350" w14:textId="15884BEC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328D98DA" w14:textId="28D565A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7D2DC427" w14:textId="1DA9144E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Ремонт заземляющего контура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5FCAFEA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099861D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35EEB479" w14:textId="7A7CB200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'-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218E5C5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6D79ACB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6FE45913" w14:textId="32E01F0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KTEXT</w:t>
            </w:r>
          </w:p>
        </w:tc>
      </w:tr>
      <w:tr w:rsidR="00CA4AB5" w:rsidRPr="000B7224" w14:paraId="70254754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</w:tcPr>
          <w:p w14:paraId="529F9C90" w14:textId="07FB3EB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14:paraId="50462457" w14:textId="2A7C3AB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Физические показатели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</w:tcPr>
          <w:p w14:paraId="2DED0A41" w14:textId="72CE119F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physical_volume_characteristics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79AF219F" w14:textId="645AA2E0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4EA9D1F0" w14:textId="193E7C3E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63E7C3B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4D4C5A63" w14:textId="0D4DB9C5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PS001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</w:tcPr>
          <w:p w14:paraId="05345B10" w14:textId="0084A68D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-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44963926" w14:textId="7BF6264B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14:paraId="521B3375" w14:textId="7D59BACC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'-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14:paraId="5C8A544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  <w:p w14:paraId="06708E30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  <w:p w14:paraId="7FC1C5C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  <w:p w14:paraId="5393797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  <w:p w14:paraId="7891E25F" w14:textId="6DB47ADB" w:rsidR="005C3C0D" w:rsidRPr="000B7224" w:rsidRDefault="005C3C0D" w:rsidP="000B7224">
            <w:pPr>
              <w:rPr>
                <w:sz w:val="20"/>
                <w:szCs w:val="20"/>
              </w:rPr>
            </w:pPr>
            <w:r w:rsidRPr="000B7224">
              <w:rPr>
                <w:sz w:val="20"/>
                <w:szCs w:val="20"/>
              </w:rPr>
              <w:t>ZpmSourFp</w:t>
            </w:r>
          </w:p>
        </w:tc>
        <w:tc>
          <w:tcPr>
            <w:tcW w:w="267" w:type="pct"/>
            <w:shd w:val="clear" w:color="auto" w:fill="auto"/>
            <w:vAlign w:val="center"/>
          </w:tcPr>
          <w:p w14:paraId="0FA652A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7ABE4335" w14:textId="6E110EF8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Focode</w:t>
            </w:r>
          </w:p>
        </w:tc>
      </w:tr>
      <w:tr w:rsidR="00CA4AB5" w:rsidRPr="000B7224" w14:paraId="38E3D471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7AC353C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327271A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6B7FFF7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28778D16" w14:textId="5D8FAF3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D6C4236" w14:textId="0D311671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0D34D47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3EC740E1" w14:textId="5572A2D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Комплексный ремонт ПС</w:t>
            </w: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7D10D04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09140EA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61825602" w14:textId="7660243C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'-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602A7FE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597A112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3AF089D0" w14:textId="1F7829D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Fotxt</w:t>
            </w:r>
          </w:p>
        </w:tc>
      </w:tr>
      <w:tr w:rsidR="00CA4AB5" w:rsidRPr="000B7224" w14:paraId="0BF74D42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4778200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66725170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4AAB10C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1FB05D85" w14:textId="0AFA0799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integration_entity_code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4C007103" w14:textId="2F369E35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47FC54AF" w14:textId="1208391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Единицы измерения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6499A30" w14:textId="275C0C4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ШТ</w:t>
            </w: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40ACEA6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44A8FF0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224D982D" w14:textId="615B02D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'-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15D3B2E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7582A5A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301AB750" w14:textId="5FE91C2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Foeh</w:t>
            </w:r>
          </w:p>
        </w:tc>
      </w:tr>
      <w:tr w:rsidR="00CA4AB5" w:rsidRPr="000B7224" w14:paraId="21001B5D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3322C4E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57E8402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03F23CD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7F15A733" w14:textId="46C2360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measure_unit_id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7CBC4337" w14:textId="17BF5EAA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Integer 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5D6B8034" w14:textId="3E7592AF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Id (synt) 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measure_units WHERE integration_entity_id = Foeh and source_platform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022220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3880704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325F8EA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16EFD258" w14:textId="7B89B5DE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'-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0965264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08794C8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3078AFE1" w14:textId="0CE9ED39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Foeh</w:t>
            </w:r>
          </w:p>
        </w:tc>
      </w:tr>
      <w:tr w:rsidR="00CA4AB5" w:rsidRPr="000B7224" w14:paraId="5854F163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</w:tcPr>
          <w:p w14:paraId="1E1FFBA6" w14:textId="6FA19EB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14:paraId="4C05CC5F" w14:textId="002A7448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Группы измерений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</w:tcPr>
          <w:p w14:paraId="157E33C7" w14:textId="63DBDB1B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measurement_type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59515E9" w14:textId="4D5CE3DC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63766375" w14:textId="6364331E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4FD27B36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58CD9C2F" w14:textId="696EF1E5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TAB-IZMPKE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</w:tcPr>
          <w:p w14:paraId="62EDA18C" w14:textId="7DA96E8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515B55F8" w14:textId="23A26638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vid_izm</w:t>
            </w:r>
          </w:p>
        </w:tc>
        <w:tc>
          <w:tcPr>
            <w:tcW w:w="301" w:type="pct"/>
            <w:shd w:val="clear" w:color="auto" w:fill="auto"/>
            <w:vAlign w:val="center"/>
          </w:tcPr>
          <w:p w14:paraId="37FDEA54" w14:textId="5D890919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14:paraId="23136D30" w14:textId="67FF6F2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3B5087A8" w14:textId="07F43CC1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vid_izm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B70FADF" w14:textId="79FC90C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</w:tr>
      <w:tr w:rsidR="00CA4AB5" w:rsidRPr="000B7224" w14:paraId="5717AEE2" w14:textId="77777777" w:rsidTr="00CA4AB5">
        <w:trPr>
          <w:trHeight w:val="300"/>
        </w:trPr>
        <w:tc>
          <w:tcPr>
            <w:tcW w:w="119" w:type="pct"/>
            <w:vMerge/>
            <w:shd w:val="clear" w:color="auto" w:fill="auto"/>
            <w:vAlign w:val="center"/>
          </w:tcPr>
          <w:p w14:paraId="5E51421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auto"/>
            <w:vAlign w:val="center"/>
          </w:tcPr>
          <w:p w14:paraId="6E619F9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auto"/>
            <w:vAlign w:val="center"/>
          </w:tcPr>
          <w:p w14:paraId="3234038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10790BC5" w14:textId="778985A3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EC54C5A" w14:textId="225A4FA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420ECC9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4CCCC4E1" w14:textId="4136CEBC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Измерение показателей КЭ</w:t>
            </w: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66A9D2C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1C0779A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65D3BED5" w14:textId="6D2EF6A5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074CDB2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2A81397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3A868E8E" w14:textId="56732ED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</w:p>
        </w:tc>
      </w:tr>
      <w:tr w:rsidR="00CA4AB5" w:rsidRPr="000B7224" w14:paraId="6548F162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</w:tcPr>
          <w:p w14:paraId="3F13606A" w14:textId="3A89DFF8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14:paraId="65669500" w14:textId="53AD4E53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Связь признаков и групп измерений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</w:tcPr>
          <w:p w14:paraId="2B6F20AE" w14:textId="335C66BD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measurement_type_om_measurement_point_attributes</w:t>
            </w:r>
          </w:p>
        </w:tc>
        <w:tc>
          <w:tcPr>
            <w:tcW w:w="470" w:type="pct"/>
            <w:vMerge w:val="restart"/>
            <w:shd w:val="clear" w:color="auto" w:fill="auto"/>
            <w:vAlign w:val="center"/>
          </w:tcPr>
          <w:p w14:paraId="61457A77" w14:textId="7CA416D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code</w:t>
            </w:r>
          </w:p>
        </w:tc>
        <w:tc>
          <w:tcPr>
            <w:tcW w:w="188" w:type="pct"/>
            <w:vMerge w:val="restart"/>
            <w:shd w:val="clear" w:color="auto" w:fill="auto"/>
            <w:vAlign w:val="center"/>
          </w:tcPr>
          <w:p w14:paraId="41781D78" w14:textId="4567D1D1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380F503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3E847292" w14:textId="44CD97F2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TAB-IZMPKE</w:t>
            </w:r>
          </w:p>
        </w:tc>
        <w:tc>
          <w:tcPr>
            <w:tcW w:w="348" w:type="pct"/>
            <w:vMerge w:val="restart"/>
            <w:shd w:val="clear" w:color="auto" w:fill="auto"/>
            <w:vAlign w:val="center"/>
          </w:tcPr>
          <w:p w14:paraId="7A2C0DCC" w14:textId="1F5A7D1F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071A453F" w14:textId="303B65FB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poz_izm</w:t>
            </w:r>
          </w:p>
        </w:tc>
        <w:tc>
          <w:tcPr>
            <w:tcW w:w="301" w:type="pct"/>
            <w:shd w:val="clear" w:color="auto" w:fill="auto"/>
            <w:vAlign w:val="center"/>
          </w:tcPr>
          <w:p w14:paraId="15DF385D" w14:textId="3B90673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14:paraId="2F81FD49" w14:textId="6D4596A4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28DEA786" w14:textId="77933CDC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poz_izm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0CD7688" w14:textId="33E9E79E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</w:tr>
      <w:tr w:rsidR="00CA4AB5" w:rsidRPr="000B7224" w14:paraId="680DCC15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1BA50D6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25FF5D6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50AF8C2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vMerge/>
            <w:shd w:val="clear" w:color="auto" w:fill="00B050"/>
            <w:vAlign w:val="center"/>
          </w:tcPr>
          <w:p w14:paraId="79A10D3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8" w:type="pct"/>
            <w:vMerge/>
            <w:shd w:val="clear" w:color="auto" w:fill="00B050"/>
            <w:vAlign w:val="center"/>
          </w:tcPr>
          <w:p w14:paraId="328598C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A43E0C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291389F0" w14:textId="613D2638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000544660273</w:t>
            </w: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6D9F8CE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1CECABF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3E8F0CB6" w14:textId="28EB321A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10E7690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18B3F866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4B4D1AE6" w14:textId="2C8577A1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CODE</w:t>
            </w:r>
          </w:p>
        </w:tc>
      </w:tr>
      <w:tr w:rsidR="00CA4AB5" w:rsidRPr="000B7224" w14:paraId="3CD91BBF" w14:textId="77777777" w:rsidTr="00CA4AB5">
        <w:trPr>
          <w:trHeight w:val="300"/>
        </w:trPr>
        <w:tc>
          <w:tcPr>
            <w:tcW w:w="119" w:type="pct"/>
            <w:vMerge w:val="restart"/>
            <w:shd w:val="clear" w:color="auto" w:fill="auto"/>
            <w:vAlign w:val="center"/>
          </w:tcPr>
          <w:p w14:paraId="63B6DFAD" w14:textId="54B2B40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14:paraId="79AFEE2C" w14:textId="57FD7A8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Связь ключей образца и дефектов</w:t>
            </w:r>
          </w:p>
        </w:tc>
        <w:tc>
          <w:tcPr>
            <w:tcW w:w="828" w:type="pct"/>
            <w:vMerge w:val="restart"/>
            <w:shd w:val="clear" w:color="auto" w:fill="auto"/>
            <w:vAlign w:val="center"/>
          </w:tcPr>
          <w:p w14:paraId="6D5117A0" w14:textId="21441FCA" w:rsidR="005C3C0D" w:rsidRPr="00DA6387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sample_key_on_defect</w:t>
            </w:r>
            <w:r w:rsidR="00DA6387" w:rsidRPr="00DA6387">
              <w:rPr>
                <w:color w:val="000000"/>
                <w:sz w:val="20"/>
                <w:szCs w:val="20"/>
                <w:lang w:val="en-US"/>
              </w:rPr>
              <w:t>_co</w:t>
            </w:r>
            <w:r w:rsidR="00DA6387">
              <w:rPr>
                <w:color w:val="000000"/>
                <w:sz w:val="20"/>
                <w:szCs w:val="20"/>
                <w:lang w:val="en-US"/>
              </w:rPr>
              <w:t>de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B0448E3" w14:textId="6E5CC10F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integration_сode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4E6D1EBB" w14:textId="58250723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4B40C5D9" w14:textId="26710EE2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С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оставной ключ source_platform:§: integration_entity_id:§: integration_entity_code:§:name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EF2EE7A" w14:textId="22CA637C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cip:§:VLMR061:§:0010:§:032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18B36D3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367218A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522946B7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14:paraId="148AB83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28C9F8B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67582D9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CA4AB5" w:rsidRPr="000B7224" w14:paraId="273E8359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56C3C41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2F462AA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31DE2387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3205BEFF" w14:textId="4DAF0B1C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e</w:t>
            </w:r>
            <w:r w:rsidRPr="000B7224">
              <w:rPr>
                <w:color w:val="000000"/>
                <w:sz w:val="20"/>
                <w:szCs w:val="20"/>
              </w:rPr>
              <w:t>ntity_id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217D0505" w14:textId="71ED2819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54365620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4392E42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 w:val="restart"/>
            <w:shd w:val="clear" w:color="auto" w:fill="auto"/>
            <w:vAlign w:val="center"/>
          </w:tcPr>
          <w:p w14:paraId="7546FCBC" w14:textId="1A68833B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3F5AB953" w14:textId="312A430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ko_def</w:t>
            </w:r>
          </w:p>
        </w:tc>
        <w:tc>
          <w:tcPr>
            <w:tcW w:w="301" w:type="pct"/>
            <w:shd w:val="clear" w:color="auto" w:fill="auto"/>
            <w:vAlign w:val="center"/>
          </w:tcPr>
          <w:p w14:paraId="168476C1" w14:textId="6F531C88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14:paraId="72CC762B" w14:textId="1BED4B0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ZWS_SOUR_DICT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14:paraId="28DE4855" w14:textId="5AF2477D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deftk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289B054" w14:textId="74526B95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code</w:t>
            </w:r>
          </w:p>
        </w:tc>
      </w:tr>
      <w:tr w:rsidR="00CA4AB5" w:rsidRPr="000B7224" w14:paraId="02B8C6F8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439DC7D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17081A69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2CE9F46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2652E1FA" w14:textId="3E0D35A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integration_entity_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>code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54B3E845" w14:textId="43D8BBF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14E27E9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501FA420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68E832B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2EEEA78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149E4C27" w14:textId="4D71894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17DC20A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72DE62A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587B0697" w14:textId="4B165C73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</w:p>
        </w:tc>
      </w:tr>
      <w:tr w:rsidR="00CA4AB5" w:rsidRPr="000B7224" w14:paraId="614988E5" w14:textId="77777777" w:rsidTr="00CA4AB5">
        <w:trPr>
          <w:trHeight w:val="88"/>
        </w:trPr>
        <w:tc>
          <w:tcPr>
            <w:tcW w:w="119" w:type="pct"/>
            <w:vMerge/>
            <w:shd w:val="clear" w:color="auto" w:fill="00B050"/>
            <w:vAlign w:val="center"/>
          </w:tcPr>
          <w:p w14:paraId="7639780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15BEC30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524DC0C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0BE9AA8D" w14:textId="384B3152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source_platform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1E409A4C" w14:textId="6CAFCBBE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2F6C1C7E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618DE12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1B040ED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05B9BD8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14:paraId="41A9783B" w14:textId="6A3131C6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center</w:t>
            </w:r>
          </w:p>
        </w:tc>
        <w:tc>
          <w:tcPr>
            <w:tcW w:w="405" w:type="pct"/>
            <w:vMerge/>
            <w:shd w:val="clear" w:color="auto" w:fill="auto"/>
            <w:vAlign w:val="center"/>
          </w:tcPr>
          <w:p w14:paraId="1D76372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5B2E3366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1676A94C" w14:textId="4B53BA9C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cip</w:t>
            </w:r>
          </w:p>
        </w:tc>
      </w:tr>
      <w:tr w:rsidR="00CA4AB5" w:rsidRPr="000B7224" w14:paraId="576846FC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35062C9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48E8ABDD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21161A6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6800729B" w14:textId="33073EDB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7439882F" w14:textId="2F283023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5E2A782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1E501410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auto"/>
            <w:vAlign w:val="center"/>
          </w:tcPr>
          <w:p w14:paraId="011E5D84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vAlign w:val="center"/>
          </w:tcPr>
          <w:p w14:paraId="04F6512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894ABA5" w14:textId="075A1DD4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NAME2</w:t>
            </w:r>
          </w:p>
        </w:tc>
        <w:tc>
          <w:tcPr>
            <w:tcW w:w="405" w:type="pct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A89DA27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583005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B08196" w14:textId="0318FDC5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</w:tr>
      <w:tr w:rsidR="00CA4AB5" w:rsidRPr="00F81AFE" w14:paraId="5A033C3E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097F1C3A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6C6A83E1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4D525263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6A2F7F59" w14:textId="6526736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defect_code_id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3B355BF0" w14:textId="47C638BA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0914E187" w14:textId="3FA28F46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defect_codes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11CBBA2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15" w:type="pct"/>
            <w:gridSpan w:val="3"/>
            <w:shd w:val="clear" w:color="auto" w:fill="auto"/>
            <w:vAlign w:val="center"/>
          </w:tcPr>
          <w:p w14:paraId="2172E442" w14:textId="775408A4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(</w:t>
            </w:r>
            <w:r w:rsidRPr="000B7224">
              <w:rPr>
                <w:color w:val="000000"/>
                <w:sz w:val="20"/>
                <w:szCs w:val="20"/>
              </w:rPr>
              <w:t>по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CODE) defect_codes.integration_entity_id </w:t>
            </w:r>
            <w:r w:rsidRPr="000B7224">
              <w:rPr>
                <w:color w:val="000000"/>
                <w:sz w:val="20"/>
                <w:szCs w:val="20"/>
              </w:rPr>
              <w:t>из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defect_codes </w:t>
            </w:r>
            <w:r w:rsidRPr="000B7224">
              <w:rPr>
                <w:color w:val="000000"/>
                <w:sz w:val="20"/>
                <w:szCs w:val="20"/>
              </w:rPr>
              <w:t>получаем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ID_DEFECT_CODE</w:t>
            </w:r>
          </w:p>
        </w:tc>
        <w:tc>
          <w:tcPr>
            <w:tcW w:w="1106" w:type="pct"/>
            <w:gridSpan w:val="3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21E2878" w14:textId="5D4AEB0C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(по Name) defect_codes.integration_entity_id из таблицы defect_codes получаем ID_DEFECT_CODE</w:t>
            </w:r>
          </w:p>
        </w:tc>
      </w:tr>
      <w:tr w:rsidR="00CA4AB5" w:rsidRPr="00F81AFE" w14:paraId="38EF1A3D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059EAAC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330B154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4B3CDF7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7956F1A3" w14:textId="5A2CD505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defect_group_id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1780E6A4" w14:textId="3E36D823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471CCEC3" w14:textId="0FB5006B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defect_groups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734D69F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15" w:type="pct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4903623" w14:textId="3F41717C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(</w:t>
            </w:r>
            <w:r w:rsidRPr="000B7224">
              <w:rPr>
                <w:color w:val="000000"/>
                <w:sz w:val="20"/>
                <w:szCs w:val="20"/>
              </w:rPr>
              <w:t>по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NAME2) defect_groups.integration_entity_id </w:t>
            </w:r>
            <w:r w:rsidRPr="000B7224">
              <w:rPr>
                <w:color w:val="000000"/>
                <w:sz w:val="20"/>
                <w:szCs w:val="20"/>
              </w:rPr>
              <w:t>из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defect_groups </w:t>
            </w:r>
            <w:r w:rsidRPr="000B7224">
              <w:rPr>
                <w:color w:val="000000"/>
                <w:sz w:val="20"/>
                <w:szCs w:val="20"/>
              </w:rPr>
              <w:t>получаем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ID_DEF_GROUPS</w:t>
            </w:r>
          </w:p>
        </w:tc>
        <w:tc>
          <w:tcPr>
            <w:tcW w:w="1106" w:type="pct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0FD854A" w14:textId="22AB7EA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(по id) defect_groups.integration_entity_id из таблицы defect_groups получаем ID_DEF_GROUPS</w:t>
            </w:r>
          </w:p>
        </w:tc>
      </w:tr>
      <w:tr w:rsidR="00CC0617" w:rsidRPr="00F81AFE" w14:paraId="75D6FC62" w14:textId="77777777" w:rsidTr="00CA4AB5">
        <w:trPr>
          <w:trHeight w:val="300"/>
        </w:trPr>
        <w:tc>
          <w:tcPr>
            <w:tcW w:w="119" w:type="pct"/>
            <w:vMerge/>
            <w:shd w:val="clear" w:color="auto" w:fill="00B050"/>
            <w:vAlign w:val="center"/>
          </w:tcPr>
          <w:p w14:paraId="3238BACB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00B050"/>
            <w:vAlign w:val="center"/>
          </w:tcPr>
          <w:p w14:paraId="4562DCD5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8" w:type="pct"/>
            <w:vMerge/>
            <w:shd w:val="clear" w:color="auto" w:fill="00B050"/>
            <w:vAlign w:val="center"/>
          </w:tcPr>
          <w:p w14:paraId="7CBE9E1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37C483FF" w14:textId="35DEBB02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sample_key_id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9088FCD" w14:textId="0DC4DB74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28816DDC" w14:textId="176D23A9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sample_keys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8606838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15" w:type="pct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0E0298" w14:textId="383B15F0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(</w:t>
            </w:r>
            <w:r w:rsidRPr="000B7224">
              <w:rPr>
                <w:color w:val="000000"/>
                <w:sz w:val="20"/>
                <w:szCs w:val="20"/>
              </w:rPr>
              <w:t>по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ID) sample_keys.integration_entity_id </w:t>
            </w:r>
            <w:r w:rsidRPr="000B7224">
              <w:rPr>
                <w:color w:val="000000"/>
                <w:sz w:val="20"/>
                <w:szCs w:val="20"/>
              </w:rPr>
              <w:t>из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7224">
              <w:rPr>
                <w:color w:val="000000"/>
                <w:sz w:val="20"/>
                <w:szCs w:val="20"/>
              </w:rPr>
              <w:t>таблицы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sample_keys </w:t>
            </w:r>
            <w:r w:rsidRPr="000B7224">
              <w:rPr>
                <w:color w:val="000000"/>
                <w:sz w:val="20"/>
                <w:szCs w:val="20"/>
              </w:rPr>
              <w:t>получаем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 ID_SAMPLE_KEY</w:t>
            </w:r>
          </w:p>
        </w:tc>
        <w:tc>
          <w:tcPr>
            <w:tcW w:w="1106" w:type="pct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B21DDC" w14:textId="77777777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(по Code) tech_maps.integration_entity_id из таблицы tech_maps получаем INTEGRATION_ENTITY_CODE (несколько значений &lt;Ktsch&gt;)</w:t>
            </w:r>
          </w:p>
          <w:p w14:paraId="59D5B03D" w14:textId="6DDC819F" w:rsidR="005C3C0D" w:rsidRPr="000B7224" w:rsidRDefault="005C3C0D" w:rsidP="000B7224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 xml:space="preserve">(по INTEGRATION_ENTITY_CODE) sample_keys.integration_entity_id из </w:t>
            </w:r>
            <w:r w:rsidRPr="000B7224">
              <w:rPr>
                <w:color w:val="000000"/>
                <w:sz w:val="20"/>
                <w:szCs w:val="20"/>
                <w:lang w:val="en-US"/>
              </w:rPr>
              <w:lastRenderedPageBreak/>
              <w:t>таблицы sample_keys получаем ID_SAMPLE_KEY</w:t>
            </w:r>
          </w:p>
        </w:tc>
      </w:tr>
      <w:tr w:rsidR="008D6782" w:rsidRPr="000B7224" w14:paraId="2635C177" w14:textId="77777777" w:rsidTr="00CA4AB5">
        <w:trPr>
          <w:trHeight w:val="825"/>
        </w:trPr>
        <w:tc>
          <w:tcPr>
            <w:tcW w:w="119" w:type="pct"/>
            <w:vMerge w:val="restart"/>
            <w:shd w:val="clear" w:color="auto" w:fill="70AD47" w:themeFill="accent6"/>
            <w:vAlign w:val="center"/>
          </w:tcPr>
          <w:p w14:paraId="127C49C3" w14:textId="2481006B" w:rsidR="008D6782" w:rsidRPr="000B7224" w:rsidRDefault="008D6782" w:rsidP="008D6782">
            <w:pPr>
              <w:rPr>
                <w:color w:val="000000"/>
                <w:sz w:val="20"/>
                <w:szCs w:val="20"/>
              </w:rPr>
            </w:pPr>
            <w:bookmarkStart w:id="15" w:name="_Toc151245218"/>
            <w:r w:rsidRPr="000B7224">
              <w:rPr>
                <w:color w:val="000000"/>
                <w:sz w:val="20"/>
                <w:szCs w:val="20"/>
                <w:lang w:val="en-US"/>
              </w:rPr>
              <w:lastRenderedPageBreak/>
              <w:t>26</w:t>
            </w:r>
          </w:p>
        </w:tc>
        <w:tc>
          <w:tcPr>
            <w:tcW w:w="372" w:type="pct"/>
            <w:vMerge w:val="restart"/>
            <w:shd w:val="clear" w:color="auto" w:fill="70AD47" w:themeFill="accent6"/>
            <w:vAlign w:val="center"/>
          </w:tcPr>
          <w:p w14:paraId="45267A1F" w14:textId="18AA14C8" w:rsidR="008D6782" w:rsidRPr="000B7224" w:rsidRDefault="008D6782" w:rsidP="008D6782">
            <w:pPr>
              <w:rPr>
                <w:color w:val="000000"/>
                <w:sz w:val="20"/>
                <w:szCs w:val="20"/>
              </w:rPr>
            </w:pPr>
            <w:r w:rsidRPr="00EC293C">
              <w:rPr>
                <w:color w:val="000000"/>
                <w:sz w:val="20"/>
                <w:szCs w:val="20"/>
              </w:rPr>
              <w:t>Допустимая комбинация типа заказа и вида работ ТОРО</w:t>
            </w:r>
          </w:p>
        </w:tc>
        <w:tc>
          <w:tcPr>
            <w:tcW w:w="828" w:type="pct"/>
            <w:vMerge w:val="restart"/>
            <w:shd w:val="clear" w:color="auto" w:fill="70AD47" w:themeFill="accent6"/>
            <w:vAlign w:val="center"/>
          </w:tcPr>
          <w:p w14:paraId="7027C2E6" w14:textId="4357ED60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toro_order_types_on_toro_order_types_of_work</w:t>
            </w:r>
          </w:p>
        </w:tc>
        <w:tc>
          <w:tcPr>
            <w:tcW w:w="470" w:type="pct"/>
            <w:shd w:val="clear" w:color="auto" w:fill="70AD47" w:themeFill="accent6"/>
            <w:vAlign w:val="center"/>
          </w:tcPr>
          <w:p w14:paraId="406CECAA" w14:textId="1D2AB151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toro_order_type_id</w:t>
            </w:r>
          </w:p>
        </w:tc>
        <w:tc>
          <w:tcPr>
            <w:tcW w:w="188" w:type="pct"/>
            <w:shd w:val="clear" w:color="auto" w:fill="70AD47" w:themeFill="accent6"/>
            <w:vAlign w:val="center"/>
          </w:tcPr>
          <w:p w14:paraId="2DBFFA05" w14:textId="200265DF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shd w:val="clear" w:color="auto" w:fill="70AD47" w:themeFill="accent6"/>
            <w:vAlign w:val="center"/>
          </w:tcPr>
          <w:p w14:paraId="38E75780" w14:textId="7285F1EA" w:rsidR="008D6782" w:rsidRPr="00CC0617" w:rsidRDefault="008D6782" w:rsidP="008D6782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toro_order_type</w:t>
            </w:r>
            <w:r>
              <w:rPr>
                <w:color w:val="000000"/>
                <w:sz w:val="20"/>
                <w:szCs w:val="20"/>
                <w:lang w:val="en-US"/>
              </w:rPr>
              <w:t>s</w:t>
            </w: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1E14A07F" w14:textId="6E8020F4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Merge w:val="restart"/>
            <w:shd w:val="clear" w:color="auto" w:fill="70AD47" w:themeFill="accent6"/>
            <w:vAlign w:val="center"/>
          </w:tcPr>
          <w:p w14:paraId="185DD732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70AD47" w:themeFill="accent6"/>
            <w:vAlign w:val="center"/>
          </w:tcPr>
          <w:p w14:paraId="63154F56" w14:textId="33D05005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EC293C">
              <w:rPr>
                <w:color w:val="000000"/>
                <w:sz w:val="20"/>
                <w:szCs w:val="20"/>
                <w:lang w:val="en-US"/>
              </w:rPr>
              <w:t>vidzak_vidrab</w:t>
            </w:r>
          </w:p>
        </w:tc>
        <w:tc>
          <w:tcPr>
            <w:tcW w:w="301" w:type="pct"/>
            <w:shd w:val="clear" w:color="auto" w:fill="70AD47" w:themeFill="accent6"/>
            <w:vAlign w:val="center"/>
          </w:tcPr>
          <w:p w14:paraId="43917C98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</w:rPr>
            </w:pPr>
            <w:commentRangeStart w:id="16"/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  <w:commentRangeEnd w:id="16"/>
            <w:r>
              <w:rPr>
                <w:rStyle w:val="a9"/>
              </w:rPr>
              <w:commentReference w:id="16"/>
            </w:r>
          </w:p>
        </w:tc>
        <w:tc>
          <w:tcPr>
            <w:tcW w:w="405" w:type="pct"/>
            <w:vMerge w:val="restart"/>
            <w:shd w:val="clear" w:color="auto" w:fill="70AD47" w:themeFill="accent6"/>
            <w:vAlign w:val="center"/>
          </w:tcPr>
          <w:p w14:paraId="3F65B1B4" w14:textId="35147F72" w:rsidR="008D6782" w:rsidRPr="00EC293C" w:rsidRDefault="008D6782" w:rsidP="008D6782">
            <w:pPr>
              <w:rPr>
                <w:color w:val="000000"/>
                <w:sz w:val="20"/>
                <w:szCs w:val="20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70AD47" w:themeFill="accent6"/>
            <w:vAlign w:val="center"/>
          </w:tcPr>
          <w:p w14:paraId="3B5F221A" w14:textId="0C22399A" w:rsidR="008D6782" w:rsidRPr="00EC293C" w:rsidRDefault="008D6782" w:rsidP="008D6782">
            <w:pPr>
              <w:rPr>
                <w:color w:val="000000"/>
                <w:sz w:val="20"/>
                <w:szCs w:val="20"/>
              </w:rPr>
            </w:pPr>
            <w:r w:rsidRPr="00EC293C">
              <w:rPr>
                <w:color w:val="000000"/>
                <w:sz w:val="20"/>
                <w:szCs w:val="20"/>
                <w:lang w:val="en-US"/>
              </w:rPr>
              <w:t>vidzak_vidrab</w:t>
            </w:r>
          </w:p>
        </w:tc>
        <w:tc>
          <w:tcPr>
            <w:tcW w:w="434" w:type="pct"/>
            <w:shd w:val="clear" w:color="auto" w:fill="70AD47" w:themeFill="accent6"/>
            <w:vAlign w:val="center"/>
          </w:tcPr>
          <w:p w14:paraId="4BAC25DF" w14:textId="29DC007B" w:rsidR="008D6782" w:rsidRPr="00EC293C" w:rsidRDefault="008D6782" w:rsidP="008D6782">
            <w:pPr>
              <w:rPr>
                <w:color w:val="000000"/>
                <w:sz w:val="20"/>
                <w:szCs w:val="20"/>
              </w:rPr>
            </w:pPr>
            <w:commentRangeStart w:id="17"/>
            <w:r w:rsidRPr="000B7224">
              <w:rPr>
                <w:color w:val="000000"/>
                <w:sz w:val="20"/>
                <w:szCs w:val="20"/>
                <w:lang w:val="en-US"/>
              </w:rPr>
              <w:t>ID</w:t>
            </w:r>
            <w:commentRangeEnd w:id="17"/>
            <w:r>
              <w:rPr>
                <w:rStyle w:val="a9"/>
              </w:rPr>
              <w:commentReference w:id="17"/>
            </w:r>
          </w:p>
        </w:tc>
      </w:tr>
      <w:tr w:rsidR="008D6782" w:rsidRPr="000B7224" w14:paraId="6755DED7" w14:textId="77777777" w:rsidTr="00CA4AB5">
        <w:trPr>
          <w:trHeight w:val="300"/>
        </w:trPr>
        <w:tc>
          <w:tcPr>
            <w:tcW w:w="119" w:type="pct"/>
            <w:vMerge/>
            <w:shd w:val="clear" w:color="auto" w:fill="70AD47" w:themeFill="accent6"/>
            <w:vAlign w:val="center"/>
          </w:tcPr>
          <w:p w14:paraId="774BC9D2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vMerge/>
            <w:shd w:val="clear" w:color="auto" w:fill="70AD47" w:themeFill="accent6"/>
            <w:vAlign w:val="center"/>
          </w:tcPr>
          <w:p w14:paraId="318A6418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70AD47" w:themeFill="accent6"/>
            <w:vAlign w:val="center"/>
          </w:tcPr>
          <w:p w14:paraId="252EA84A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shd w:val="clear" w:color="auto" w:fill="70AD47" w:themeFill="accent6"/>
            <w:vAlign w:val="center"/>
          </w:tcPr>
          <w:p w14:paraId="09FAE1DF" w14:textId="196FAA6A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toro_order_type_of_work_id</w:t>
            </w:r>
          </w:p>
        </w:tc>
        <w:tc>
          <w:tcPr>
            <w:tcW w:w="188" w:type="pct"/>
            <w:shd w:val="clear" w:color="auto" w:fill="70AD47" w:themeFill="accent6"/>
            <w:vAlign w:val="center"/>
          </w:tcPr>
          <w:p w14:paraId="78B7EA52" w14:textId="7439F530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shd w:val="clear" w:color="auto" w:fill="70AD47" w:themeFill="accent6"/>
            <w:vAlign w:val="center"/>
          </w:tcPr>
          <w:p w14:paraId="42A5427A" w14:textId="732CD96E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  <w:r w:rsidRPr="00CC0617">
              <w:rPr>
                <w:color w:val="000000"/>
                <w:sz w:val="20"/>
                <w:szCs w:val="20"/>
                <w:lang w:val="en-US"/>
              </w:rPr>
              <w:t>toro_order_types_of_works</w:t>
            </w: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58F4115E" w14:textId="447D2DD9" w:rsidR="008D6782" w:rsidRPr="00CC0617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Merge/>
            <w:shd w:val="clear" w:color="auto" w:fill="70AD47" w:themeFill="accent6"/>
            <w:vAlign w:val="center"/>
          </w:tcPr>
          <w:p w14:paraId="264B3531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70AD47" w:themeFill="accent6"/>
            <w:vAlign w:val="center"/>
          </w:tcPr>
          <w:p w14:paraId="2E445DD0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70AD47" w:themeFill="accent6"/>
            <w:vAlign w:val="center"/>
          </w:tcPr>
          <w:p w14:paraId="0FCFB335" w14:textId="3485167D" w:rsidR="008D6782" w:rsidRPr="00EC293C" w:rsidRDefault="008D6782" w:rsidP="008D6782">
            <w:pPr>
              <w:rPr>
                <w:color w:val="000000"/>
                <w:sz w:val="20"/>
                <w:szCs w:val="20"/>
              </w:rPr>
            </w:pPr>
            <w:commentRangeStart w:id="18"/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  <w:r>
              <w:rPr>
                <w:color w:val="000000"/>
                <w:sz w:val="20"/>
                <w:szCs w:val="20"/>
              </w:rPr>
              <w:t>2</w:t>
            </w:r>
            <w:commentRangeEnd w:id="18"/>
            <w:r>
              <w:rPr>
                <w:rStyle w:val="a9"/>
              </w:rPr>
              <w:commentReference w:id="18"/>
            </w:r>
          </w:p>
        </w:tc>
        <w:tc>
          <w:tcPr>
            <w:tcW w:w="405" w:type="pct"/>
            <w:vMerge/>
            <w:shd w:val="clear" w:color="auto" w:fill="70AD47" w:themeFill="accent6"/>
            <w:vAlign w:val="center"/>
          </w:tcPr>
          <w:p w14:paraId="2E1AA609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70AD47" w:themeFill="accent6"/>
            <w:vAlign w:val="center"/>
          </w:tcPr>
          <w:p w14:paraId="4F60806F" w14:textId="77777777" w:rsidR="008D6782" w:rsidRPr="000B7224" w:rsidRDefault="008D6782" w:rsidP="008D67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70AD47" w:themeFill="accent6"/>
            <w:vAlign w:val="center"/>
          </w:tcPr>
          <w:p w14:paraId="442C0202" w14:textId="1B93DABC" w:rsidR="008D6782" w:rsidRPr="00EC293C" w:rsidRDefault="008D6782" w:rsidP="008D6782">
            <w:pPr>
              <w:rPr>
                <w:color w:val="000000"/>
                <w:sz w:val="20"/>
                <w:szCs w:val="20"/>
              </w:rPr>
            </w:pPr>
            <w:commentRangeStart w:id="19"/>
            <w:r w:rsidRPr="000B7224">
              <w:rPr>
                <w:color w:val="000000"/>
                <w:sz w:val="20"/>
                <w:szCs w:val="20"/>
                <w:lang w:val="en-US"/>
              </w:rPr>
              <w:t>NAME</w:t>
            </w:r>
            <w:r>
              <w:rPr>
                <w:color w:val="000000"/>
                <w:sz w:val="20"/>
                <w:szCs w:val="20"/>
              </w:rPr>
              <w:t>2</w:t>
            </w:r>
            <w:commentRangeEnd w:id="19"/>
            <w:r>
              <w:rPr>
                <w:rStyle w:val="a9"/>
              </w:rPr>
              <w:commentReference w:id="19"/>
            </w:r>
          </w:p>
        </w:tc>
      </w:tr>
      <w:tr w:rsidR="00F81AFE" w:rsidRPr="00CC0617" w14:paraId="7D0366EB" w14:textId="77777777" w:rsidTr="008D6782">
        <w:trPr>
          <w:trHeight w:val="923"/>
        </w:trPr>
        <w:tc>
          <w:tcPr>
            <w:tcW w:w="119" w:type="pct"/>
            <w:vMerge w:val="restart"/>
            <w:shd w:val="clear" w:color="auto" w:fill="70AD47" w:themeFill="accent6"/>
            <w:vAlign w:val="center"/>
          </w:tcPr>
          <w:p w14:paraId="00DD8144" w14:textId="680EE70B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27</w:t>
            </w:r>
          </w:p>
        </w:tc>
        <w:tc>
          <w:tcPr>
            <w:tcW w:w="372" w:type="pct"/>
            <w:vMerge w:val="restart"/>
            <w:shd w:val="clear" w:color="auto" w:fill="70AD47" w:themeFill="accent6"/>
            <w:vAlign w:val="center"/>
          </w:tcPr>
          <w:p w14:paraId="4CB4ADB2" w14:textId="48A12FD6" w:rsidR="00F81AFE" w:rsidRPr="000B7224" w:rsidRDefault="00F81AFE" w:rsidP="00F81AFE">
            <w:pPr>
              <w:rPr>
                <w:color w:val="000000"/>
                <w:sz w:val="20"/>
                <w:szCs w:val="20"/>
              </w:rPr>
            </w:pPr>
            <w:r w:rsidRPr="00CC0617">
              <w:rPr>
                <w:color w:val="000000"/>
                <w:sz w:val="20"/>
                <w:szCs w:val="20"/>
              </w:rPr>
              <w:t>Виды работ к ключу образца</w:t>
            </w:r>
          </w:p>
        </w:tc>
        <w:tc>
          <w:tcPr>
            <w:tcW w:w="828" w:type="pct"/>
            <w:vMerge w:val="restart"/>
            <w:shd w:val="clear" w:color="auto" w:fill="70AD47" w:themeFill="accent6"/>
            <w:vAlign w:val="center"/>
          </w:tcPr>
          <w:p w14:paraId="4A787502" w14:textId="438B7901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sample_keys</w:t>
            </w:r>
          </w:p>
        </w:tc>
        <w:tc>
          <w:tcPr>
            <w:tcW w:w="470" w:type="pct"/>
            <w:vMerge w:val="restart"/>
            <w:shd w:val="clear" w:color="auto" w:fill="70AD47" w:themeFill="accent6"/>
            <w:vAlign w:val="center"/>
          </w:tcPr>
          <w:p w14:paraId="0A2DAFE3" w14:textId="39A0762C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</w:t>
            </w:r>
            <w:r w:rsidRPr="00CC0617">
              <w:rPr>
                <w:color w:val="000000"/>
                <w:sz w:val="20"/>
                <w:szCs w:val="20"/>
                <w:lang w:val="en-US"/>
              </w:rPr>
              <w:t>oro_order_type_of_work_id</w:t>
            </w:r>
          </w:p>
        </w:tc>
        <w:tc>
          <w:tcPr>
            <w:tcW w:w="188" w:type="pct"/>
            <w:vMerge w:val="restart"/>
            <w:shd w:val="clear" w:color="auto" w:fill="70AD47" w:themeFill="accent6"/>
            <w:vAlign w:val="center"/>
          </w:tcPr>
          <w:p w14:paraId="15C148FF" w14:textId="27B6F9A1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vMerge w:val="restart"/>
            <w:shd w:val="clear" w:color="auto" w:fill="70AD47" w:themeFill="accent6"/>
            <w:vAlign w:val="center"/>
          </w:tcPr>
          <w:p w14:paraId="331A1496" w14:textId="51E77A23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 w:rsidRPr="00CC0617">
              <w:rPr>
                <w:color w:val="000000"/>
                <w:sz w:val="20"/>
                <w:szCs w:val="20"/>
                <w:lang w:val="en-US"/>
              </w:rPr>
              <w:t>toro_order_types_of_works</w:t>
            </w: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0A948FF1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Merge w:val="restart"/>
            <w:shd w:val="clear" w:color="auto" w:fill="70AD47" w:themeFill="accent6"/>
            <w:vAlign w:val="center"/>
          </w:tcPr>
          <w:p w14:paraId="0062D50A" w14:textId="5AD0F32A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 w:val="restart"/>
            <w:shd w:val="clear" w:color="auto" w:fill="70AD47" w:themeFill="accent6"/>
            <w:vAlign w:val="center"/>
          </w:tcPr>
          <w:p w14:paraId="6A9394DB" w14:textId="2F012ABA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70AD47" w:themeFill="accent6"/>
            <w:vAlign w:val="center"/>
          </w:tcPr>
          <w:p w14:paraId="3AC2868D" w14:textId="747DD222" w:rsidR="00F81AFE" w:rsidRPr="00CA4AB5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05" w:type="pct"/>
            <w:vMerge w:val="restart"/>
            <w:shd w:val="clear" w:color="auto" w:fill="70AD47" w:themeFill="accent6"/>
            <w:vAlign w:val="center"/>
          </w:tcPr>
          <w:p w14:paraId="53B0B426" w14:textId="062FBBB4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 w:rsidRPr="000B7224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67" w:type="pct"/>
            <w:vMerge w:val="restart"/>
            <w:shd w:val="clear" w:color="auto" w:fill="70AD47" w:themeFill="accent6"/>
            <w:vAlign w:val="center"/>
          </w:tcPr>
          <w:p w14:paraId="3CFC0958" w14:textId="7846D539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 w:rsidRPr="00CC0617">
              <w:rPr>
                <w:color w:val="000000"/>
                <w:sz w:val="20"/>
                <w:szCs w:val="20"/>
                <w:lang w:val="en-US"/>
              </w:rPr>
              <w:t>ko_vidrab</w:t>
            </w:r>
          </w:p>
        </w:tc>
        <w:tc>
          <w:tcPr>
            <w:tcW w:w="434" w:type="pct"/>
            <w:shd w:val="clear" w:color="auto" w:fill="70AD47" w:themeFill="accent6"/>
            <w:vAlign w:val="center"/>
          </w:tcPr>
          <w:p w14:paraId="2BFF5242" w14:textId="33169613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commentRangeStart w:id="20"/>
            <w:r>
              <w:rPr>
                <w:color w:val="000000"/>
                <w:sz w:val="20"/>
                <w:szCs w:val="20"/>
                <w:lang w:val="en-US"/>
              </w:rPr>
              <w:t>ID</w:t>
            </w:r>
            <w:commentRangeEnd w:id="20"/>
            <w:r>
              <w:rPr>
                <w:rStyle w:val="a9"/>
              </w:rPr>
              <w:commentReference w:id="20"/>
            </w:r>
          </w:p>
        </w:tc>
      </w:tr>
      <w:tr w:rsidR="00F81AFE" w:rsidRPr="00CC0617" w14:paraId="573D35EC" w14:textId="77777777" w:rsidTr="008D6782">
        <w:trPr>
          <w:trHeight w:val="1115"/>
        </w:trPr>
        <w:tc>
          <w:tcPr>
            <w:tcW w:w="119" w:type="pct"/>
            <w:vMerge/>
            <w:shd w:val="clear" w:color="auto" w:fill="70AD47" w:themeFill="accent6"/>
            <w:vAlign w:val="center"/>
          </w:tcPr>
          <w:p w14:paraId="13FD359A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70AD47" w:themeFill="accent6"/>
            <w:vAlign w:val="center"/>
          </w:tcPr>
          <w:p w14:paraId="73FE23B1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70AD47" w:themeFill="accent6"/>
            <w:vAlign w:val="center"/>
          </w:tcPr>
          <w:p w14:paraId="77AC39D4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vMerge/>
            <w:shd w:val="clear" w:color="auto" w:fill="70AD47" w:themeFill="accent6"/>
            <w:vAlign w:val="center"/>
          </w:tcPr>
          <w:p w14:paraId="253375E0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8" w:type="pct"/>
            <w:vMerge/>
            <w:shd w:val="clear" w:color="auto" w:fill="70AD47" w:themeFill="accent6"/>
            <w:vAlign w:val="center"/>
          </w:tcPr>
          <w:p w14:paraId="423DCF97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09" w:type="pct"/>
            <w:vMerge/>
            <w:shd w:val="clear" w:color="auto" w:fill="70AD47" w:themeFill="accent6"/>
            <w:vAlign w:val="center"/>
          </w:tcPr>
          <w:p w14:paraId="5851BD0E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52CE9CD3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Merge/>
            <w:shd w:val="clear" w:color="auto" w:fill="70AD47" w:themeFill="accent6"/>
            <w:vAlign w:val="center"/>
          </w:tcPr>
          <w:p w14:paraId="5B632337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70AD47" w:themeFill="accent6"/>
            <w:vAlign w:val="center"/>
          </w:tcPr>
          <w:p w14:paraId="054AE9A6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70AD47" w:themeFill="accent6"/>
            <w:vAlign w:val="center"/>
          </w:tcPr>
          <w:p w14:paraId="25F231AA" w14:textId="19F36B53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05" w:type="pct"/>
            <w:vMerge/>
            <w:shd w:val="clear" w:color="auto" w:fill="70AD47" w:themeFill="accent6"/>
            <w:vAlign w:val="center"/>
          </w:tcPr>
          <w:p w14:paraId="57680E9D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70AD47" w:themeFill="accent6"/>
            <w:vAlign w:val="center"/>
          </w:tcPr>
          <w:p w14:paraId="4E057E4B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70AD47" w:themeFill="accent6"/>
            <w:vAlign w:val="center"/>
          </w:tcPr>
          <w:p w14:paraId="43CAD43E" w14:textId="78CB2ECB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NAME2</w:t>
            </w:r>
            <w:commentRangeStart w:id="21"/>
            <w:commentRangeEnd w:id="21"/>
            <w:r>
              <w:rPr>
                <w:rStyle w:val="a9"/>
              </w:rPr>
              <w:commentReference w:id="21"/>
            </w:r>
          </w:p>
        </w:tc>
      </w:tr>
      <w:tr w:rsidR="00F81AFE" w:rsidRPr="00CC0617" w14:paraId="0F6B76E4" w14:textId="77777777" w:rsidTr="00CA4AB5">
        <w:trPr>
          <w:trHeight w:val="710"/>
        </w:trPr>
        <w:tc>
          <w:tcPr>
            <w:tcW w:w="119" w:type="pct"/>
            <w:vMerge w:val="restart"/>
            <w:shd w:val="clear" w:color="auto" w:fill="70AD47" w:themeFill="accent6"/>
            <w:vAlign w:val="center"/>
          </w:tcPr>
          <w:p w14:paraId="4960F642" w14:textId="6B81A0B2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372" w:type="pct"/>
            <w:vMerge w:val="restart"/>
            <w:shd w:val="clear" w:color="auto" w:fill="70AD47" w:themeFill="accent6"/>
            <w:vAlign w:val="center"/>
          </w:tcPr>
          <w:p w14:paraId="27D419DF" w14:textId="34DDE66B" w:rsidR="00F81AFE" w:rsidRPr="00CC0617" w:rsidRDefault="00F81AFE" w:rsidP="00F81A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</w:t>
            </w:r>
            <w:r w:rsidRPr="00CA4AB5">
              <w:rPr>
                <w:color w:val="000000"/>
                <w:sz w:val="20"/>
                <w:szCs w:val="20"/>
              </w:rPr>
              <w:t xml:space="preserve">соответствие ключей образца и </w:t>
            </w:r>
            <w:r>
              <w:rPr>
                <w:color w:val="000000"/>
                <w:sz w:val="20"/>
                <w:szCs w:val="20"/>
              </w:rPr>
              <w:t>ТМ</w:t>
            </w:r>
            <w:r w:rsidRPr="00CA4AB5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(опора, пролет)</w:t>
            </w:r>
          </w:p>
        </w:tc>
        <w:tc>
          <w:tcPr>
            <w:tcW w:w="828" w:type="pct"/>
            <w:vMerge w:val="restart"/>
            <w:shd w:val="clear" w:color="auto" w:fill="70AD47" w:themeFill="accent6"/>
            <w:vAlign w:val="center"/>
          </w:tcPr>
          <w:p w14:paraId="0EF135F7" w14:textId="22DA51A1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sample_keys</w:t>
            </w:r>
          </w:p>
        </w:tc>
        <w:tc>
          <w:tcPr>
            <w:tcW w:w="470" w:type="pct"/>
            <w:vMerge w:val="restart"/>
            <w:shd w:val="clear" w:color="auto" w:fill="70AD47" w:themeFill="accent6"/>
            <w:vAlign w:val="center"/>
          </w:tcPr>
          <w:p w14:paraId="56AFEFD0" w14:textId="4CD93BFF" w:rsidR="00F81AFE" w:rsidRPr="00CA4AB5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 w:rsidRPr="008D6782">
              <w:rPr>
                <w:color w:val="000000"/>
                <w:sz w:val="20"/>
                <w:szCs w:val="20"/>
                <w:lang w:val="en-US"/>
              </w:rPr>
              <w:t>type_of_technical_place</w:t>
            </w:r>
          </w:p>
        </w:tc>
        <w:tc>
          <w:tcPr>
            <w:tcW w:w="188" w:type="pct"/>
            <w:vMerge w:val="restart"/>
            <w:shd w:val="clear" w:color="auto" w:fill="70AD47" w:themeFill="accent6"/>
            <w:vAlign w:val="center"/>
          </w:tcPr>
          <w:p w14:paraId="368FE969" w14:textId="6C00B409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509" w:type="pct"/>
            <w:vMerge w:val="restart"/>
            <w:shd w:val="clear" w:color="auto" w:fill="70AD47" w:themeFill="accent6"/>
            <w:vAlign w:val="center"/>
          </w:tcPr>
          <w:p w14:paraId="49FA3BBC" w14:textId="72280FC3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  <w:r w:rsidRPr="008D6782">
              <w:rPr>
                <w:color w:val="000000"/>
                <w:sz w:val="20"/>
                <w:szCs w:val="20"/>
                <w:lang w:val="en-US"/>
              </w:rPr>
              <w:t>type_of_technical_place</w:t>
            </w: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1FD265EE" w14:textId="747234C2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 w:val="restart"/>
            <w:shd w:val="clear" w:color="auto" w:fill="70AD47" w:themeFill="accent6"/>
            <w:vAlign w:val="center"/>
          </w:tcPr>
          <w:p w14:paraId="659D0BA3" w14:textId="3D51C786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  <w:r w:rsidRPr="00CA4AB5">
              <w:rPr>
                <w:color w:val="000000"/>
                <w:sz w:val="20"/>
                <w:szCs w:val="20"/>
                <w:lang w:val="en-US"/>
              </w:rPr>
              <w:t>ZWS_SOUR_DICT</w:t>
            </w:r>
          </w:p>
        </w:tc>
        <w:tc>
          <w:tcPr>
            <w:tcW w:w="267" w:type="pct"/>
            <w:vMerge w:val="restart"/>
            <w:shd w:val="clear" w:color="auto" w:fill="70AD47" w:themeFill="accent6"/>
            <w:vAlign w:val="center"/>
          </w:tcPr>
          <w:p w14:paraId="54D4648C" w14:textId="578B74FD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  <w:r w:rsidRPr="00CA4AB5">
              <w:rPr>
                <w:color w:val="000000"/>
                <w:sz w:val="20"/>
                <w:szCs w:val="20"/>
                <w:lang w:val="en-US"/>
              </w:rPr>
              <w:t>ko_tm</w:t>
            </w:r>
          </w:p>
        </w:tc>
        <w:tc>
          <w:tcPr>
            <w:tcW w:w="301" w:type="pct"/>
            <w:shd w:val="clear" w:color="auto" w:fill="70AD47" w:themeFill="accent6"/>
            <w:vAlign w:val="center"/>
          </w:tcPr>
          <w:p w14:paraId="7322441F" w14:textId="2627C748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  <w:commentRangeStart w:id="22"/>
            <w:r>
              <w:rPr>
                <w:color w:val="000000"/>
                <w:sz w:val="20"/>
                <w:szCs w:val="20"/>
                <w:lang w:val="en-US"/>
              </w:rPr>
              <w:t>ID</w:t>
            </w:r>
            <w:commentRangeEnd w:id="22"/>
            <w:r>
              <w:rPr>
                <w:rStyle w:val="a9"/>
              </w:rPr>
              <w:commentReference w:id="22"/>
            </w:r>
          </w:p>
        </w:tc>
        <w:tc>
          <w:tcPr>
            <w:tcW w:w="405" w:type="pct"/>
            <w:vMerge w:val="restart"/>
            <w:shd w:val="clear" w:color="auto" w:fill="70AD47" w:themeFill="accent6"/>
            <w:vAlign w:val="center"/>
          </w:tcPr>
          <w:p w14:paraId="049C3D5F" w14:textId="018E3731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 w:val="restart"/>
            <w:shd w:val="clear" w:color="auto" w:fill="70AD47" w:themeFill="accent6"/>
            <w:vAlign w:val="center"/>
          </w:tcPr>
          <w:p w14:paraId="78EB0C65" w14:textId="0D6F4A9E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70AD47" w:themeFill="accent6"/>
            <w:vAlign w:val="center"/>
          </w:tcPr>
          <w:p w14:paraId="6C47894E" w14:textId="4EE39F9E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F81AFE" w:rsidRPr="00CC0617" w14:paraId="4737C227" w14:textId="77777777" w:rsidTr="00CA4AB5">
        <w:trPr>
          <w:trHeight w:val="300"/>
        </w:trPr>
        <w:tc>
          <w:tcPr>
            <w:tcW w:w="119" w:type="pct"/>
            <w:vMerge/>
            <w:shd w:val="clear" w:color="auto" w:fill="70AD47" w:themeFill="accent6"/>
            <w:vAlign w:val="center"/>
          </w:tcPr>
          <w:p w14:paraId="4337D4AE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2" w:type="pct"/>
            <w:vMerge/>
            <w:shd w:val="clear" w:color="auto" w:fill="70AD47" w:themeFill="accent6"/>
            <w:vAlign w:val="center"/>
          </w:tcPr>
          <w:p w14:paraId="4FE6ECEE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shd w:val="clear" w:color="auto" w:fill="70AD47" w:themeFill="accent6"/>
            <w:vAlign w:val="center"/>
          </w:tcPr>
          <w:p w14:paraId="691C3881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0" w:type="pct"/>
            <w:vMerge/>
            <w:shd w:val="clear" w:color="auto" w:fill="70AD47" w:themeFill="accent6"/>
            <w:vAlign w:val="center"/>
          </w:tcPr>
          <w:p w14:paraId="7AB0A917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8" w:type="pct"/>
            <w:vMerge/>
            <w:shd w:val="clear" w:color="auto" w:fill="70AD47" w:themeFill="accent6"/>
            <w:vAlign w:val="center"/>
          </w:tcPr>
          <w:p w14:paraId="6653DDB3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09" w:type="pct"/>
            <w:vMerge/>
            <w:shd w:val="clear" w:color="auto" w:fill="70AD47" w:themeFill="accent6"/>
            <w:vAlign w:val="center"/>
          </w:tcPr>
          <w:p w14:paraId="3A6D1018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94" w:type="pct"/>
            <w:shd w:val="clear" w:color="auto" w:fill="70AD47" w:themeFill="accent6"/>
            <w:vAlign w:val="center"/>
          </w:tcPr>
          <w:p w14:paraId="050F2A0F" w14:textId="5C5EEAB0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70AD47" w:themeFill="accent6"/>
            <w:vAlign w:val="center"/>
          </w:tcPr>
          <w:p w14:paraId="31CD43E9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70AD47" w:themeFill="accent6"/>
            <w:vAlign w:val="center"/>
          </w:tcPr>
          <w:p w14:paraId="2AB31FE8" w14:textId="77777777" w:rsidR="00F81AFE" w:rsidRPr="00CC0617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1" w:type="pct"/>
            <w:shd w:val="clear" w:color="auto" w:fill="70AD47" w:themeFill="accent6"/>
            <w:vAlign w:val="center"/>
          </w:tcPr>
          <w:p w14:paraId="34DBCE17" w14:textId="0C14F052" w:rsidR="00F81AFE" w:rsidRPr="00CA4AB5" w:rsidRDefault="00F81AFE" w:rsidP="00F81A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NAME2</w:t>
            </w:r>
            <w:commentRangeStart w:id="23"/>
            <w:commentRangeEnd w:id="23"/>
            <w:r>
              <w:rPr>
                <w:rStyle w:val="a9"/>
              </w:rPr>
              <w:commentReference w:id="23"/>
            </w:r>
          </w:p>
        </w:tc>
        <w:tc>
          <w:tcPr>
            <w:tcW w:w="405" w:type="pct"/>
            <w:vMerge/>
            <w:shd w:val="clear" w:color="auto" w:fill="70AD47" w:themeFill="accent6"/>
            <w:vAlign w:val="center"/>
          </w:tcPr>
          <w:p w14:paraId="6F7E14C8" w14:textId="77777777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pct"/>
            <w:vMerge/>
            <w:shd w:val="clear" w:color="auto" w:fill="70AD47" w:themeFill="accent6"/>
            <w:vAlign w:val="center"/>
          </w:tcPr>
          <w:p w14:paraId="52F020FC" w14:textId="2EEB9892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shd w:val="clear" w:color="auto" w:fill="70AD47" w:themeFill="accent6"/>
            <w:vAlign w:val="center"/>
          </w:tcPr>
          <w:p w14:paraId="612E45C7" w14:textId="47E7F139" w:rsidR="00F81AFE" w:rsidRDefault="00F81AFE" w:rsidP="00F81AF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76849580" w14:textId="77777777" w:rsidR="0080121E" w:rsidRPr="00CC0617" w:rsidRDefault="0080121E" w:rsidP="00FB1F8B">
      <w:pPr>
        <w:ind w:firstLine="1134"/>
        <w:rPr>
          <w:color w:val="000000"/>
          <w:lang w:val="en-US"/>
        </w:rPr>
      </w:pPr>
    </w:p>
    <w:p w14:paraId="26153AA1" w14:textId="38476908" w:rsidR="0080121E" w:rsidRDefault="0080121E" w:rsidP="00FB1F8B">
      <w:pPr>
        <w:ind w:firstLine="1134"/>
        <w:rPr>
          <w:color w:val="000000"/>
        </w:rPr>
      </w:pPr>
      <w:r w:rsidRPr="00FB1F8B">
        <w:rPr>
          <w:color w:val="000000"/>
        </w:rPr>
        <w:t xml:space="preserve">*  В полях ID для </w:t>
      </w:r>
      <w:r w:rsidR="00D76B83" w:rsidRPr="00FB1F8B">
        <w:rPr>
          <w:color w:val="000000"/>
        </w:rPr>
        <w:t xml:space="preserve">ЦЕНТРА </w:t>
      </w:r>
      <w:r w:rsidRPr="00FB1F8B">
        <w:rPr>
          <w:color w:val="000000"/>
        </w:rPr>
        <w:t xml:space="preserve">(Qcodegrp  для ЦИП) могут приходить значения с масками </w:t>
      </w:r>
      <w:r w:rsidR="00D76B83" w:rsidRPr="00FB1F8B">
        <w:rPr>
          <w:color w:val="000000"/>
        </w:rPr>
        <w:t xml:space="preserve">кодов групп дефектов </w:t>
      </w:r>
      <w:r w:rsidRPr="00FB1F8B">
        <w:rPr>
          <w:color w:val="000000"/>
        </w:rPr>
        <w:t>в виде</w:t>
      </w:r>
      <w:r w:rsidR="00D76B83" w:rsidRPr="00FB1F8B">
        <w:rPr>
          <w:color w:val="000000"/>
        </w:rPr>
        <w:t xml:space="preserve"> “</w:t>
      </w:r>
      <w:r w:rsidR="00D76B83" w:rsidRPr="00FB1F8B">
        <w:rPr>
          <w:color w:val="000000"/>
          <w:sz w:val="20"/>
          <w:szCs w:val="20"/>
        </w:rPr>
        <w:t xml:space="preserve">DDZ*” или “*” . </w:t>
      </w:r>
      <w:r w:rsidR="00D76B83" w:rsidRPr="00FB1F8B">
        <w:rPr>
          <w:color w:val="000000"/>
        </w:rPr>
        <w:t xml:space="preserve">В таком случае код каталога ТОРО привязывается к ко всем группам дефектов начинающие с символов до “*”. В случае когда маска содержит только “*” - код каталога ТОРО привязывается ко всем группам дефектов. </w:t>
      </w:r>
    </w:p>
    <w:p w14:paraId="3069C148" w14:textId="77777777" w:rsidR="00291592" w:rsidRDefault="00291592" w:rsidP="00FB1F8B">
      <w:pPr>
        <w:ind w:firstLine="1134"/>
        <w:rPr>
          <w:color w:val="000000"/>
        </w:rPr>
        <w:sectPr w:rsidR="00291592" w:rsidSect="005C3C0D">
          <w:pgSz w:w="16838" w:h="11906" w:orient="landscape"/>
          <w:pgMar w:top="680" w:right="539" w:bottom="851" w:left="567" w:header="709" w:footer="709" w:gutter="0"/>
          <w:cols w:space="708"/>
          <w:docGrid w:linePitch="360"/>
        </w:sectPr>
      </w:pPr>
    </w:p>
    <w:p w14:paraId="26951D4B" w14:textId="0490DD5B" w:rsidR="00CF2C05" w:rsidRDefault="005B57C2" w:rsidP="00A701C9">
      <w:pPr>
        <w:ind w:firstLine="1134"/>
        <w:rPr>
          <w:color w:val="000000"/>
        </w:rPr>
      </w:pPr>
      <w:r>
        <w:rPr>
          <w:color w:val="000000"/>
        </w:rPr>
        <w:lastRenderedPageBreak/>
        <w:t xml:space="preserve">При записи в БД СОУР </w:t>
      </w:r>
      <w:r>
        <w:rPr>
          <w:color w:val="000000"/>
          <w:lang w:val="en-US"/>
        </w:rPr>
        <w:t>measurement</w:t>
      </w:r>
      <w:r w:rsidRPr="005B57C2">
        <w:rPr>
          <w:color w:val="000000"/>
        </w:rPr>
        <w:t>_</w:t>
      </w:r>
      <w:r>
        <w:rPr>
          <w:color w:val="000000"/>
          <w:lang w:val="en-US"/>
        </w:rPr>
        <w:t>type</w:t>
      </w:r>
      <w:r w:rsidRPr="005B57C2">
        <w:rPr>
          <w:color w:val="000000"/>
        </w:rPr>
        <w:t xml:space="preserve"> </w:t>
      </w:r>
      <w:r>
        <w:rPr>
          <w:color w:val="000000"/>
        </w:rPr>
        <w:t>данные</w:t>
      </w:r>
      <w:r w:rsidR="004E052E">
        <w:rPr>
          <w:color w:val="000000"/>
        </w:rPr>
        <w:t xml:space="preserve"> из потока </w:t>
      </w:r>
      <w:r w:rsidR="004E052E">
        <w:rPr>
          <w:color w:val="000000"/>
          <w:lang w:val="en-US"/>
        </w:rPr>
        <w:t>vid</w:t>
      </w:r>
      <w:r w:rsidR="004E052E" w:rsidRPr="004E052E">
        <w:rPr>
          <w:color w:val="000000"/>
        </w:rPr>
        <w:t>_</w:t>
      </w:r>
      <w:r w:rsidR="004E052E">
        <w:rPr>
          <w:color w:val="000000"/>
          <w:lang w:val="en-US"/>
        </w:rPr>
        <w:t>izm</w:t>
      </w:r>
      <w:r>
        <w:rPr>
          <w:color w:val="000000"/>
        </w:rPr>
        <w:t xml:space="preserve"> должны быть </w:t>
      </w:r>
      <w:r w:rsidR="00FF54FC">
        <w:rPr>
          <w:color w:val="000000"/>
        </w:rPr>
        <w:t xml:space="preserve">по полю </w:t>
      </w:r>
      <w:r w:rsidR="00FF54FC">
        <w:rPr>
          <w:color w:val="000000"/>
          <w:lang w:val="en-US"/>
        </w:rPr>
        <w:t>id</w:t>
      </w:r>
      <w:r w:rsidR="00FF54FC" w:rsidRPr="00FF54FC">
        <w:rPr>
          <w:color w:val="000000"/>
        </w:rPr>
        <w:t xml:space="preserve"> </w:t>
      </w:r>
      <w:r w:rsidR="00251EB8">
        <w:rPr>
          <w:color w:val="000000"/>
        </w:rPr>
        <w:t xml:space="preserve">помечены одним из типов </w:t>
      </w:r>
      <w:r w:rsidR="00251EB8">
        <w:rPr>
          <w:color w:val="000000"/>
          <w:lang w:val="en-US"/>
        </w:rPr>
        <w:t>enum</w:t>
      </w:r>
      <w:r w:rsidR="004C0B65">
        <w:rPr>
          <w:color w:val="000000"/>
        </w:rPr>
        <w:t xml:space="preserve"> </w:t>
      </w:r>
      <w:r w:rsidR="00BE7949">
        <w:rPr>
          <w:color w:val="000000"/>
        </w:rPr>
        <w:t xml:space="preserve">в соответствии с таблицей ниже. Если </w:t>
      </w:r>
      <w:r w:rsidR="004C0B65">
        <w:rPr>
          <w:color w:val="000000"/>
        </w:rPr>
        <w:t xml:space="preserve">получены данные, которых нет в таблице ниже, тогда необходимо </w:t>
      </w:r>
      <w:r w:rsidR="0049450D">
        <w:rPr>
          <w:color w:val="000000"/>
        </w:rPr>
        <w:t>их записывать в очередь.</w:t>
      </w:r>
    </w:p>
    <w:p w14:paraId="144E9008" w14:textId="77B1C2DB" w:rsidR="00291592" w:rsidRPr="00DA0027" w:rsidRDefault="00DA0027" w:rsidP="00A701C9">
      <w:pPr>
        <w:ind w:firstLine="1134"/>
        <w:rPr>
          <w:b/>
          <w:bCs/>
          <w:color w:val="000000"/>
        </w:rPr>
      </w:pPr>
      <w:r>
        <w:rPr>
          <w:b/>
          <w:bCs/>
          <w:color w:val="000000"/>
        </w:rPr>
        <w:t xml:space="preserve">Группировка </w:t>
      </w:r>
      <w:r>
        <w:rPr>
          <w:b/>
          <w:bCs/>
          <w:color w:val="000000"/>
          <w:lang w:val="en-US"/>
        </w:rPr>
        <w:t>vid_izm</w:t>
      </w:r>
      <w:r>
        <w:rPr>
          <w:b/>
          <w:bCs/>
          <w:color w:val="000000"/>
        </w:rPr>
        <w:t>.</w:t>
      </w:r>
    </w:p>
    <w:tbl>
      <w:tblPr>
        <w:tblStyle w:val="a5"/>
        <w:tblW w:w="10365" w:type="dxa"/>
        <w:tblLook w:val="04A0" w:firstRow="1" w:lastRow="0" w:firstColumn="1" w:lastColumn="0" w:noHBand="0" w:noVBand="1"/>
      </w:tblPr>
      <w:tblGrid>
        <w:gridCol w:w="704"/>
        <w:gridCol w:w="12"/>
        <w:gridCol w:w="4335"/>
        <w:gridCol w:w="12"/>
        <w:gridCol w:w="3464"/>
        <w:gridCol w:w="12"/>
        <w:gridCol w:w="1814"/>
        <w:gridCol w:w="12"/>
      </w:tblGrid>
      <w:tr w:rsidR="00F24D90" w14:paraId="583CB364" w14:textId="77777777" w:rsidTr="00DE5F99">
        <w:tc>
          <w:tcPr>
            <w:tcW w:w="716" w:type="dxa"/>
            <w:gridSpan w:val="2"/>
            <w:shd w:val="clear" w:color="auto" w:fill="D9D9D9" w:themeFill="background1" w:themeFillShade="D9"/>
            <w:vAlign w:val="center"/>
          </w:tcPr>
          <w:p w14:paraId="67D22650" w14:textId="44B413B6" w:rsidR="00F24D90" w:rsidRPr="009869E3" w:rsidRDefault="009869E3" w:rsidP="009869E3">
            <w:pPr>
              <w:jc w:val="center"/>
              <w:rPr>
                <w:b/>
                <w:bCs/>
                <w:color w:val="000000"/>
              </w:rPr>
            </w:pPr>
            <w:r w:rsidRPr="009869E3">
              <w:rPr>
                <w:b/>
                <w:bCs/>
                <w:color w:val="000000"/>
              </w:rPr>
              <w:t>№ п.п.</w:t>
            </w:r>
          </w:p>
        </w:tc>
        <w:tc>
          <w:tcPr>
            <w:tcW w:w="4347" w:type="dxa"/>
            <w:gridSpan w:val="2"/>
            <w:shd w:val="clear" w:color="auto" w:fill="D9D9D9" w:themeFill="background1" w:themeFillShade="D9"/>
            <w:vAlign w:val="center"/>
          </w:tcPr>
          <w:p w14:paraId="4C7271E6" w14:textId="77777777" w:rsidR="00DE5F99" w:rsidRDefault="00DE5F99" w:rsidP="009869E3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vid_izm-id /</w:t>
            </w:r>
          </w:p>
          <w:p w14:paraId="0414B159" w14:textId="7DA3FDE5" w:rsidR="00F24D90" w:rsidRPr="00DE5F99" w:rsidRDefault="00DE5F99" w:rsidP="009869E3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measurement_type</w:t>
            </w:r>
            <w:r w:rsidR="00823A3C" w:rsidRPr="00823A3C"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>-</w:t>
            </w:r>
            <w:r w:rsidR="00823A3C" w:rsidRPr="00823A3C">
              <w:rPr>
                <w:b/>
                <w:bCs/>
                <w:color w:val="000000"/>
                <w:lang w:val="en-US"/>
              </w:rPr>
              <w:t xml:space="preserve"> </w:t>
            </w:r>
            <w:r w:rsidRPr="00DE5F99">
              <w:rPr>
                <w:b/>
                <w:bCs/>
                <w:color w:val="000000"/>
                <w:lang w:val="en-US"/>
              </w:rPr>
              <w:t xml:space="preserve"> </w:t>
            </w:r>
            <w:r w:rsidR="00F24D90" w:rsidRPr="00DE5F99">
              <w:rPr>
                <w:b/>
                <w:bCs/>
                <w:color w:val="000000"/>
                <w:lang w:val="en-US"/>
              </w:rPr>
              <w:t>integration_entity_id</w:t>
            </w:r>
          </w:p>
        </w:tc>
        <w:tc>
          <w:tcPr>
            <w:tcW w:w="3476" w:type="dxa"/>
            <w:gridSpan w:val="2"/>
            <w:shd w:val="clear" w:color="auto" w:fill="D9D9D9" w:themeFill="background1" w:themeFillShade="D9"/>
            <w:vAlign w:val="center"/>
          </w:tcPr>
          <w:p w14:paraId="14EA8E1C" w14:textId="55C7C146" w:rsidR="00F24D90" w:rsidRPr="009869E3" w:rsidRDefault="00DE5F99" w:rsidP="009869E3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n</w:t>
            </w:r>
            <w:r w:rsidR="00720D27" w:rsidRPr="009869E3">
              <w:rPr>
                <w:b/>
                <w:bCs/>
                <w:color w:val="000000"/>
                <w:lang w:val="en-US"/>
              </w:rPr>
              <w:t>ame</w:t>
            </w:r>
          </w:p>
        </w:tc>
        <w:tc>
          <w:tcPr>
            <w:tcW w:w="1826" w:type="dxa"/>
            <w:gridSpan w:val="2"/>
            <w:shd w:val="clear" w:color="auto" w:fill="D9D9D9" w:themeFill="background1" w:themeFillShade="D9"/>
            <w:vAlign w:val="center"/>
          </w:tcPr>
          <w:p w14:paraId="28E44520" w14:textId="5487E706" w:rsidR="00F24D90" w:rsidRPr="009869E3" w:rsidRDefault="00DE5F99" w:rsidP="009869E3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enum - t</w:t>
            </w:r>
            <w:r w:rsidR="00720D27" w:rsidRPr="009869E3">
              <w:rPr>
                <w:b/>
                <w:bCs/>
                <w:color w:val="000000"/>
                <w:lang w:val="en-US"/>
              </w:rPr>
              <w:t>ype</w:t>
            </w:r>
          </w:p>
        </w:tc>
      </w:tr>
      <w:tr w:rsidR="00F24D90" w14:paraId="39ECA8B9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2BBAEA35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CB7B5CA" w14:textId="71790220" w:rsidR="00F24D90" w:rsidRPr="009869E3" w:rsidRDefault="00F24D90" w:rsidP="00FB1F8B">
            <w:pPr>
              <w:rPr>
                <w:color w:val="000000"/>
              </w:rPr>
            </w:pPr>
            <w:r w:rsidRPr="009869E3">
              <w:rPr>
                <w:color w:val="000000"/>
              </w:rPr>
              <w:t>TAB-CHEKCEPFAZA0TOKODNKORZAM</w:t>
            </w:r>
          </w:p>
        </w:tc>
        <w:tc>
          <w:tcPr>
            <w:tcW w:w="3476" w:type="dxa"/>
            <w:gridSpan w:val="2"/>
          </w:tcPr>
          <w:p w14:paraId="7DB624E9" w14:textId="2C2C72FC" w:rsidR="00F24D90" w:rsidRPr="009869E3" w:rsidRDefault="00F24D90" w:rsidP="00FB1F8B">
            <w:r w:rsidRPr="009869E3">
              <w:t>Проверка цепи Фаза-ноль / ток однофазного короткого замыкания</w:t>
            </w:r>
          </w:p>
        </w:tc>
        <w:tc>
          <w:tcPr>
            <w:tcW w:w="1826" w:type="dxa"/>
            <w:gridSpan w:val="2"/>
          </w:tcPr>
          <w:p w14:paraId="6EC5EB9C" w14:textId="6CAFD74C" w:rsidR="00F24D90" w:rsidRPr="009869E3" w:rsidRDefault="00720D27" w:rsidP="00FB1F8B">
            <w:pPr>
              <w:rPr>
                <w:color w:val="000000"/>
                <w:lang w:val="en-US"/>
              </w:rPr>
            </w:pPr>
            <w:r w:rsidRPr="009869E3">
              <w:rPr>
                <w:color w:val="000000"/>
                <w:lang w:val="en-US"/>
              </w:rPr>
              <w:t>protocol</w:t>
            </w:r>
          </w:p>
        </w:tc>
      </w:tr>
      <w:tr w:rsidR="00F24D90" w14:paraId="1E44BFF6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47118E29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07878347" w14:textId="76AB796F" w:rsidR="00F24D90" w:rsidRPr="009869E3" w:rsidRDefault="00F24D90" w:rsidP="00FB1F8B">
            <w:pPr>
              <w:rPr>
                <w:color w:val="000000"/>
              </w:rPr>
            </w:pPr>
            <w:r w:rsidRPr="009869E3">
              <w:rPr>
                <w:color w:val="000000"/>
              </w:rPr>
              <w:t>TAB-CHEKGROUPSOEDOBMOT</w:t>
            </w:r>
          </w:p>
        </w:tc>
        <w:tc>
          <w:tcPr>
            <w:tcW w:w="3476" w:type="dxa"/>
            <w:gridSpan w:val="2"/>
          </w:tcPr>
          <w:p w14:paraId="1F0D51FF" w14:textId="0AEF1ABF" w:rsidR="00F24D90" w:rsidRPr="009869E3" w:rsidRDefault="00F24D90" w:rsidP="00FB1F8B">
            <w:r w:rsidRPr="009869E3">
              <w:t>Проверка группы соединения обмоток</w:t>
            </w:r>
          </w:p>
        </w:tc>
        <w:tc>
          <w:tcPr>
            <w:tcW w:w="1826" w:type="dxa"/>
            <w:gridSpan w:val="2"/>
          </w:tcPr>
          <w:p w14:paraId="74C40019" w14:textId="22A741C2" w:rsidR="00F24D90" w:rsidRPr="009869E3" w:rsidRDefault="00720D27" w:rsidP="00FB1F8B">
            <w:pPr>
              <w:rPr>
                <w:color w:val="000000"/>
              </w:rPr>
            </w:pPr>
            <w:r w:rsidRPr="009869E3">
              <w:rPr>
                <w:color w:val="000000"/>
                <w:lang w:val="en-US"/>
              </w:rPr>
              <w:t>protocol</w:t>
            </w:r>
          </w:p>
        </w:tc>
      </w:tr>
      <w:tr w:rsidR="00F24D90" w14:paraId="20B26A9E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4E850407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5FF85B34" w14:textId="0287D817" w:rsidR="00F24D90" w:rsidRPr="009869E3" w:rsidRDefault="00F24D90" w:rsidP="00FB1F8B">
            <w:r w:rsidRPr="009869E3">
              <w:t>TAB-CHEKKOIFTRANSFORM</w:t>
            </w:r>
          </w:p>
        </w:tc>
        <w:tc>
          <w:tcPr>
            <w:tcW w:w="3476" w:type="dxa"/>
            <w:gridSpan w:val="2"/>
          </w:tcPr>
          <w:p w14:paraId="30FDE02A" w14:textId="70656620" w:rsidR="00F24D90" w:rsidRPr="009869E3" w:rsidRDefault="00F24D90" w:rsidP="00FB1F8B">
            <w:r w:rsidRPr="009869E3">
              <w:t>Проверка коэффициента трансформации</w:t>
            </w:r>
          </w:p>
        </w:tc>
        <w:tc>
          <w:tcPr>
            <w:tcW w:w="1826" w:type="dxa"/>
            <w:gridSpan w:val="2"/>
          </w:tcPr>
          <w:p w14:paraId="55CFD1DA" w14:textId="059284C0" w:rsidR="00F24D90" w:rsidRPr="009869E3" w:rsidRDefault="00720D27" w:rsidP="00FB1F8B">
            <w:pPr>
              <w:rPr>
                <w:color w:val="000000"/>
              </w:rPr>
            </w:pPr>
            <w:r w:rsidRPr="009869E3">
              <w:rPr>
                <w:color w:val="000000"/>
                <w:lang w:val="en-US"/>
              </w:rPr>
              <w:t>protocol</w:t>
            </w:r>
          </w:p>
        </w:tc>
      </w:tr>
      <w:tr w:rsidR="00F24D90" w14:paraId="2B577D42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77B101BE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5C9CC7C3" w14:textId="34D6B9AD" w:rsidR="00F24D90" w:rsidRPr="009869E3" w:rsidRDefault="00F24D90" w:rsidP="00FB1F8B">
            <w:r w:rsidRPr="009869E3">
              <w:t>TAB-CHROMANALIZ</w:t>
            </w:r>
          </w:p>
        </w:tc>
        <w:tc>
          <w:tcPr>
            <w:tcW w:w="3476" w:type="dxa"/>
            <w:gridSpan w:val="2"/>
          </w:tcPr>
          <w:p w14:paraId="4D0FCF13" w14:textId="7943BC44" w:rsidR="00F24D90" w:rsidRPr="009869E3" w:rsidRDefault="00F24D90" w:rsidP="00FB1F8B">
            <w:r w:rsidRPr="009869E3">
              <w:t>Хромотографический анализ</w:t>
            </w:r>
          </w:p>
        </w:tc>
        <w:tc>
          <w:tcPr>
            <w:tcW w:w="1826" w:type="dxa"/>
            <w:gridSpan w:val="2"/>
          </w:tcPr>
          <w:p w14:paraId="05A879DB" w14:textId="60FB61FC" w:rsidR="00F24D90" w:rsidRPr="009869E3" w:rsidRDefault="00720D27" w:rsidP="00FB1F8B">
            <w:pPr>
              <w:rPr>
                <w:color w:val="000000"/>
              </w:rPr>
            </w:pPr>
            <w:r w:rsidRPr="009869E3">
              <w:rPr>
                <w:color w:val="000000"/>
                <w:lang w:val="en-US"/>
              </w:rPr>
              <w:t>protocol</w:t>
            </w:r>
          </w:p>
        </w:tc>
      </w:tr>
      <w:tr w:rsidR="00F24D90" w14:paraId="6F7CBBE9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566D1761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226CC3D" w14:textId="6CA6F718" w:rsidR="00F24D90" w:rsidRPr="009869E3" w:rsidRDefault="00F24D90" w:rsidP="00FB1F8B">
            <w:r w:rsidRPr="009869E3">
              <w:t>TAB-DATAFORTKZ</w:t>
            </w:r>
          </w:p>
        </w:tc>
        <w:tc>
          <w:tcPr>
            <w:tcW w:w="3476" w:type="dxa"/>
            <w:gridSpan w:val="2"/>
          </w:tcPr>
          <w:p w14:paraId="62D31834" w14:textId="1EB18771" w:rsidR="00F24D90" w:rsidRPr="009869E3" w:rsidRDefault="00F24D90" w:rsidP="00FB1F8B">
            <w:r w:rsidRPr="009869E3">
              <w:t>Расчетные данные по ТКЗ</w:t>
            </w:r>
          </w:p>
        </w:tc>
        <w:tc>
          <w:tcPr>
            <w:tcW w:w="1826" w:type="dxa"/>
            <w:gridSpan w:val="2"/>
          </w:tcPr>
          <w:p w14:paraId="15761E7F" w14:textId="7DA25F0A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09081F49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1F41C851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9AE89D7" w14:textId="19EEEFA1" w:rsidR="00F24D90" w:rsidRPr="009869E3" w:rsidRDefault="00F24D90" w:rsidP="00FB1F8B">
            <w:r w:rsidRPr="009869E3">
              <w:t>TAB-FIZ/HIM</w:t>
            </w:r>
          </w:p>
        </w:tc>
        <w:tc>
          <w:tcPr>
            <w:tcW w:w="3476" w:type="dxa"/>
            <w:gridSpan w:val="2"/>
          </w:tcPr>
          <w:p w14:paraId="5AFA7DA8" w14:textId="4B8DCA43" w:rsidR="00F24D90" w:rsidRPr="009869E3" w:rsidRDefault="00F24D90" w:rsidP="00FB1F8B">
            <w:r w:rsidRPr="009869E3">
              <w:t>Физико-химический анализ</w:t>
            </w:r>
          </w:p>
        </w:tc>
        <w:tc>
          <w:tcPr>
            <w:tcW w:w="1826" w:type="dxa"/>
            <w:gridSpan w:val="2"/>
          </w:tcPr>
          <w:p w14:paraId="77EAE2B5" w14:textId="7AE22962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4C1E038F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17A4EBCB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2CF68E08" w14:textId="145626A9" w:rsidR="00F24D90" w:rsidRPr="009869E3" w:rsidRDefault="00F24D90" w:rsidP="00FB1F8B">
            <w:r w:rsidRPr="009869E3">
              <w:t>TAB-FORM83</w:t>
            </w:r>
          </w:p>
        </w:tc>
        <w:tc>
          <w:tcPr>
            <w:tcW w:w="3476" w:type="dxa"/>
            <w:gridSpan w:val="2"/>
          </w:tcPr>
          <w:p w14:paraId="3D1C8C95" w14:textId="5694AF65" w:rsidR="00F24D90" w:rsidRPr="009869E3" w:rsidRDefault="00F24D90" w:rsidP="00FB1F8B">
            <w:r w:rsidRPr="009869E3">
              <w:t>Показатели надежности (Форма 8.3)</w:t>
            </w:r>
          </w:p>
        </w:tc>
        <w:tc>
          <w:tcPr>
            <w:tcW w:w="1826" w:type="dxa"/>
            <w:gridSpan w:val="2"/>
          </w:tcPr>
          <w:p w14:paraId="09B3A718" w14:textId="1B59112B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53C856D2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482B0C67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687A5DB" w14:textId="124D7B77" w:rsidR="00F24D90" w:rsidRPr="009869E3" w:rsidRDefault="00F24D90" w:rsidP="00FB1F8B">
            <w:r w:rsidRPr="009869E3">
              <w:t>TAB-GETCHARACTMAGN</w:t>
            </w:r>
          </w:p>
        </w:tc>
        <w:tc>
          <w:tcPr>
            <w:tcW w:w="3476" w:type="dxa"/>
            <w:gridSpan w:val="2"/>
          </w:tcPr>
          <w:p w14:paraId="2F0927D3" w14:textId="2861F969" w:rsidR="00F24D90" w:rsidRPr="009869E3" w:rsidRDefault="00F24D90" w:rsidP="00FB1F8B">
            <w:r w:rsidRPr="009869E3">
              <w:t>Снятие характеристик намагничивания</w:t>
            </w:r>
          </w:p>
        </w:tc>
        <w:tc>
          <w:tcPr>
            <w:tcW w:w="1826" w:type="dxa"/>
            <w:gridSpan w:val="2"/>
          </w:tcPr>
          <w:p w14:paraId="0CF2A59E" w14:textId="34965CE1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0147CCEE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47B78783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66D68288" w14:textId="5DA60895" w:rsidR="00F24D90" w:rsidRPr="009869E3" w:rsidRDefault="00F24D90" w:rsidP="00FB1F8B">
            <w:r w:rsidRPr="009869E3">
              <w:t>TAB-ISPIZOLHIVOLT</w:t>
            </w:r>
          </w:p>
        </w:tc>
        <w:tc>
          <w:tcPr>
            <w:tcW w:w="3476" w:type="dxa"/>
            <w:gridSpan w:val="2"/>
          </w:tcPr>
          <w:p w14:paraId="59CA9035" w14:textId="6BA0E64D" w:rsidR="00F24D90" w:rsidRPr="009869E3" w:rsidRDefault="00F24D90" w:rsidP="00FB1F8B">
            <w:r w:rsidRPr="009869E3">
              <w:t>Испытание изоляции повышенным напряжением</w:t>
            </w:r>
          </w:p>
        </w:tc>
        <w:tc>
          <w:tcPr>
            <w:tcW w:w="1826" w:type="dxa"/>
            <w:gridSpan w:val="2"/>
          </w:tcPr>
          <w:p w14:paraId="4E5A825B" w14:textId="558DBCED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04A64D2C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3A8D8135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61A29150" w14:textId="016326EB" w:rsidR="00F24D90" w:rsidRPr="009869E3" w:rsidRDefault="00F24D90" w:rsidP="00FB1F8B">
            <w:r w:rsidRPr="009869E3">
              <w:t>TAB-ISPONOPRB</w:t>
            </w:r>
          </w:p>
        </w:tc>
        <w:tc>
          <w:tcPr>
            <w:tcW w:w="3476" w:type="dxa"/>
            <w:gridSpan w:val="2"/>
          </w:tcPr>
          <w:p w14:paraId="062661DB" w14:textId="27B360DC" w:rsidR="00F24D90" w:rsidRPr="009869E3" w:rsidRDefault="00F24D90" w:rsidP="00FB1F8B">
            <w:r w:rsidRPr="009869E3">
              <w:t>Испытание / проверка включением. Опробывание</w:t>
            </w:r>
          </w:p>
        </w:tc>
        <w:tc>
          <w:tcPr>
            <w:tcW w:w="1826" w:type="dxa"/>
            <w:gridSpan w:val="2"/>
          </w:tcPr>
          <w:p w14:paraId="34ADA52C" w14:textId="401AB18A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6E3AC051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7AEB4FB2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05D6124" w14:textId="69D18D69" w:rsidR="00F24D90" w:rsidRPr="009869E3" w:rsidRDefault="00F24D90" w:rsidP="00FB1F8B">
            <w:r w:rsidRPr="009869E3">
              <w:t>TAB-ISPRAZRIADOPN</w:t>
            </w:r>
          </w:p>
        </w:tc>
        <w:tc>
          <w:tcPr>
            <w:tcW w:w="3476" w:type="dxa"/>
            <w:gridSpan w:val="2"/>
          </w:tcPr>
          <w:p w14:paraId="479887F9" w14:textId="53CE2440" w:rsidR="00F24D90" w:rsidRPr="009869E3" w:rsidRDefault="00F24D90" w:rsidP="00FB1F8B">
            <w:r w:rsidRPr="009869E3">
              <w:t>Испытание разрядников ОПН</w:t>
            </w:r>
          </w:p>
        </w:tc>
        <w:tc>
          <w:tcPr>
            <w:tcW w:w="1826" w:type="dxa"/>
            <w:gridSpan w:val="2"/>
          </w:tcPr>
          <w:p w14:paraId="09647720" w14:textId="05F5A9B3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13D2F172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5EF0DE62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59903249" w14:textId="26FA6BFC" w:rsidR="00F24D90" w:rsidRPr="009869E3" w:rsidRDefault="00F24D90" w:rsidP="00FB1F8B">
            <w:r w:rsidRPr="009869E3">
              <w:t>TAB-IZMCHARACTKOROTZAM</w:t>
            </w:r>
          </w:p>
        </w:tc>
        <w:tc>
          <w:tcPr>
            <w:tcW w:w="3476" w:type="dxa"/>
            <w:gridSpan w:val="2"/>
          </w:tcPr>
          <w:p w14:paraId="798D3B31" w14:textId="5220F75B" w:rsidR="00F24D90" w:rsidRPr="009869E3" w:rsidRDefault="00806EA4" w:rsidP="00FB1F8B">
            <w:r w:rsidRPr="009869E3">
              <w:t>Измерение характеристик короткого замыкания</w:t>
            </w:r>
          </w:p>
        </w:tc>
        <w:tc>
          <w:tcPr>
            <w:tcW w:w="1826" w:type="dxa"/>
            <w:gridSpan w:val="2"/>
          </w:tcPr>
          <w:p w14:paraId="0BE60ED0" w14:textId="7651C4B3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083D0027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1E855884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7CA178F8" w14:textId="760E4FA4" w:rsidR="00F24D90" w:rsidRPr="009869E3" w:rsidRDefault="00F24D90" w:rsidP="00FB1F8B">
            <w:r w:rsidRPr="009869E3">
              <w:t>TAB-IZMCSOPRZU</w:t>
            </w:r>
          </w:p>
        </w:tc>
        <w:tc>
          <w:tcPr>
            <w:tcW w:w="3476" w:type="dxa"/>
            <w:gridSpan w:val="2"/>
          </w:tcPr>
          <w:p w14:paraId="305ABE75" w14:textId="3FB3D9C2" w:rsidR="00F24D90" w:rsidRPr="009869E3" w:rsidRDefault="00806EA4" w:rsidP="00FB1F8B">
            <w:r w:rsidRPr="009869E3">
              <w:t>Измерение сопротивления ЗУ</w:t>
            </w:r>
          </w:p>
        </w:tc>
        <w:tc>
          <w:tcPr>
            <w:tcW w:w="1826" w:type="dxa"/>
            <w:gridSpan w:val="2"/>
          </w:tcPr>
          <w:p w14:paraId="59AACB10" w14:textId="61111C40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3986396B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273B9BC1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4D30ECF" w14:textId="0299581A" w:rsidR="00F24D90" w:rsidRPr="009869E3" w:rsidRDefault="00F24D90" w:rsidP="00FB1F8B">
            <w:r w:rsidRPr="009869E3">
              <w:t>TAB-IZMNAPRPRIKOSN</w:t>
            </w:r>
          </w:p>
        </w:tc>
        <w:tc>
          <w:tcPr>
            <w:tcW w:w="3476" w:type="dxa"/>
            <w:gridSpan w:val="2"/>
          </w:tcPr>
          <w:p w14:paraId="2B3297D0" w14:textId="039E8D3D" w:rsidR="00F24D90" w:rsidRPr="009869E3" w:rsidRDefault="00806EA4" w:rsidP="00FB1F8B">
            <w:r w:rsidRPr="009869E3">
              <w:t>Измерение напряжения прикосновения</w:t>
            </w:r>
          </w:p>
        </w:tc>
        <w:tc>
          <w:tcPr>
            <w:tcW w:w="1826" w:type="dxa"/>
            <w:gridSpan w:val="2"/>
          </w:tcPr>
          <w:p w14:paraId="1FEBF0EB" w14:textId="0770BAFB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3B97A748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6D5593BD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071199A6" w14:textId="3A0C8AB5" w:rsidR="00F24D90" w:rsidRPr="009869E3" w:rsidRDefault="00F24D90" w:rsidP="00FB1F8B">
            <w:r w:rsidRPr="009869E3">
              <w:t>TAB-IZMPKE</w:t>
            </w:r>
          </w:p>
        </w:tc>
        <w:tc>
          <w:tcPr>
            <w:tcW w:w="3476" w:type="dxa"/>
            <w:gridSpan w:val="2"/>
          </w:tcPr>
          <w:p w14:paraId="6C3D2CEE" w14:textId="0C93111C" w:rsidR="00F24D90" w:rsidRPr="009869E3" w:rsidRDefault="00806EA4" w:rsidP="00FB1F8B">
            <w:r w:rsidRPr="009869E3">
              <w:t>Измерение показателей КЭ</w:t>
            </w:r>
          </w:p>
        </w:tc>
        <w:tc>
          <w:tcPr>
            <w:tcW w:w="1826" w:type="dxa"/>
            <w:gridSpan w:val="2"/>
          </w:tcPr>
          <w:p w14:paraId="49401CA4" w14:textId="4D858385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1C8E9ED5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7AEE3F50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20FFEAC2" w14:textId="5CD22709" w:rsidR="00F24D90" w:rsidRPr="009869E3" w:rsidRDefault="00F24D90" w:rsidP="00FB1F8B">
            <w:r w:rsidRPr="009869E3">
              <w:t>TAB-IZMSOPRDCAMP</w:t>
            </w:r>
          </w:p>
        </w:tc>
        <w:tc>
          <w:tcPr>
            <w:tcW w:w="3476" w:type="dxa"/>
            <w:gridSpan w:val="2"/>
          </w:tcPr>
          <w:p w14:paraId="2B26E107" w14:textId="639B2CD4" w:rsidR="00F24D90" w:rsidRPr="009869E3" w:rsidRDefault="00806EA4" w:rsidP="00FB1F8B">
            <w:r w:rsidRPr="009869E3">
              <w:t>Измерение сопротивления постоянному току</w:t>
            </w:r>
          </w:p>
        </w:tc>
        <w:tc>
          <w:tcPr>
            <w:tcW w:w="1826" w:type="dxa"/>
            <w:gridSpan w:val="2"/>
          </w:tcPr>
          <w:p w14:paraId="14DDD059" w14:textId="00D46C18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161A876B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26700335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3237DA14" w14:textId="17EF62FD" w:rsidR="00F24D90" w:rsidRPr="009869E3" w:rsidRDefault="00F24D90" w:rsidP="00FB1F8B">
            <w:r w:rsidRPr="009869E3">
              <w:t>TAB-IZMSOPRIZOL</w:t>
            </w:r>
          </w:p>
        </w:tc>
        <w:tc>
          <w:tcPr>
            <w:tcW w:w="3476" w:type="dxa"/>
            <w:gridSpan w:val="2"/>
          </w:tcPr>
          <w:p w14:paraId="6ED9A9DC" w14:textId="2BDB4400" w:rsidR="00F24D90" w:rsidRPr="009869E3" w:rsidRDefault="00806EA4" w:rsidP="00FB1F8B">
            <w:r w:rsidRPr="009869E3">
              <w:t>Измерение изоляционных характеристик</w:t>
            </w:r>
          </w:p>
        </w:tc>
        <w:tc>
          <w:tcPr>
            <w:tcW w:w="1826" w:type="dxa"/>
            <w:gridSpan w:val="2"/>
          </w:tcPr>
          <w:p w14:paraId="23B5F23B" w14:textId="6A429288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1FC74C11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12C9E060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65B187CF" w14:textId="379532EA" w:rsidR="00F24D90" w:rsidRPr="009869E3" w:rsidRDefault="00F24D90" w:rsidP="00FB1F8B">
            <w:r w:rsidRPr="009869E3">
              <w:t>TAB-OCENKARZAIPA</w:t>
            </w:r>
          </w:p>
        </w:tc>
        <w:tc>
          <w:tcPr>
            <w:tcW w:w="3476" w:type="dxa"/>
            <w:gridSpan w:val="2"/>
          </w:tcPr>
          <w:p w14:paraId="1BE10D2C" w14:textId="526668D2" w:rsidR="00F24D90" w:rsidRPr="009869E3" w:rsidRDefault="00806EA4" w:rsidP="00FB1F8B">
            <w:r w:rsidRPr="009869E3">
              <w:t>Оценка состояния РЗА и ПА</w:t>
            </w:r>
          </w:p>
        </w:tc>
        <w:tc>
          <w:tcPr>
            <w:tcW w:w="1826" w:type="dxa"/>
            <w:gridSpan w:val="2"/>
          </w:tcPr>
          <w:p w14:paraId="66B3EE3B" w14:textId="6C1258D8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04F59B1A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3BBDDA9A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7D782926" w14:textId="27336D6A" w:rsidR="00F24D90" w:rsidRPr="009869E3" w:rsidRDefault="00F24D90" w:rsidP="00FB1F8B">
            <w:r w:rsidRPr="009869E3">
              <w:t>TAB-OCENSOSTBUMAGIZOL</w:t>
            </w:r>
          </w:p>
        </w:tc>
        <w:tc>
          <w:tcPr>
            <w:tcW w:w="3476" w:type="dxa"/>
            <w:gridSpan w:val="2"/>
          </w:tcPr>
          <w:p w14:paraId="0DD67A4A" w14:textId="2C586CE0" w:rsidR="00F24D90" w:rsidRPr="009869E3" w:rsidRDefault="00806EA4" w:rsidP="00FB1F8B">
            <w:r w:rsidRPr="009869E3">
              <w:t>Оценка состояния бумажной изоляции</w:t>
            </w:r>
          </w:p>
        </w:tc>
        <w:tc>
          <w:tcPr>
            <w:tcW w:w="1826" w:type="dxa"/>
            <w:gridSpan w:val="2"/>
          </w:tcPr>
          <w:p w14:paraId="05CF8388" w14:textId="3F7709F6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55911D8D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5D4BEBBE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449FB3D0" w14:textId="5983D2BB" w:rsidR="00F24D90" w:rsidRPr="009869E3" w:rsidRDefault="00F24D90" w:rsidP="00FB1F8B">
            <w:r w:rsidRPr="009869E3">
              <w:t>TAB-DOPISPITIZMEREN</w:t>
            </w:r>
          </w:p>
        </w:tc>
        <w:tc>
          <w:tcPr>
            <w:tcW w:w="3476" w:type="dxa"/>
            <w:gridSpan w:val="2"/>
          </w:tcPr>
          <w:p w14:paraId="373E1B11" w14:textId="2F0C490E" w:rsidR="00F24D90" w:rsidRPr="009869E3" w:rsidRDefault="00806EA4" w:rsidP="00FB1F8B">
            <w:r w:rsidRPr="009869E3">
              <w:t>Дополнительные проверки / испытания</w:t>
            </w:r>
          </w:p>
        </w:tc>
        <w:tc>
          <w:tcPr>
            <w:tcW w:w="1826" w:type="dxa"/>
            <w:gridSpan w:val="2"/>
          </w:tcPr>
          <w:p w14:paraId="3DC1F998" w14:textId="4B3565BE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23DB7AD8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3B278230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75BA4EB7" w14:textId="4FBB11BA" w:rsidR="00F24D90" w:rsidRPr="009869E3" w:rsidRDefault="00F24D90" w:rsidP="00FB1F8B">
            <w:r w:rsidRPr="009869E3">
              <w:t>TAB-OBSHDATA</w:t>
            </w:r>
          </w:p>
        </w:tc>
        <w:tc>
          <w:tcPr>
            <w:tcW w:w="3476" w:type="dxa"/>
            <w:gridSpan w:val="2"/>
          </w:tcPr>
          <w:p w14:paraId="177BAC21" w14:textId="259273C5" w:rsidR="00F24D90" w:rsidRPr="009869E3" w:rsidRDefault="00806EA4" w:rsidP="00FB1F8B">
            <w:r w:rsidRPr="009869E3">
              <w:t>Общие данные об испытании</w:t>
            </w:r>
          </w:p>
        </w:tc>
        <w:tc>
          <w:tcPr>
            <w:tcW w:w="1826" w:type="dxa"/>
            <w:gridSpan w:val="2"/>
          </w:tcPr>
          <w:p w14:paraId="076AB62C" w14:textId="70EDCF07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p</w:t>
            </w:r>
            <w:r w:rsidR="00720D27" w:rsidRPr="009869E3">
              <w:rPr>
                <w:color w:val="000000"/>
                <w:lang w:val="en-US"/>
              </w:rPr>
              <w:t>rotocol</w:t>
            </w:r>
          </w:p>
        </w:tc>
      </w:tr>
      <w:tr w:rsidR="00F24D90" w14:paraId="29670FA4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36048789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66D06F27" w14:textId="2DF141D9" w:rsidR="00F24D90" w:rsidRPr="009869E3" w:rsidRDefault="00F24D90" w:rsidP="00FB1F8B">
            <w:r w:rsidRPr="009869E3">
              <w:t>TAB-IZMGABARIT</w:t>
            </w:r>
          </w:p>
        </w:tc>
        <w:tc>
          <w:tcPr>
            <w:tcW w:w="3476" w:type="dxa"/>
            <w:gridSpan w:val="2"/>
          </w:tcPr>
          <w:p w14:paraId="210A64AE" w14:textId="0CAC6242" w:rsidR="00F24D90" w:rsidRPr="009869E3" w:rsidRDefault="00806EA4" w:rsidP="00FB1F8B">
            <w:r w:rsidRPr="009869E3">
              <w:t>Измерение габаритов</w:t>
            </w:r>
          </w:p>
        </w:tc>
        <w:tc>
          <w:tcPr>
            <w:tcW w:w="1826" w:type="dxa"/>
            <w:gridSpan w:val="2"/>
          </w:tcPr>
          <w:p w14:paraId="654529F2" w14:textId="333FEC94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243CC89B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71CFE18A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4F0C589A" w14:textId="3BE9709E" w:rsidR="00F24D90" w:rsidRPr="009869E3" w:rsidRDefault="00F24D90" w:rsidP="00FB1F8B">
            <w:r w:rsidRPr="009869E3">
              <w:t>TAB-IZMSOPRKONTAKTSOED</w:t>
            </w:r>
          </w:p>
        </w:tc>
        <w:tc>
          <w:tcPr>
            <w:tcW w:w="3476" w:type="dxa"/>
            <w:gridSpan w:val="2"/>
          </w:tcPr>
          <w:p w14:paraId="7640F9B4" w14:textId="14242DB7" w:rsidR="00F24D90" w:rsidRPr="009869E3" w:rsidRDefault="00806EA4" w:rsidP="00FB1F8B">
            <w:r w:rsidRPr="009869E3">
              <w:t>Измерение сопротивления контактных соединений</w:t>
            </w:r>
          </w:p>
        </w:tc>
        <w:tc>
          <w:tcPr>
            <w:tcW w:w="1826" w:type="dxa"/>
            <w:gridSpan w:val="2"/>
          </w:tcPr>
          <w:p w14:paraId="27AFF452" w14:textId="2C6AE1F3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7DD3049C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5D0FFFEF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49DA66D7" w14:textId="123158F8" w:rsidR="00F24D90" w:rsidRPr="009869E3" w:rsidRDefault="00F24D90" w:rsidP="00FB1F8B">
            <w:r w:rsidRPr="009869E3">
              <w:t>TAB-IZMSPTIMECHARACT</w:t>
            </w:r>
          </w:p>
        </w:tc>
        <w:tc>
          <w:tcPr>
            <w:tcW w:w="3476" w:type="dxa"/>
            <w:gridSpan w:val="2"/>
          </w:tcPr>
          <w:p w14:paraId="0085C2D0" w14:textId="42C1C157" w:rsidR="00F24D90" w:rsidRPr="009869E3" w:rsidRDefault="00C847CE" w:rsidP="00FB1F8B">
            <w:r w:rsidRPr="009869E3">
              <w:t>Измерение скоростных и временных характеристик</w:t>
            </w:r>
          </w:p>
        </w:tc>
        <w:tc>
          <w:tcPr>
            <w:tcW w:w="1826" w:type="dxa"/>
            <w:gridSpan w:val="2"/>
          </w:tcPr>
          <w:p w14:paraId="5AA818FA" w14:textId="6E14A73F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1DCCF1E6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2364D40D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6E27C878" w14:textId="6477B33A" w:rsidR="00F24D90" w:rsidRPr="009869E3" w:rsidRDefault="00F24D90" w:rsidP="00FB1F8B">
            <w:r w:rsidRPr="009869E3">
              <w:t>TAB-KONTRPODNAPR</w:t>
            </w:r>
          </w:p>
        </w:tc>
        <w:tc>
          <w:tcPr>
            <w:tcW w:w="3476" w:type="dxa"/>
            <w:gridSpan w:val="2"/>
          </w:tcPr>
          <w:p w14:paraId="64C20185" w14:textId="46922F45" w:rsidR="00F24D90" w:rsidRPr="009869E3" w:rsidRDefault="00C847CE" w:rsidP="00FB1F8B">
            <w:r w:rsidRPr="009869E3">
              <w:t>Контроль под рабочим напряжением</w:t>
            </w:r>
          </w:p>
        </w:tc>
        <w:tc>
          <w:tcPr>
            <w:tcW w:w="1826" w:type="dxa"/>
            <w:gridSpan w:val="2"/>
          </w:tcPr>
          <w:p w14:paraId="074283F5" w14:textId="0CE9F6D5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027C045E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5A68B841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7E717C30" w14:textId="4C4F2E93" w:rsidR="00F24D90" w:rsidRPr="009869E3" w:rsidRDefault="00F24D90" w:rsidP="00FB1F8B">
            <w:r w:rsidRPr="009869E3">
              <w:t>TAB-CHEKKONTAKTINET</w:t>
            </w:r>
          </w:p>
        </w:tc>
        <w:tc>
          <w:tcPr>
            <w:tcW w:w="3476" w:type="dxa"/>
            <w:gridSpan w:val="2"/>
          </w:tcPr>
          <w:p w14:paraId="6B889C68" w14:textId="741793D6" w:rsidR="00F24D90" w:rsidRPr="009869E3" w:rsidRDefault="00C847CE" w:rsidP="00FB1F8B">
            <w:r w:rsidRPr="009869E3">
              <w:t>Проверка контактных соединений</w:t>
            </w:r>
          </w:p>
        </w:tc>
        <w:tc>
          <w:tcPr>
            <w:tcW w:w="1826" w:type="dxa"/>
            <w:gridSpan w:val="2"/>
          </w:tcPr>
          <w:p w14:paraId="62B630D3" w14:textId="00BFDF66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45F33D34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6AC04B55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6E16FD21" w14:textId="4A859E0C" w:rsidR="00F24D90" w:rsidRPr="009869E3" w:rsidRDefault="00F24D90" w:rsidP="00FB1F8B">
            <w:r w:rsidRPr="009869E3">
              <w:t>TAB-CHEKNOMINDATA</w:t>
            </w:r>
          </w:p>
        </w:tc>
        <w:tc>
          <w:tcPr>
            <w:tcW w:w="3476" w:type="dxa"/>
            <w:gridSpan w:val="2"/>
          </w:tcPr>
          <w:p w14:paraId="5E275FFB" w14:textId="76671C5C" w:rsidR="00F24D90" w:rsidRPr="009869E3" w:rsidRDefault="00C847CE" w:rsidP="00FB1F8B">
            <w:r w:rsidRPr="009869E3">
              <w:t>Проверка номинальных данных</w:t>
            </w:r>
          </w:p>
        </w:tc>
        <w:tc>
          <w:tcPr>
            <w:tcW w:w="1826" w:type="dxa"/>
            <w:gridSpan w:val="2"/>
          </w:tcPr>
          <w:p w14:paraId="02F9D87F" w14:textId="3D611A89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1EA2488A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1F7FCF28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053B0528" w14:textId="24D98148" w:rsidR="00F24D90" w:rsidRPr="009869E3" w:rsidRDefault="00F24D90" w:rsidP="00FB1F8B">
            <w:r w:rsidRPr="009869E3">
              <w:t>TAB-CHEKREGUSTANCHARACT</w:t>
            </w:r>
          </w:p>
        </w:tc>
        <w:tc>
          <w:tcPr>
            <w:tcW w:w="3476" w:type="dxa"/>
            <w:gridSpan w:val="2"/>
          </w:tcPr>
          <w:p w14:paraId="5CE51E23" w14:textId="6926EDE9" w:rsidR="00F24D90" w:rsidRPr="009869E3" w:rsidRDefault="00C847CE" w:rsidP="00FB1F8B">
            <w:r w:rsidRPr="009869E3">
              <w:t>Проверка регулировочных и установочных характеристик</w:t>
            </w:r>
          </w:p>
        </w:tc>
        <w:tc>
          <w:tcPr>
            <w:tcW w:w="1826" w:type="dxa"/>
            <w:gridSpan w:val="2"/>
          </w:tcPr>
          <w:p w14:paraId="444177EB" w14:textId="2EB000A9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5C7507B4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52C5ABA0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0455FCA2" w14:textId="7C4103EF" w:rsidR="00F24D90" w:rsidRPr="009869E3" w:rsidRDefault="00F24D90" w:rsidP="00FB1F8B">
            <w:r w:rsidRPr="009869E3">
              <w:t>TAB-REALDATAOTKL</w:t>
            </w:r>
          </w:p>
        </w:tc>
        <w:tc>
          <w:tcPr>
            <w:tcW w:w="3476" w:type="dxa"/>
            <w:gridSpan w:val="2"/>
          </w:tcPr>
          <w:p w14:paraId="1D37B241" w14:textId="40FEC7ED" w:rsidR="00F24D90" w:rsidRPr="009869E3" w:rsidRDefault="00C847CE" w:rsidP="00FB1F8B">
            <w:r w:rsidRPr="009869E3">
              <w:t>Реальные данные по отключениям</w:t>
            </w:r>
          </w:p>
        </w:tc>
        <w:tc>
          <w:tcPr>
            <w:tcW w:w="1826" w:type="dxa"/>
            <w:gridSpan w:val="2"/>
          </w:tcPr>
          <w:p w14:paraId="71C98EB7" w14:textId="38C70002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  <w:tr w:rsidR="00F24D90" w14:paraId="0800E6B3" w14:textId="77777777" w:rsidTr="00DE5F99">
        <w:trPr>
          <w:gridAfter w:val="1"/>
          <w:wAfter w:w="12" w:type="dxa"/>
        </w:trPr>
        <w:tc>
          <w:tcPr>
            <w:tcW w:w="704" w:type="dxa"/>
          </w:tcPr>
          <w:p w14:paraId="10B55CBC" w14:textId="77777777" w:rsidR="00F24D90" w:rsidRPr="00720D27" w:rsidRDefault="00F24D90" w:rsidP="00DE5F99">
            <w:pPr>
              <w:pStyle w:val="a7"/>
              <w:numPr>
                <w:ilvl w:val="0"/>
                <w:numId w:val="41"/>
              </w:numPr>
              <w:ind w:left="449"/>
              <w:rPr>
                <w:color w:val="000000"/>
              </w:rPr>
            </w:pPr>
          </w:p>
        </w:tc>
        <w:tc>
          <w:tcPr>
            <w:tcW w:w="4347" w:type="dxa"/>
            <w:gridSpan w:val="2"/>
          </w:tcPr>
          <w:p w14:paraId="18B351B2" w14:textId="79F83490" w:rsidR="00F24D90" w:rsidRPr="009869E3" w:rsidRDefault="00F24D90" w:rsidP="00FB1F8B">
            <w:r w:rsidRPr="009869E3">
              <w:t>TAB-SOSTOYANOPOR</w:t>
            </w:r>
          </w:p>
        </w:tc>
        <w:tc>
          <w:tcPr>
            <w:tcW w:w="3476" w:type="dxa"/>
            <w:gridSpan w:val="2"/>
          </w:tcPr>
          <w:p w14:paraId="279D2AF0" w14:textId="21FB0A54" w:rsidR="00F24D90" w:rsidRPr="009869E3" w:rsidRDefault="00C847CE" w:rsidP="00FB1F8B">
            <w:r w:rsidRPr="009869E3">
              <w:t>Состояние опоры</w:t>
            </w:r>
          </w:p>
        </w:tc>
        <w:tc>
          <w:tcPr>
            <w:tcW w:w="1826" w:type="dxa"/>
            <w:gridSpan w:val="2"/>
          </w:tcPr>
          <w:p w14:paraId="3251D263" w14:textId="5F25F8DE" w:rsidR="00F24D90" w:rsidRPr="009869E3" w:rsidRDefault="009869E3" w:rsidP="00FB1F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720D27" w:rsidRPr="009869E3">
              <w:rPr>
                <w:color w:val="000000"/>
              </w:rPr>
              <w:t>tatement</w:t>
            </w:r>
          </w:p>
        </w:tc>
      </w:tr>
    </w:tbl>
    <w:p w14:paraId="0841E22D" w14:textId="77777777" w:rsidR="00291592" w:rsidRDefault="00291592" w:rsidP="00FB1F8B">
      <w:pPr>
        <w:ind w:firstLine="1134"/>
        <w:rPr>
          <w:color w:val="000000"/>
        </w:rPr>
        <w:sectPr w:rsidR="00291592" w:rsidSect="00291592">
          <w:pgSz w:w="11906" w:h="16838"/>
          <w:pgMar w:top="539" w:right="851" w:bottom="567" w:left="680" w:header="709" w:footer="709" w:gutter="0"/>
          <w:cols w:space="708"/>
          <w:docGrid w:linePitch="360"/>
        </w:sectPr>
      </w:pPr>
    </w:p>
    <w:p w14:paraId="1CB091D8" w14:textId="6428B202" w:rsidR="005214DF" w:rsidRPr="004C0B65" w:rsidRDefault="005214DF" w:rsidP="00FB1F8B">
      <w:pPr>
        <w:ind w:firstLine="1134"/>
        <w:rPr>
          <w:color w:val="000000"/>
        </w:rPr>
      </w:pPr>
    </w:p>
    <w:p w14:paraId="3CAE309F" w14:textId="4DA3F5B0" w:rsidR="00111ED4" w:rsidRPr="00FB1F8B" w:rsidRDefault="00111ED4" w:rsidP="00FB1F8B">
      <w:pPr>
        <w:pStyle w:val="tdlevel23"/>
        <w:rPr>
          <w:rFonts w:ascii="Times New Roman" w:hAnsi="Times New Roman" w:cs="Times New Roman"/>
          <w:lang w:val="en-US"/>
        </w:rPr>
      </w:pPr>
      <w:r w:rsidRPr="00FB1F8B">
        <w:rPr>
          <w:rFonts w:ascii="Times New Roman" w:hAnsi="Times New Roman" w:cs="Times New Roman"/>
        </w:rPr>
        <w:t>Справочник Организационная структура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1472"/>
        <w:gridCol w:w="892"/>
        <w:gridCol w:w="1801"/>
        <w:gridCol w:w="738"/>
        <w:gridCol w:w="1473"/>
        <w:gridCol w:w="1428"/>
        <w:gridCol w:w="1561"/>
        <w:gridCol w:w="1171"/>
        <w:gridCol w:w="1231"/>
        <w:gridCol w:w="1273"/>
        <w:gridCol w:w="1171"/>
        <w:gridCol w:w="1514"/>
      </w:tblGrid>
      <w:tr w:rsidR="00111ED4" w:rsidRPr="00FB1F8B" w14:paraId="339284DE" w14:textId="77777777" w:rsidTr="00FB1F8B">
        <w:trPr>
          <w:trHeight w:val="300"/>
          <w:tblHeader/>
        </w:trPr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970C04F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справочника</w:t>
            </w:r>
          </w:p>
        </w:tc>
        <w:tc>
          <w:tcPr>
            <w:tcW w:w="3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58E4D52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Таблица БД СОУР</w:t>
            </w:r>
          </w:p>
        </w:tc>
        <w:tc>
          <w:tcPr>
            <w:tcW w:w="6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F392C97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поля таблицы БД СОУР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F70629C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Тип данных БД СОУР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583FEFF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Ссылка на справочник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3DA4DEE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Пример заполнения</w:t>
            </w:r>
          </w:p>
        </w:tc>
        <w:tc>
          <w:tcPr>
            <w:tcW w:w="118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  <w:hideMark/>
          </w:tcPr>
          <w:p w14:paraId="18ECA6BD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Центр</w:t>
            </w:r>
          </w:p>
        </w:tc>
        <w:tc>
          <w:tcPr>
            <w:tcW w:w="123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  <w:hideMark/>
          </w:tcPr>
          <w:p w14:paraId="49C55D21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ЦИП</w:t>
            </w:r>
          </w:p>
        </w:tc>
      </w:tr>
      <w:tr w:rsidR="0068545B" w:rsidRPr="00FB1F8B" w14:paraId="3F953448" w14:textId="77777777" w:rsidTr="00FB1F8B">
        <w:trPr>
          <w:trHeight w:val="600"/>
          <w:tblHeader/>
        </w:trPr>
        <w:tc>
          <w:tcPr>
            <w:tcW w:w="4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00163D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961D09D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88D088D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58DEA42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60A213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63659F1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E253E61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операции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35D6F08D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TYPENAME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  <w:hideMark/>
          </w:tcPr>
          <w:p w14:paraId="11D7310F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поля сообщения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781CC24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операции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198143B1" w14:textId="77777777" w:rsidR="00111ED4" w:rsidRPr="00FB1F8B" w:rsidRDefault="00111ED4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TYPENAME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F0EA323" w14:textId="77777777" w:rsidR="00111ED4" w:rsidRPr="00FB1F8B" w:rsidRDefault="00111ED4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поля сообщения</w:t>
            </w:r>
          </w:p>
        </w:tc>
      </w:tr>
      <w:tr w:rsidR="005E6090" w:rsidRPr="00FB1F8B" w14:paraId="4EB202E8" w14:textId="77777777" w:rsidTr="004C6B93">
        <w:trPr>
          <w:trHeight w:val="640"/>
        </w:trPr>
        <w:tc>
          <w:tcPr>
            <w:tcW w:w="49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37B55" w14:textId="0E05991C" w:rsidR="005E6090" w:rsidRPr="00BA4279" w:rsidRDefault="005E6090" w:rsidP="00FB1F8B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  <w:r w:rsidR="00BA4279">
              <w:rPr>
                <w:color w:val="000000"/>
                <w:sz w:val="22"/>
                <w:szCs w:val="22"/>
                <w:lang w:val="en-US"/>
              </w:rPr>
              <w:t>*</w:t>
            </w:r>
          </w:p>
        </w:tc>
        <w:tc>
          <w:tcPr>
            <w:tcW w:w="3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F492A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org_struct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C6AF91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4A2950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FC186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FF4E4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Белгородэнерго</w:t>
            </w:r>
          </w:p>
        </w:tc>
        <w:tc>
          <w:tcPr>
            <w:tcW w:w="4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2A60B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ZPM_SOUR_DICT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8DE52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zavod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55C00A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507B7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ZpmRgisWerks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5C748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AD9C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 xml:space="preserve">DevelopmentName </w:t>
            </w:r>
          </w:p>
        </w:tc>
      </w:tr>
      <w:tr w:rsidR="005E6090" w:rsidRPr="00FB1F8B" w14:paraId="1E3DCAEF" w14:textId="77777777" w:rsidTr="004C6B93">
        <w:trPr>
          <w:trHeight w:val="60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26671C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4E5512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25A58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parent_id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0D4C3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 xml:space="preserve">integer 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EFACE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892FE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7BF22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061192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CDF7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7682E4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65C8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5745B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5E6090" w:rsidRPr="00FB1F8B" w14:paraId="77EF910D" w14:textId="77777777" w:rsidTr="004C6B93">
        <w:trPr>
          <w:trHeight w:val="96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9F00A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E9BC1F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2D1D8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92A7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FF7074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89B55B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Factory</w:t>
            </w: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FF4C23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899A8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B8BAF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BAA79F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3995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56D329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E6090" w:rsidRPr="00FB1F8B" w14:paraId="19847A3C" w14:textId="77777777" w:rsidTr="004C6B93">
        <w:trPr>
          <w:trHeight w:val="960"/>
        </w:trPr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DBC41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BC0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79AED7" w14:textId="19C9642B" w:rsidR="005E6090" w:rsidRPr="00FB1F8B" w:rsidRDefault="005E6090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Integration_entity_id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53477" w14:textId="6F029438" w:rsidR="005E6090" w:rsidRPr="00FB1F8B" w:rsidRDefault="005E6090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2A8236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2284E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13E9C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BAD55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25545F" w14:textId="1B0394DE" w:rsidR="005E6090" w:rsidRPr="00FB1F8B" w:rsidRDefault="005E6090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86B9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72241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09D02F" w14:textId="22D9A4DB" w:rsidR="005E6090" w:rsidRPr="00FB1F8B" w:rsidRDefault="00E64DBA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2"/>
                <w:szCs w:val="22"/>
              </w:rPr>
              <w:t>DevelopmentId</w:t>
            </w:r>
          </w:p>
        </w:tc>
      </w:tr>
      <w:tr w:rsidR="001F4FEF" w:rsidRPr="00FB1F8B" w14:paraId="35E69074" w14:textId="77777777" w:rsidTr="004E7BD8">
        <w:trPr>
          <w:trHeight w:val="320"/>
        </w:trPr>
        <w:tc>
          <w:tcPr>
            <w:tcW w:w="49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C92AA" w14:textId="07CF8118" w:rsidR="001F4FEF" w:rsidRPr="00BA4279" w:rsidRDefault="001F4FEF" w:rsidP="00FB1F8B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  <w:r w:rsidR="00BA4279">
              <w:rPr>
                <w:color w:val="000000"/>
                <w:sz w:val="22"/>
                <w:szCs w:val="22"/>
                <w:lang w:val="en-US"/>
              </w:rPr>
              <w:t>*</w:t>
            </w:r>
          </w:p>
        </w:tc>
        <w:tc>
          <w:tcPr>
            <w:tcW w:w="3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34FA9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org_struct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3E04F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C10F58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651E0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FCCF9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Шебекинский РЭС</w:t>
            </w:r>
          </w:p>
        </w:tc>
        <w:tc>
          <w:tcPr>
            <w:tcW w:w="4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75B0D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ZPM_SOUR_DICT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CDF76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grplan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56E43" w14:textId="16C0190D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 NAME</w:t>
            </w:r>
          </w:p>
        </w:tc>
        <w:tc>
          <w:tcPr>
            <w:tcW w:w="4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3C341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ZpmRgisIngrp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64FF5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63E74" w14:textId="0855031A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 GroupName</w:t>
            </w:r>
          </w:p>
        </w:tc>
      </w:tr>
      <w:tr w:rsidR="001F4FEF" w:rsidRPr="00FB1F8B" w14:paraId="640F88C8" w14:textId="77777777" w:rsidTr="004E7BD8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0815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AEC038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110779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parent_id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892B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 xml:space="preserve">integer 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011D38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CAC3A9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id этого же справочника где integration_code равен полю сообщения и source_platform </w:t>
            </w: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C10DD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3C32FD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CFDDC" w14:textId="22BF0F71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23B49E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D4E71E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33BF2" w14:textId="228CA2FA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</w:tr>
      <w:tr w:rsidR="001F4FEF" w:rsidRPr="00FB1F8B" w14:paraId="41EC3401" w14:textId="77777777" w:rsidTr="004E7BD8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BFCE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1959D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57941" w14:textId="7895630F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integration_entity_code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19AEEB" w14:textId="46163B86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58545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A7BDA9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3B72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5A32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C0655C" w14:textId="4B6CF070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D46A0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B378C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DEE461" w14:textId="2D50CCE9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DevelopmentId </w:t>
            </w:r>
          </w:p>
        </w:tc>
      </w:tr>
      <w:tr w:rsidR="001F4FEF" w:rsidRPr="00FB1F8B" w14:paraId="0AA99E1B" w14:textId="77777777" w:rsidTr="004E7BD8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FF40A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5FA13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B8289F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B48B5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125A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DCEE9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PlanGroups</w:t>
            </w: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E77B51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728E85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251B7" w14:textId="68D704E8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95CBAD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3586E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450B9" w14:textId="1A5B211F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1F4FEF" w:rsidRPr="00FB1F8B" w14:paraId="43E6336D" w14:textId="77777777" w:rsidTr="004E7BD8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38B6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F5B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D200D" w14:textId="5D6B36F4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Integration_entity_id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637C38" w14:textId="752817D6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A166F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F78D28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34BD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FE25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108FDC" w14:textId="735F98A6" w:rsidR="001F4FEF" w:rsidRPr="00FB1F8B" w:rsidRDefault="001F4FE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AA29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BCC6C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8E29CC" w14:textId="3ED40A79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GroupId</w:t>
            </w:r>
          </w:p>
        </w:tc>
      </w:tr>
      <w:tr w:rsidR="001F4FEF" w:rsidRPr="00FB1F8B" w14:paraId="7B78581E" w14:textId="77777777" w:rsidTr="005D5C29">
        <w:trPr>
          <w:trHeight w:val="320"/>
        </w:trPr>
        <w:tc>
          <w:tcPr>
            <w:tcW w:w="49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31D92" w14:textId="3E9838DB" w:rsidR="001F4FEF" w:rsidRPr="00BA4279" w:rsidRDefault="001F4FEF" w:rsidP="00FB1F8B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</w:rPr>
              <w:lastRenderedPageBreak/>
              <w:t>Организационная структура</w:t>
            </w:r>
            <w:r w:rsidR="00BA4279">
              <w:rPr>
                <w:color w:val="000000"/>
                <w:sz w:val="22"/>
                <w:szCs w:val="22"/>
                <w:lang w:val="en-US"/>
              </w:rPr>
              <w:t>*</w:t>
            </w:r>
          </w:p>
        </w:tc>
        <w:tc>
          <w:tcPr>
            <w:tcW w:w="3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22083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org_struct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161D74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4B92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F774B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02A3A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ШебекинскийУТУ</w:t>
            </w:r>
          </w:p>
        </w:tc>
        <w:tc>
          <w:tcPr>
            <w:tcW w:w="4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0AC78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ZPM_SOUR_DICT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53051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orged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B5A28" w14:textId="2854DC15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 NAME</w:t>
            </w:r>
          </w:p>
        </w:tc>
        <w:tc>
          <w:tcPr>
            <w:tcW w:w="4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E9C5B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1125" w14:textId="77777777" w:rsidR="001F4FEF" w:rsidRPr="00FB1F8B" w:rsidRDefault="001F4FEF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B9A39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</w:tr>
      <w:tr w:rsidR="001F4FEF" w:rsidRPr="00FB1F8B" w14:paraId="0D749C55" w14:textId="77777777" w:rsidTr="005D5C29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D967D1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708C92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DC07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parent_id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D5FA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 xml:space="preserve">integer 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2AB1ED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8B667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id этого же справочника где integration_code равен полю сообщения и source_platform </w:t>
            </w: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A571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6B3C9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0014F" w14:textId="075022D4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3F2417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5871E0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159151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</w:tr>
      <w:tr w:rsidR="001F4FEF" w:rsidRPr="00FB1F8B" w14:paraId="198D7176" w14:textId="77777777" w:rsidTr="005D5C29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623C7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7371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38AD12" w14:textId="527955BE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integration_entity_code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5444DC" w14:textId="13DB2BFF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29B0A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2B6DC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DE2CD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293E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034E4" w14:textId="5A33A489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A0F5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AF72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7C996" w14:textId="0B85D094" w:rsidR="001F4FEF" w:rsidRPr="00FB1F8B" w:rsidRDefault="001F4FE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1F4FEF" w:rsidRPr="00FB1F8B" w14:paraId="1C2C31F1" w14:textId="77777777" w:rsidTr="005D5C29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F7228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B5B9E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46BC9A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BE31B1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533A8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BA480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28EA0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67EF1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60D643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8CC2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C480A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B45BA2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</w:tr>
      <w:tr w:rsidR="001F4FEF" w:rsidRPr="00FB1F8B" w14:paraId="5A8DBF45" w14:textId="77777777" w:rsidTr="005D5C29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E1C6E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B5809A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3693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83196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2E95C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F4C27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ProductioArea</w:t>
            </w:r>
          </w:p>
        </w:tc>
        <w:tc>
          <w:tcPr>
            <w:tcW w:w="4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A97D49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3842CC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74788" w14:textId="3AD401A0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2FE174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E9100F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19DF05" w14:textId="279F71D8" w:rsidR="001F4FEF" w:rsidRPr="00FB1F8B" w:rsidRDefault="001F4FE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</w:rPr>
              <w:t> 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1F4FEF" w:rsidRPr="00FB1F8B" w14:paraId="3D1C44C6" w14:textId="77777777" w:rsidTr="005D5C29">
        <w:trPr>
          <w:trHeight w:val="320"/>
        </w:trPr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0A7F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7D3D7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C6D2A6" w14:textId="0422EBB2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Integration_entity_id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8BE13A" w14:textId="4AB8C86E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4C4D61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415DE1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B39D5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89F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072CEF" w14:textId="1FF77E95" w:rsidR="001F4FEF" w:rsidRPr="00FB1F8B" w:rsidRDefault="001F4FE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97D3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7309" w14:textId="77777777" w:rsidR="001F4FEF" w:rsidRPr="00FB1F8B" w:rsidRDefault="001F4FEF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EE03FF" w14:textId="77777777" w:rsidR="001F4FEF" w:rsidRPr="00FB1F8B" w:rsidRDefault="001F4FEF" w:rsidP="00FB1F8B">
            <w:pPr>
              <w:rPr>
                <w:color w:val="000000"/>
                <w:sz w:val="20"/>
                <w:szCs w:val="20"/>
              </w:rPr>
            </w:pPr>
          </w:p>
        </w:tc>
      </w:tr>
      <w:tr w:rsidR="005E6090" w:rsidRPr="00FB1F8B" w14:paraId="49856791" w14:textId="77777777" w:rsidTr="003A7814">
        <w:trPr>
          <w:trHeight w:val="600"/>
        </w:trPr>
        <w:tc>
          <w:tcPr>
            <w:tcW w:w="49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FAF08" w14:textId="70C9F9CE" w:rsidR="005E6090" w:rsidRPr="00BA4279" w:rsidRDefault="005E6090" w:rsidP="00FB1F8B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  <w:r w:rsidR="00BA4279">
              <w:rPr>
                <w:color w:val="000000"/>
                <w:sz w:val="22"/>
                <w:szCs w:val="22"/>
                <w:lang w:val="en-US"/>
              </w:rPr>
              <w:t>*</w:t>
            </w:r>
          </w:p>
        </w:tc>
        <w:tc>
          <w:tcPr>
            <w:tcW w:w="3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A8E24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org_struct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BB274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9C889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DEF2AF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0DEEB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Рабочее место ПО Восточные э/c</w:t>
            </w:r>
          </w:p>
        </w:tc>
        <w:tc>
          <w:tcPr>
            <w:tcW w:w="4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4B1D2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ZPM_SOUR_DICT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6849A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rabmesta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9F470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36D7E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ZpmSourCrhd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C378A" w14:textId="77777777" w:rsidR="005E6090" w:rsidRPr="00FB1F8B" w:rsidRDefault="005E6090" w:rsidP="00FB1F8B">
            <w:pPr>
              <w:jc w:val="center"/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B8EE2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Txt </w:t>
            </w:r>
          </w:p>
        </w:tc>
      </w:tr>
      <w:tr w:rsidR="005E6090" w:rsidRPr="00FB1F8B" w14:paraId="60ADF9F7" w14:textId="77777777" w:rsidTr="003A7814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FC12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0293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88988B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parent_id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0EFD9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 xml:space="preserve">integer 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0E527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Организационная структура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F6C96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id этого же справочника где integration_code равен полю сообщения и source_platform </w:t>
            </w:r>
          </w:p>
        </w:tc>
        <w:tc>
          <w:tcPr>
            <w:tcW w:w="4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94E7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36A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E3DBF2" w14:textId="5EA43329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91A2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A899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4F0FE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Werks </w:t>
            </w:r>
          </w:p>
        </w:tc>
      </w:tr>
      <w:tr w:rsidR="005E6090" w:rsidRPr="00FB1F8B" w14:paraId="14069E9B" w14:textId="77777777" w:rsidTr="003A7814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7FCF6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02922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C6C6EF" w14:textId="44E8C461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integration_entity_code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A808A" w14:textId="30C29EB9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B1ED13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E0BB8E" w14:textId="77777777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25A1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872AC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F3FA84" w14:textId="354FDEBF" w:rsidR="005E6090" w:rsidRPr="00FB1F8B" w:rsidRDefault="005E6090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E5F1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3A81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852C70" w14:textId="68695563" w:rsidR="005E6090" w:rsidRPr="00FB1F8B" w:rsidRDefault="00E64DBA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Werks</w:t>
            </w:r>
            <w:r w:rsidR="005E6090" w:rsidRPr="00FB1F8B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5E6090" w:rsidRPr="00FB1F8B" w14:paraId="279E5980" w14:textId="77777777" w:rsidTr="003A7814">
        <w:trPr>
          <w:trHeight w:val="32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73B1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038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EFF2F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06214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F4EFE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22D0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WorkPlaces</w:t>
            </w:r>
          </w:p>
        </w:tc>
        <w:tc>
          <w:tcPr>
            <w:tcW w:w="4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7CC6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A865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E1D41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53C67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0392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4F52B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5E6090" w:rsidRPr="00FB1F8B" w14:paraId="7C6F7384" w14:textId="77777777" w:rsidTr="00686C87">
        <w:trPr>
          <w:trHeight w:val="3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C460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7AC80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6D31" w14:textId="0BAD2C89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Integration_entity_id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6A2BF" w14:textId="3FD980FA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  <w:lang w:val="en-US"/>
              </w:rPr>
              <w:t>text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E1C1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978DD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7CCB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4EAA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9E34" w14:textId="2AFFC4A5" w:rsidR="005E6090" w:rsidRPr="00FB1F8B" w:rsidRDefault="005E6090" w:rsidP="00FB1F8B">
            <w:pPr>
              <w:rPr>
                <w:color w:val="000000"/>
                <w:sz w:val="22"/>
                <w:szCs w:val="22"/>
                <w:lang w:val="en-US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  <w:r w:rsidRPr="00FB1F8B">
              <w:rPr>
                <w:color w:val="000000"/>
                <w:sz w:val="22"/>
                <w:szCs w:val="22"/>
                <w:lang w:val="en-US"/>
              </w:rPr>
              <w:t>id</w:t>
            </w:r>
          </w:p>
        </w:tc>
        <w:tc>
          <w:tcPr>
            <w:tcW w:w="4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37E9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CBA0" w14:textId="77777777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F74C4" w14:textId="053F6370" w:rsidR="005E6090" w:rsidRPr="00FB1F8B" w:rsidRDefault="005E6090" w:rsidP="00FB1F8B">
            <w:pPr>
              <w:rPr>
                <w:color w:val="000000"/>
                <w:sz w:val="22"/>
                <w:szCs w:val="22"/>
              </w:rPr>
            </w:pPr>
            <w:r w:rsidRPr="00FB1F8B">
              <w:rPr>
                <w:color w:val="000000"/>
                <w:sz w:val="22"/>
                <w:szCs w:val="22"/>
              </w:rPr>
              <w:t> </w:t>
            </w:r>
            <w:r w:rsidR="00E64DBA" w:rsidRPr="00FB1F8B">
              <w:rPr>
                <w:color w:val="000000"/>
                <w:sz w:val="22"/>
                <w:szCs w:val="22"/>
              </w:rPr>
              <w:t>Arbpl</w:t>
            </w:r>
          </w:p>
        </w:tc>
      </w:tr>
    </w:tbl>
    <w:p w14:paraId="002BD490" w14:textId="77777777" w:rsidR="00BA4279" w:rsidRDefault="00BA4279" w:rsidP="008576D7">
      <w:pPr>
        <w:pStyle w:val="td"/>
        <w:ind w:left="1571" w:firstLine="0"/>
      </w:pPr>
    </w:p>
    <w:p w14:paraId="2BA24790" w14:textId="77777777" w:rsidR="00D120A9" w:rsidRDefault="00BA4279" w:rsidP="008576D7">
      <w:pPr>
        <w:pStyle w:val="td"/>
        <w:ind w:left="1571"/>
      </w:pPr>
      <w:r w:rsidRPr="00BA4279">
        <w:t xml:space="preserve">* </w:t>
      </w:r>
      <w:r w:rsidR="00D120A9">
        <w:t>Для обеспечения актуальности организационной структуры необходимо выполнить следующие действия:</w:t>
      </w:r>
    </w:p>
    <w:p w14:paraId="0BA03722" w14:textId="77777777" w:rsidR="00D120A9" w:rsidRDefault="00D120A9" w:rsidP="008576D7">
      <w:pPr>
        <w:pStyle w:val="td"/>
        <w:ind w:left="1571"/>
      </w:pPr>
      <w:r>
        <w:t>- Перед загрузкой организационной структуры необходимо очищать поле "active".</w:t>
      </w:r>
    </w:p>
    <w:p w14:paraId="6FD85F1C" w14:textId="77777777" w:rsidR="00D120A9" w:rsidRDefault="00D120A9" w:rsidP="008576D7">
      <w:pPr>
        <w:pStyle w:val="td"/>
        <w:ind w:left="1571"/>
      </w:pPr>
      <w:r>
        <w:t xml:space="preserve">- В процессе интеграции значения в поле "active" следует устанавливать: </w:t>
      </w:r>
    </w:p>
    <w:p w14:paraId="1C6FC256" w14:textId="78F469C5" w:rsidR="00D120A9" w:rsidRDefault="00D120A9" w:rsidP="008576D7">
      <w:pPr>
        <w:pStyle w:val="td"/>
        <w:ind w:left="1571" w:firstLine="1123"/>
      </w:pPr>
      <w:r>
        <w:t>- 'true' для записей, которые были обновлены;</w:t>
      </w:r>
    </w:p>
    <w:p w14:paraId="05D80695" w14:textId="0B106158" w:rsidR="00D120A9" w:rsidRDefault="00D120A9" w:rsidP="008576D7">
      <w:pPr>
        <w:pStyle w:val="td"/>
        <w:ind w:left="1571" w:firstLine="1123"/>
      </w:pPr>
      <w:r>
        <w:t>- 'false' для записей, которые не были обновлены (не были переданы из СУПА в процессе интеграции)</w:t>
      </w:r>
    </w:p>
    <w:p w14:paraId="1DD2D2EA" w14:textId="07D3F520" w:rsidR="00111ED4" w:rsidRPr="00FB1F8B" w:rsidRDefault="00111ED4" w:rsidP="00FB1F8B">
      <w:pPr>
        <w:pStyle w:val="tdlevel23"/>
        <w:rPr>
          <w:rFonts w:ascii="Times New Roman" w:hAnsi="Times New Roman" w:cs="Times New Roman"/>
        </w:rPr>
      </w:pPr>
      <w:bookmarkStart w:id="24" w:name="_Toc151245219"/>
      <w:r w:rsidRPr="00FB1F8B">
        <w:rPr>
          <w:rFonts w:ascii="Times New Roman" w:hAnsi="Times New Roman" w:cs="Times New Roman"/>
        </w:rPr>
        <w:t>Очередность загрузки справочников</w:t>
      </w:r>
      <w:bookmarkEnd w:id="24"/>
    </w:p>
    <w:p w14:paraId="67FE4111" w14:textId="3B1C3928" w:rsidR="00111ED4" w:rsidRPr="00FB1F8B" w:rsidRDefault="00111ED4" w:rsidP="00FB1F8B">
      <w:pPr>
        <w:pStyle w:val="td"/>
      </w:pPr>
      <w:r w:rsidRPr="00FB1F8B">
        <w:t>Ввиду зависимости части справочников од других справочников, в первую очередь загружаются:</w:t>
      </w:r>
    </w:p>
    <w:p w14:paraId="2F282F27" w14:textId="391ADCEA" w:rsidR="00111ED4" w:rsidRPr="00FB1F8B" w:rsidRDefault="00111ED4" w:rsidP="00FB1F8B">
      <w:pPr>
        <w:pStyle w:val="td"/>
        <w:numPr>
          <w:ilvl w:val="0"/>
          <w:numId w:val="39"/>
        </w:numPr>
      </w:pPr>
      <w:r w:rsidRPr="00FB1F8B">
        <w:t>Завод</w:t>
      </w:r>
    </w:p>
    <w:p w14:paraId="74D7E532" w14:textId="54CA7918" w:rsidR="00111ED4" w:rsidRPr="00FB1F8B" w:rsidRDefault="00111ED4" w:rsidP="00FB1F8B">
      <w:pPr>
        <w:pStyle w:val="td"/>
        <w:numPr>
          <w:ilvl w:val="0"/>
          <w:numId w:val="39"/>
        </w:numPr>
      </w:pPr>
      <w:r w:rsidRPr="00FB1F8B">
        <w:t>Виды каталогов</w:t>
      </w:r>
    </w:p>
    <w:p w14:paraId="76F7505C" w14:textId="1D25FACA" w:rsidR="00111ED4" w:rsidRPr="00FB1F8B" w:rsidRDefault="00111ED4" w:rsidP="00FB1F8B">
      <w:pPr>
        <w:pStyle w:val="td"/>
        <w:numPr>
          <w:ilvl w:val="0"/>
          <w:numId w:val="39"/>
        </w:numPr>
      </w:pPr>
      <w:r w:rsidRPr="00FB1F8B">
        <w:t>Каталог кодов ТОРО</w:t>
      </w:r>
    </w:p>
    <w:p w14:paraId="1E7CCBEE" w14:textId="381DFE38" w:rsidR="00111ED4" w:rsidRPr="00FB1F8B" w:rsidRDefault="00111ED4" w:rsidP="00FB1F8B">
      <w:pPr>
        <w:pStyle w:val="td"/>
        <w:numPr>
          <w:ilvl w:val="0"/>
          <w:numId w:val="39"/>
        </w:numPr>
      </w:pPr>
      <w:r w:rsidRPr="00FB1F8B">
        <w:t>Группы кодов дефектов</w:t>
      </w:r>
    </w:p>
    <w:p w14:paraId="6DF7365B" w14:textId="34A831B1" w:rsidR="00111ED4" w:rsidRPr="00FB1F8B" w:rsidRDefault="00111ED4" w:rsidP="00FB1F8B">
      <w:pPr>
        <w:pStyle w:val="td"/>
        <w:numPr>
          <w:ilvl w:val="0"/>
          <w:numId w:val="39"/>
        </w:numPr>
      </w:pPr>
      <w:r w:rsidRPr="00FB1F8B">
        <w:t>Группа материалов</w:t>
      </w:r>
    </w:p>
    <w:p w14:paraId="5861EFD9" w14:textId="6CA1ED34" w:rsidR="00D20FAF" w:rsidRPr="00FB1F8B" w:rsidRDefault="007635CC" w:rsidP="00FB1F8B">
      <w:pPr>
        <w:pStyle w:val="td"/>
        <w:numPr>
          <w:ilvl w:val="0"/>
          <w:numId w:val="39"/>
        </w:numPr>
      </w:pPr>
      <w:r w:rsidRPr="00FB1F8B">
        <w:t>Единицы измерения</w:t>
      </w:r>
      <w:bookmarkStart w:id="25" w:name="_Toc151245220"/>
    </w:p>
    <w:p w14:paraId="2F4FBBC0" w14:textId="77777777" w:rsidR="00D20FAF" w:rsidRPr="00FB1F8B" w:rsidRDefault="00D20FAF" w:rsidP="00FB1F8B">
      <w:pPr>
        <w:pStyle w:val="td"/>
      </w:pPr>
    </w:p>
    <w:p w14:paraId="71C46B75" w14:textId="77777777" w:rsidR="00D20FAF" w:rsidRPr="00FB1F8B" w:rsidRDefault="00D20FAF" w:rsidP="00FB1F8B">
      <w:pPr>
        <w:pStyle w:val="td"/>
      </w:pPr>
    </w:p>
    <w:p w14:paraId="293BD5C7" w14:textId="77777777" w:rsidR="00D20FAF" w:rsidRPr="00FB1F8B" w:rsidRDefault="00D20FAF" w:rsidP="00FB1F8B">
      <w:pPr>
        <w:pStyle w:val="td"/>
      </w:pPr>
    </w:p>
    <w:p w14:paraId="43F15E92" w14:textId="77777777" w:rsidR="00D20FAF" w:rsidRPr="00FB1F8B" w:rsidRDefault="00D20FAF" w:rsidP="00FB1F8B">
      <w:pPr>
        <w:pStyle w:val="td"/>
      </w:pPr>
    </w:p>
    <w:p w14:paraId="4A9331F2" w14:textId="77777777" w:rsidR="00D20FAF" w:rsidRPr="00FB1F8B" w:rsidRDefault="00D20FAF" w:rsidP="00FB1F8B">
      <w:pPr>
        <w:pStyle w:val="td"/>
      </w:pPr>
    </w:p>
    <w:p w14:paraId="4E0A00C2" w14:textId="03BBD834" w:rsidR="0068545B" w:rsidRPr="00FB1F8B" w:rsidRDefault="0068545B" w:rsidP="00FB1F8B">
      <w:pPr>
        <w:pStyle w:val="tdlevel23"/>
        <w:rPr>
          <w:rFonts w:ascii="Times New Roman" w:hAnsi="Times New Roman" w:cs="Times New Roman"/>
        </w:rPr>
      </w:pPr>
      <w:r w:rsidRPr="00FB1F8B">
        <w:rPr>
          <w:rFonts w:ascii="Times New Roman" w:hAnsi="Times New Roman" w:cs="Times New Roman"/>
        </w:rPr>
        <w:lastRenderedPageBreak/>
        <w:t>Примеры запросов и ответов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"/>
        <w:gridCol w:w="1257"/>
        <w:gridCol w:w="1250"/>
        <w:gridCol w:w="1023"/>
        <w:gridCol w:w="1643"/>
        <w:gridCol w:w="2520"/>
        <w:gridCol w:w="1463"/>
        <w:gridCol w:w="1023"/>
        <w:gridCol w:w="2136"/>
        <w:gridCol w:w="3010"/>
      </w:tblGrid>
      <w:tr w:rsidR="0068545B" w:rsidRPr="00FB1F8B" w14:paraId="5AD4BAD1" w14:textId="77777777" w:rsidTr="00FB1F8B">
        <w:trPr>
          <w:trHeight w:val="300"/>
          <w:tblHeader/>
        </w:trPr>
        <w:tc>
          <w:tcPr>
            <w:tcW w:w="133" w:type="pct"/>
            <w:vMerge w:val="restart"/>
            <w:shd w:val="clear" w:color="auto" w:fill="E7E6E6" w:themeFill="background2"/>
            <w:vAlign w:val="center"/>
            <w:hideMark/>
          </w:tcPr>
          <w:p w14:paraId="4A091D6B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424" w:type="pct"/>
            <w:vMerge w:val="restart"/>
            <w:shd w:val="clear" w:color="auto" w:fill="E7E6E6" w:themeFill="background2"/>
            <w:vAlign w:val="center"/>
            <w:hideMark/>
          </w:tcPr>
          <w:p w14:paraId="5ABA6D6F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справочника</w:t>
            </w:r>
          </w:p>
        </w:tc>
        <w:tc>
          <w:tcPr>
            <w:tcW w:w="1941" w:type="pct"/>
            <w:gridSpan w:val="4"/>
            <w:shd w:val="clear" w:color="auto" w:fill="E7E6E6" w:themeFill="background2"/>
            <w:vAlign w:val="bottom"/>
            <w:hideMark/>
          </w:tcPr>
          <w:p w14:paraId="3D0513D1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Центр</w:t>
            </w:r>
          </w:p>
        </w:tc>
        <w:tc>
          <w:tcPr>
            <w:tcW w:w="2501" w:type="pct"/>
            <w:gridSpan w:val="4"/>
            <w:shd w:val="clear" w:color="auto" w:fill="E7E6E6" w:themeFill="background2"/>
            <w:vAlign w:val="bottom"/>
            <w:hideMark/>
          </w:tcPr>
          <w:p w14:paraId="06D60043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ЦИП</w:t>
            </w:r>
          </w:p>
        </w:tc>
      </w:tr>
      <w:tr w:rsidR="0068545B" w:rsidRPr="00FB1F8B" w14:paraId="63C7D83C" w14:textId="77777777" w:rsidTr="00FB1F8B">
        <w:trPr>
          <w:trHeight w:val="600"/>
          <w:tblHeader/>
        </w:trPr>
        <w:tc>
          <w:tcPr>
            <w:tcW w:w="133" w:type="pct"/>
            <w:vMerge/>
            <w:shd w:val="clear" w:color="auto" w:fill="E7E6E6" w:themeFill="background2"/>
            <w:vAlign w:val="center"/>
            <w:hideMark/>
          </w:tcPr>
          <w:p w14:paraId="2E0FD1C6" w14:textId="77777777" w:rsidR="0068545B" w:rsidRPr="00FB1F8B" w:rsidRDefault="0068545B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pct"/>
            <w:vMerge/>
            <w:shd w:val="clear" w:color="auto" w:fill="E7E6E6" w:themeFill="background2"/>
            <w:vAlign w:val="center"/>
            <w:hideMark/>
          </w:tcPr>
          <w:p w14:paraId="2FEF5759" w14:textId="77777777" w:rsidR="0068545B" w:rsidRPr="00FB1F8B" w:rsidRDefault="0068545B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2" w:type="pct"/>
            <w:shd w:val="clear" w:color="auto" w:fill="E7E6E6" w:themeFill="background2"/>
            <w:vAlign w:val="center"/>
            <w:hideMark/>
          </w:tcPr>
          <w:p w14:paraId="0BF6B093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операции</w:t>
            </w:r>
          </w:p>
        </w:tc>
        <w:tc>
          <w:tcPr>
            <w:tcW w:w="290" w:type="pct"/>
            <w:shd w:val="clear" w:color="auto" w:fill="E7E6E6" w:themeFill="background2"/>
            <w:noWrap/>
            <w:vAlign w:val="center"/>
            <w:hideMark/>
          </w:tcPr>
          <w:p w14:paraId="11E0B692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TYPENAME</w:t>
            </w:r>
          </w:p>
        </w:tc>
        <w:tc>
          <w:tcPr>
            <w:tcW w:w="502" w:type="pct"/>
            <w:shd w:val="clear" w:color="auto" w:fill="E7E6E6" w:themeFill="background2"/>
            <w:noWrap/>
            <w:vAlign w:val="center"/>
            <w:hideMark/>
          </w:tcPr>
          <w:p w14:paraId="74C8B73B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Пример запроса</w:t>
            </w:r>
          </w:p>
        </w:tc>
        <w:tc>
          <w:tcPr>
            <w:tcW w:w="776" w:type="pct"/>
            <w:shd w:val="clear" w:color="auto" w:fill="E7E6E6" w:themeFill="background2"/>
            <w:noWrap/>
            <w:vAlign w:val="center"/>
            <w:hideMark/>
          </w:tcPr>
          <w:p w14:paraId="532A5B7A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Пример ответа</w:t>
            </w:r>
          </w:p>
        </w:tc>
        <w:tc>
          <w:tcPr>
            <w:tcW w:w="486" w:type="pct"/>
            <w:shd w:val="clear" w:color="auto" w:fill="E7E6E6" w:themeFill="background2"/>
            <w:vAlign w:val="center"/>
            <w:hideMark/>
          </w:tcPr>
          <w:p w14:paraId="1B0439B4" w14:textId="77777777" w:rsidR="0068545B" w:rsidRPr="00FB1F8B" w:rsidRDefault="0068545B" w:rsidP="00FB1F8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B1F8B">
              <w:rPr>
                <w:b/>
                <w:bCs/>
                <w:color w:val="000000"/>
                <w:sz w:val="20"/>
                <w:szCs w:val="20"/>
              </w:rPr>
              <w:t>Наименование операции</w:t>
            </w:r>
          </w:p>
        </w:tc>
        <w:tc>
          <w:tcPr>
            <w:tcW w:w="308" w:type="pct"/>
            <w:shd w:val="clear" w:color="auto" w:fill="E7E6E6" w:themeFill="background2"/>
            <w:noWrap/>
            <w:vAlign w:val="center"/>
            <w:hideMark/>
          </w:tcPr>
          <w:p w14:paraId="0C2674D4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TYPENAME</w:t>
            </w:r>
          </w:p>
        </w:tc>
        <w:tc>
          <w:tcPr>
            <w:tcW w:w="714" w:type="pct"/>
            <w:shd w:val="clear" w:color="auto" w:fill="E7E6E6" w:themeFill="background2"/>
            <w:noWrap/>
            <w:vAlign w:val="center"/>
            <w:hideMark/>
          </w:tcPr>
          <w:p w14:paraId="3A5C929A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Пример запроса</w:t>
            </w:r>
          </w:p>
        </w:tc>
        <w:tc>
          <w:tcPr>
            <w:tcW w:w="994" w:type="pct"/>
            <w:shd w:val="clear" w:color="auto" w:fill="E7E6E6" w:themeFill="background2"/>
            <w:noWrap/>
            <w:vAlign w:val="center"/>
            <w:hideMark/>
          </w:tcPr>
          <w:p w14:paraId="0C70F085" w14:textId="77777777" w:rsidR="0068545B" w:rsidRPr="00FB1F8B" w:rsidRDefault="0068545B" w:rsidP="00FB1F8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B1F8B">
              <w:rPr>
                <w:b/>
                <w:bCs/>
                <w:color w:val="000000"/>
                <w:sz w:val="22"/>
                <w:szCs w:val="22"/>
              </w:rPr>
              <w:t>Пример ответа</w:t>
            </w:r>
          </w:p>
        </w:tc>
      </w:tr>
      <w:tr w:rsidR="0068545B" w:rsidRPr="00F81AFE" w14:paraId="317DF801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04BF5F4D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3CB7B6D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Вид объекта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EEEDE0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5CC79C2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vidob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0BEBBF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&gt;vidob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603DE23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411C895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7ECD7FE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vidob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CB0D50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&gt;vidob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16EA319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74B5F19B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489FF908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3C218A5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Вид работ ТОРО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DC5DF2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5B10004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vidrab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0FE703A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&gt;vidrab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2C83D41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586B651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2B1135A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vidrab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E44713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&gt;vidrab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32B8C04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3EC37D3D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0302CAE3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1D2E187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Виды заказа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C6C86D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A7CA94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vidzak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5B77398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&gt;vidzak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07E79C8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5B6BE93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55DFA3F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vidzak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FA266F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&lt;IvTypename &gt;vidzak &lt;/IvTypename 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1455E87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1892F714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6CA8517E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104B41C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Виды каталогов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227B55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864344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Ktlg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7365CA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&gt;Ktlg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7B8E9E0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2952824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5D5D067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ktlg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4CD8B7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&lt;IvTypename &gt;ktlg &lt;/IvTypename 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6C6C7A0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CD430F" w14:paraId="3A1EA7D6" w14:textId="77777777" w:rsidTr="00D20FAF">
        <w:trPr>
          <w:trHeight w:val="6000"/>
        </w:trPr>
        <w:tc>
          <w:tcPr>
            <w:tcW w:w="133" w:type="pct"/>
            <w:shd w:val="clear" w:color="auto" w:fill="auto"/>
            <w:vAlign w:val="center"/>
            <w:hideMark/>
          </w:tcPr>
          <w:p w14:paraId="591D7023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963DF8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Группы плановиков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784398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56A0D6C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grplan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35D449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&gt;grplan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5C1E72E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172B24B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ZpmRgisIngrp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6D2D6D8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2CFD27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&lt;Actual&gt;&lt;/Actual&gt;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&lt;DevelopmentId&gt;&lt;/DevelopmentId&gt;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79C949B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&lt;n0:ZpmRgisIngrpResponse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&lt;IngrpList&gt;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&lt;DevelopmentId&gt;1100&lt;/DevelopmentId&gt;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&lt;GroupId&gt;640&lt;/GroupId&gt;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&lt;GroupName&gt;</w:t>
            </w:r>
            <w:r w:rsidRPr="00FB1F8B">
              <w:rPr>
                <w:color w:val="000000"/>
                <w:sz w:val="20"/>
                <w:szCs w:val="20"/>
              </w:rPr>
              <w:t>СлужбаЭксплуатации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&lt;/GroupName&gt;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&lt;DevelopmentId&gt;1100&lt;/DevelopmentId&gt;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&lt;GroupId&gt;650&lt;/GroupId&gt;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&lt;GroupName&gt;</w:t>
            </w:r>
            <w:r w:rsidRPr="00FB1F8B">
              <w:rPr>
                <w:color w:val="000000"/>
                <w:sz w:val="20"/>
                <w:szCs w:val="20"/>
              </w:rPr>
              <w:t>СлРеконстрРемонта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&lt;/GroupName&gt;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&lt;/IngrpList&gt;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&lt;/n0:ZpmRgisIngrpResponse&gt;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CD430F" w14:paraId="4C2007EF" w14:textId="77777777" w:rsidTr="00D20FAF">
        <w:trPr>
          <w:trHeight w:val="6000"/>
        </w:trPr>
        <w:tc>
          <w:tcPr>
            <w:tcW w:w="133" w:type="pct"/>
            <w:shd w:val="clear" w:color="auto" w:fill="auto"/>
            <w:vAlign w:val="center"/>
            <w:hideMark/>
          </w:tcPr>
          <w:p w14:paraId="451994C8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016DA6E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Группы кодов дефектов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6A8DB7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76F90FA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grcode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4BDA0BF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&gt;grcode&lt;/IV_TYPENAME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07094F6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0B38125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ZpmSourCodGroups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01253B8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C685C7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&lt;urn:ZpmSourCodGroups&gt;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&lt;Rbnr&gt;&lt;/Rbnr&gt;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&lt;/urn:ZpmSourCodGroups&gt;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1AAF24B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&lt;n0:ZpmSourCodGroupsResponse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&lt;EtCodeGroups&gt;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&lt;Rbnr&gt;001&lt;/Rbnr&gt;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&lt;Qcodegrp&gt;001&lt;/Qcodegrp&gt;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&lt;Kurztext&gt;</w:t>
            </w:r>
            <w:r w:rsidRPr="00FB1F8B">
              <w:rPr>
                <w:color w:val="000000"/>
                <w:sz w:val="20"/>
                <w:szCs w:val="20"/>
              </w:rPr>
              <w:t>Внешние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неисправности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АВ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&lt;/Kurztext&gt;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&lt;Rbnr&gt;001&lt;/Rbnr&gt;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&lt;Qcodegrp&gt;002&lt;/Qcodegrp&gt;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&lt;Kurztext&gt;</w:t>
            </w:r>
            <w:r w:rsidRPr="00FB1F8B">
              <w:rPr>
                <w:color w:val="000000"/>
                <w:sz w:val="20"/>
                <w:szCs w:val="20"/>
              </w:rPr>
              <w:t>Дефекты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дугогасительного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устройства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&lt;/Kurztext&gt;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        &lt;/EtCodeGroups&gt;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&lt;/n0:ZpmSourCodGroupsResponse&gt;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CD430F" w14:paraId="128B1D1B" w14:textId="77777777" w:rsidTr="00D20FAF">
        <w:trPr>
          <w:trHeight w:val="6000"/>
        </w:trPr>
        <w:tc>
          <w:tcPr>
            <w:tcW w:w="133" w:type="pct"/>
            <w:shd w:val="clear" w:color="auto" w:fill="auto"/>
            <w:vAlign w:val="center"/>
            <w:hideMark/>
          </w:tcPr>
          <w:p w14:paraId="03DD4BA9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BAC368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Дефекты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8B4083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2DAB406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dcode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1DD1976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&gt;dcode&lt;/IV_TYPENAME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0CA99C1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61D6D4A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ZpmSourDefects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09A82B5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394407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&lt;urn:ZpmSourDefects&gt;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&lt;Codegruppe&gt;&lt;/Codegruppe&gt;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&lt;/urn:ZpmSourDefects&gt;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3979D91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&lt;n0:ZpmSourDefectsResponse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&lt;EtDefects&gt;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&lt;Codegruppe&gt;001&lt;/Codegruppe&gt;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&lt;Code&gt;0111&lt;/Code&gt;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&lt;Kurztext&gt;</w:t>
            </w:r>
            <w:r w:rsidRPr="00FB1F8B">
              <w:rPr>
                <w:color w:val="000000"/>
                <w:sz w:val="20"/>
                <w:szCs w:val="20"/>
              </w:rPr>
              <w:t>Излом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рычажка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привода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&lt;/Kurztext&gt;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&lt;Codegruppe&gt;001&lt;/Codegruppe&gt;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&lt;Code&gt;0212&lt;/Code&gt;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&lt;Kurztext&gt;</w:t>
            </w:r>
            <w:r w:rsidRPr="00FB1F8B">
              <w:rPr>
                <w:color w:val="000000"/>
                <w:sz w:val="20"/>
                <w:szCs w:val="20"/>
              </w:rPr>
              <w:t>Нарушение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крепления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корпуса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&lt;/Kurztext&gt;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&lt;/EtDefects&gt;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&lt;/n0:ZpmSourDefectsResponse&gt;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7AC767E6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7DE85A0A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5D32B8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Завод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13A3B5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5203CCF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zavod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6DA7DA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&gt;zavod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3712BD9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6501235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ZpmRgisWerks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77B5FC1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B94509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&lt;urn:ZpmRgisWerks&gt;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&lt;Actual&gt;&lt;/Actual&gt;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&lt;FilialId&gt;&lt;/FilialId&gt;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23E3F1F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&lt;n0:ZpmRgisWerksResponse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&lt;WerksList&gt;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&lt;FilialId&gt;1100&lt;/FilialId&gt;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&lt;DevelopmentId&gt;1100&lt;/DevelopmentId&gt;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&lt;DevelopmentName&gt;</w:t>
            </w:r>
            <w:r w:rsidRPr="00FB1F8B">
              <w:rPr>
                <w:color w:val="000000"/>
                <w:sz w:val="20"/>
                <w:szCs w:val="20"/>
              </w:rPr>
              <w:t>Упр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-</w:t>
            </w:r>
            <w:r w:rsidRPr="00FB1F8B">
              <w:rPr>
                <w:color w:val="000000"/>
                <w:sz w:val="20"/>
                <w:szCs w:val="20"/>
              </w:rPr>
              <w:t>ие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Нижновэнерго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&lt;/DevelopmentName&gt;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&lt;/WerksList&gt;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&lt;/n0:ZpmRgisWerksResponse&gt;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3F26ACEA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4EE9DF76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7D2E83E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Каталог кодов ТОРО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C877DD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74F4DA5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ktltoro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069C91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&gt;ktltoro&lt;/IV_TYPENAME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2555920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5ED0532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ZpmSourKatalog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791246D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D33CFB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&gt;vidob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57B468D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&lt;n0:ZpmSourKatalogResponse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&lt;EtKatalog&gt;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&lt;Rbnr&gt;018&lt;/Rbnr&gt;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&lt;Rbnrx&gt;</w:t>
            </w:r>
            <w:r w:rsidRPr="00FB1F8B">
              <w:rPr>
                <w:color w:val="000000"/>
                <w:sz w:val="20"/>
                <w:szCs w:val="20"/>
              </w:rPr>
              <w:t>Деревянные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опоры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3-20 </w:t>
            </w:r>
            <w:r w:rsidRPr="00FB1F8B">
              <w:rPr>
                <w:color w:val="000000"/>
                <w:sz w:val="20"/>
                <w:szCs w:val="20"/>
              </w:rPr>
              <w:t>кВ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&lt;/Rbnrx&gt;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&lt;/EtKatalog&gt;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&lt;/n0:ZpmSourKatalogResponse&gt;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CD430F" w14:paraId="06C001A7" w14:textId="77777777" w:rsidTr="00D20FAF">
        <w:trPr>
          <w:trHeight w:val="6000"/>
        </w:trPr>
        <w:tc>
          <w:tcPr>
            <w:tcW w:w="133" w:type="pct"/>
            <w:shd w:val="clear" w:color="auto" w:fill="auto"/>
            <w:vAlign w:val="center"/>
            <w:hideMark/>
          </w:tcPr>
          <w:p w14:paraId="49C4584F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0C7CBD9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Привязка групп дефектов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882437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2862FE8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ktlgr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8CA5F4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&gt;ktlgr&lt;/IV_TYPENAME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06B5D40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0894C57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ZpmSourCodGroups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4E68892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B61661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&lt;urn:ZpmSourCodGroups&gt;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&lt;Rbnr&gt;&lt;/Rbnr&gt;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&lt;/urn:ZpmSourCodGroups&gt;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0297706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&lt;n0:ZpmSourCodGroupsResponse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&lt;EtCodeGroups&gt;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&lt;Rbnr&gt;001&lt;/Rbnr&gt;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&lt;Qcodegrp&gt;001&lt;/Qcodegrp&gt;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&lt;Kurztext&gt;</w:t>
            </w:r>
            <w:r w:rsidRPr="00FB1F8B">
              <w:rPr>
                <w:color w:val="000000"/>
                <w:sz w:val="20"/>
                <w:szCs w:val="20"/>
              </w:rPr>
              <w:t>Внешние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неисправности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АВ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&lt;/Kurztext&gt;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&lt;Rbnr&gt;001&lt;/Rbnr&gt;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&lt;Qcodegrp&gt;002&lt;/Qcodegrp&gt;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&lt;Kurztext&gt;</w:t>
            </w:r>
            <w:r w:rsidRPr="00FB1F8B">
              <w:rPr>
                <w:color w:val="000000"/>
                <w:sz w:val="20"/>
                <w:szCs w:val="20"/>
              </w:rPr>
              <w:t>Дефекты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дугогасительного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устройства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&lt;/Kurztext&gt;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        &lt;/EtCodeGroups&gt;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&lt;/n0:ZpmSourCodGroupsResponse&gt;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CD430F" w14:paraId="4E226610" w14:textId="77777777" w:rsidTr="00D20FAF">
        <w:trPr>
          <w:trHeight w:val="6280"/>
        </w:trPr>
        <w:tc>
          <w:tcPr>
            <w:tcW w:w="133" w:type="pct"/>
            <w:shd w:val="clear" w:color="auto" w:fill="auto"/>
            <w:vAlign w:val="center"/>
            <w:hideMark/>
          </w:tcPr>
          <w:p w14:paraId="0F0C1C2B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11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EA1667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Материалы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0E3DCE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709F202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23A0561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&gt;material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5913DB4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69CFA5E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ZpmSourMara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5E1C85D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746F9F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&lt;urn:ZpmSourMara&gt;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&lt;DateBeg&gt;&lt;/DateBeg&gt;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&lt;DateEnd&gt;&lt;/DateEnd&gt;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&lt;Matnr&gt;&lt;/Matnr&gt;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&lt;/urn:ZpmSourMara&gt;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48F084C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&lt;n0:ZpmSourMaraResponse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&lt;EtMaterial&gt;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&lt;Matnr&gt;000000000112014899&lt;/Matnr&gt;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&lt;Ersda&gt;2012-01-19&lt;/Ersda&gt;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&lt;Laeda&gt;2016-09-20&lt;/Laeda&gt;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&lt;Mtart&gt;ZMAT&lt;/Mtart&gt;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&lt;Mbrsh&gt;</w:t>
            </w:r>
            <w:r w:rsidRPr="00FB1F8B">
              <w:rPr>
                <w:color w:val="000000"/>
                <w:sz w:val="20"/>
                <w:szCs w:val="20"/>
              </w:rPr>
              <w:t>Э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&lt;/Mbrsh&gt;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&lt;Matkl&gt;13602&lt;/Matkl&gt;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&lt;Meins&gt;</w:t>
            </w:r>
            <w:r w:rsidRPr="00FB1F8B">
              <w:rPr>
                <w:color w:val="000000"/>
                <w:sz w:val="20"/>
                <w:szCs w:val="20"/>
              </w:rPr>
              <w:t>ШТ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&lt;/Meins&gt;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&lt;Spart&gt;40&lt;/Spart&gt;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&lt;ZzFullName&gt;</w:t>
            </w:r>
            <w:r w:rsidRPr="00FB1F8B">
              <w:rPr>
                <w:color w:val="000000"/>
                <w:sz w:val="20"/>
                <w:szCs w:val="20"/>
              </w:rPr>
              <w:t>Конденсатор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К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50-35 470</w:t>
            </w:r>
            <w:r w:rsidRPr="00FB1F8B">
              <w:rPr>
                <w:color w:val="000000"/>
                <w:sz w:val="20"/>
                <w:szCs w:val="20"/>
              </w:rPr>
              <w:t>мкФ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200</w:t>
            </w:r>
            <w:r w:rsidRPr="00FB1F8B">
              <w:rPr>
                <w:color w:val="000000"/>
                <w:sz w:val="20"/>
                <w:szCs w:val="20"/>
              </w:rPr>
              <w:t>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&lt;/ZzFullName&gt;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&lt;MMatnr/&gt;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&lt;Marm/&gt;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&lt;/EtMaterial&gt;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&lt;/n0:ZpmSourMaraResponse&gt;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B1F8B" w14:paraId="4C808507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18B24E41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0B70D04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Производственные участки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1F41F2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0D5AB97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orged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6C8A9FF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&gt;orged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1D28AAD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3C2FC72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0FF858C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7348F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72C3618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</w:tr>
      <w:tr w:rsidR="0068545B" w:rsidRPr="00CD430F" w14:paraId="6E32B69B" w14:textId="77777777" w:rsidTr="00D20FAF">
        <w:trPr>
          <w:trHeight w:val="5060"/>
        </w:trPr>
        <w:tc>
          <w:tcPr>
            <w:tcW w:w="133" w:type="pct"/>
            <w:shd w:val="clear" w:color="auto" w:fill="auto"/>
            <w:vAlign w:val="center"/>
            <w:hideMark/>
          </w:tcPr>
          <w:p w14:paraId="797C3E6C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2E73B01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Признаки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738448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4AA539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prizn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0555086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&gt;prizn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2A2FC3F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057C9F5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ZpmSourCabn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18F9753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512AA0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&lt;urn:ZpmSourCabn&gt;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&lt;Atnam&gt;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&lt;/Atnam&gt;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&lt;DateBegin&gt;&lt;/DateBegin&gt;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&lt;DateEnd&gt;&lt;/DateEnd&gt;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&lt;/urn:ZpmSourCabn&gt;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2812A43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&lt;n0:ZpmSourCabnResponse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&lt;EtCabn&gt;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&lt;Atnam&gt;ZPM_PROGIB_STOYK&lt;/Atnam&gt;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&lt;Atfor&gt;NUM&lt;/Atfor&gt;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&lt;Anzst&gt;5&lt;/Anzst&gt;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&lt;Anzdz&gt;2&lt;/Anzdz&gt;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&lt;Atvor&gt;X&lt;/Atvor&gt;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&lt;Atkla&gt;ZPM_D_IZM&lt;/Atkla&gt;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&lt;Msehi&gt;</w:t>
            </w:r>
            <w:r w:rsidRPr="00FB1F8B">
              <w:rPr>
                <w:color w:val="000000"/>
                <w:sz w:val="20"/>
                <w:szCs w:val="20"/>
              </w:rPr>
              <w:t>ММ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&lt;/Msehi&gt;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&lt;Atbez&gt;</w:t>
            </w:r>
            <w:r w:rsidRPr="00FB1F8B">
              <w:rPr>
                <w:color w:val="000000"/>
                <w:sz w:val="20"/>
                <w:szCs w:val="20"/>
              </w:rPr>
              <w:t>Стрела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прогиба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стоек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&lt;/Atbez&gt;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&lt;/EtCabn&gt;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&lt;/n0:ZpmSourCabnResponse&gt;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6F6403F5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2A945657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14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17C10F0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Классы КОПО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469C3E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488D384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kopo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6CB4E0F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&gt;kopo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722685F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4AEF58A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5B28265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kopo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E53387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   &lt;IvTypename &gt;kopo&lt;/IvTypename  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49A8E4F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257DA99E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6AF8CB5B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659E5DE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Классы ТМ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785BD9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0C70CB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klas_tm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5F3EBD0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&gt;klas_tm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04E7013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2D25CFD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ZpmSourKlah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1EA2CAB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при ограничении KLART = 'ZTR'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6487C8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&lt;Class&gt;&lt;/Class&gt;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&lt;DateBegin&gt;&lt;/DateBegin&gt;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&lt;DateEnd&gt;&lt;/DateEnd&gt;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</w:t>
            </w:r>
            <w:r w:rsidRPr="00FB1F8B">
              <w:rPr>
                <w:color w:val="FF0000"/>
                <w:sz w:val="20"/>
                <w:szCs w:val="20"/>
                <w:lang w:val="en-US"/>
              </w:rPr>
              <w:t>&lt;Klart&gt;ZTR&lt;/Klart&gt;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05DDB53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&lt;n0:ZpmSourKlahResponse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&lt;Class&gt;107010700000000024&lt;/Class&gt;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&lt;Klart&gt;ZTR&lt;/Klart&gt;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&lt;Kschl&gt;</w:t>
            </w:r>
            <w:r w:rsidRPr="00FB1F8B">
              <w:rPr>
                <w:color w:val="000000"/>
                <w:sz w:val="20"/>
                <w:szCs w:val="20"/>
              </w:rPr>
              <w:t>АОЛ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2-21-4, 1,1</w:t>
            </w:r>
            <w:r w:rsidRPr="00FB1F8B">
              <w:rPr>
                <w:color w:val="000000"/>
                <w:sz w:val="20"/>
                <w:szCs w:val="20"/>
              </w:rPr>
              <w:t>кВт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&lt;/Kschl&gt;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&lt;/n0:ZpmSourKlahResponse&gt;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3D7A3013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60E0D36F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2C1C3CA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Классы ЕО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524F27F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41BCCDA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klas_eo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032B405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&gt;klas_eo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2D50F37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1598371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ZpmSourKlah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0B85E2D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при ограничении KLART = 'ZFL'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A5D280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&lt;Class&gt;&lt;/Class&gt;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&lt;DateBegin&gt;&lt;/DateBegin&gt;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&lt;DateEnd&gt;&lt;/DateEnd&gt;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</w:t>
            </w:r>
            <w:r w:rsidRPr="00FB1F8B">
              <w:rPr>
                <w:color w:val="FF0000"/>
                <w:sz w:val="20"/>
                <w:szCs w:val="20"/>
                <w:lang w:val="en-US"/>
              </w:rPr>
              <w:t xml:space="preserve">    &lt;Klart&gt;ZFL&lt;/Klart&gt;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52D4818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&lt;n0:ZpmSourKlahResponse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&lt;Class&gt;107010700000000024&lt;/Class&gt;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&lt;Klart&gt;ZTR&lt;/Klart&gt;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&lt;Kschl&gt;</w:t>
            </w:r>
            <w:r w:rsidRPr="00FB1F8B">
              <w:rPr>
                <w:color w:val="000000"/>
                <w:sz w:val="20"/>
                <w:szCs w:val="20"/>
              </w:rPr>
              <w:t>АОЛ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2-21-4, 1,1</w:t>
            </w:r>
            <w:r w:rsidRPr="00FB1F8B">
              <w:rPr>
                <w:color w:val="000000"/>
                <w:sz w:val="20"/>
                <w:szCs w:val="20"/>
              </w:rPr>
              <w:t>кВт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&lt;/Kschl&gt;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&lt;/EtKlah&gt;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&lt;/n0:ZpmSourKlahResponse&gt;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1C893460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13931170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17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0C10A29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Тип ЕО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5398D4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BEEFA7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tip_eo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5A0BC7A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&gt;vidob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10F7276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74AED30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71E1EFF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tipeo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3BF69F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&gt;tipeo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6151DC9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1E743668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56AB0956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7A92068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Тип ТМ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4F1049A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EE717F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tip_tm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429009D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&gt;tip_tm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2AD6818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02330A2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7B186CC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tiptm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311F17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&gt;tiptm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126A98C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54395E6C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6B57F005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19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279FF18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Ключ образца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E013EF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50D9D77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klobr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502C81A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&gt;klobr&lt;/IV_TYPENAME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5676695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17B4E72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ZpmSourKo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1213CEB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CEEAB6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&lt;urn:ZpmSourKo&gt;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&lt;Vlsch&gt;&lt;/Vlsch&gt;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&lt;/urn:ZpmSourKo&gt;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0B33907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&lt;n0:ZpmSourKoResponse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&lt;Vlsch&gt;ASP0002&lt;/Vlsch&gt;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&lt;Txt&gt;</w:t>
            </w:r>
            <w:r w:rsidRPr="00FB1F8B">
              <w:rPr>
                <w:color w:val="000000"/>
                <w:sz w:val="20"/>
                <w:szCs w:val="20"/>
              </w:rPr>
              <w:t>Бурильно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-</w:t>
            </w:r>
            <w:r w:rsidRPr="00FB1F8B">
              <w:rPr>
                <w:color w:val="000000"/>
                <w:sz w:val="20"/>
                <w:szCs w:val="20"/>
              </w:rPr>
              <w:t>крановая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машина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FB1F8B">
              <w:rPr>
                <w:color w:val="000000"/>
                <w:sz w:val="20"/>
                <w:szCs w:val="20"/>
              </w:rPr>
              <w:t>БКМ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)&lt;/Txt&gt;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&lt;/n0:ZpmSourKoResponse&gt;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0F03489F" w14:textId="77777777" w:rsidTr="00D20FAF">
        <w:trPr>
          <w:trHeight w:val="4500"/>
        </w:trPr>
        <w:tc>
          <w:tcPr>
            <w:tcW w:w="133" w:type="pct"/>
            <w:shd w:val="clear" w:color="auto" w:fill="auto"/>
            <w:vAlign w:val="center"/>
            <w:hideMark/>
          </w:tcPr>
          <w:p w14:paraId="37E83C7D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20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6365466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Склад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F4B943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5182134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sklad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0629F94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&gt;sklad&lt;/IV_TYPENAME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134C45DA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70206CB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ZpmSourSklad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26F8D03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258154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&lt;urn:ZpmSourSklad&gt;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&lt;Lgort&gt;&lt;/Lgort&gt;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&lt;Werks&gt;&lt;/Werks&gt;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&lt;/urn:ZpmSourSklad&gt;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783471E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&lt;n0:ZpmSourSkladResponse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&lt;EtSklad&gt;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&lt;Werks&gt;1100&lt;/Werks&gt;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&lt;Lgort&gt;1007&lt;/Lgort&gt;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&lt;NLgort&gt;</w:t>
            </w:r>
            <w:r w:rsidRPr="00FB1F8B">
              <w:rPr>
                <w:color w:val="000000"/>
                <w:sz w:val="20"/>
                <w:szCs w:val="20"/>
              </w:rPr>
              <w:t>ЦЕНТРАЛЬНЫЙ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СКЛАД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&lt;/NLgort&gt;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&lt;Name1&gt;</w:t>
            </w:r>
            <w:r w:rsidRPr="00FB1F8B">
              <w:rPr>
                <w:color w:val="000000"/>
                <w:sz w:val="20"/>
                <w:szCs w:val="20"/>
              </w:rPr>
              <w:t>Заготовкина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.</w:t>
            </w:r>
            <w:r w:rsidRPr="00FB1F8B">
              <w:rPr>
                <w:color w:val="000000"/>
                <w:sz w:val="20"/>
                <w:szCs w:val="20"/>
              </w:rPr>
              <w:t>П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.&lt;/Name1&gt;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&lt;VLgort&gt;</w:t>
            </w:r>
            <w:r w:rsidRPr="00FB1F8B">
              <w:rPr>
                <w:color w:val="000000"/>
                <w:sz w:val="20"/>
                <w:szCs w:val="20"/>
              </w:rPr>
              <w:t>ЭКС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&lt;/VLgort&gt;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&lt;Tplnr&gt;ZD-1100001-02&lt;/Tplnr&gt;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&lt;/EtSklad&gt;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&lt;/n0:ZpmSourSkladResponse&gt;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32E775BD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0C05C62B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490214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Единицы измерения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858BF5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FB02DD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eizm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64DB596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&gt;eizm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4E01F5D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3C41647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ZpmSourT006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33B812E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B91FE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&lt;urn:ZpmSourT006&gt;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&lt;Msehi&gt;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&lt;/Msehi&gt;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&lt;/urn:ZpmSourT006&gt;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540A86F0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&lt;n0:ZpmSourT006Response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&lt;EtT006&gt;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&lt;Msehi&gt;%&lt;/Msehi&gt;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&lt;Txdim&gt;</w:t>
            </w:r>
            <w:r w:rsidRPr="00FB1F8B">
              <w:rPr>
                <w:color w:val="000000"/>
                <w:sz w:val="20"/>
                <w:szCs w:val="20"/>
              </w:rPr>
              <w:t>Отношение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&lt;/Txdim&gt;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&lt;Msehl&gt;</w:t>
            </w:r>
            <w:r w:rsidRPr="00FB1F8B">
              <w:rPr>
                <w:color w:val="000000"/>
                <w:sz w:val="20"/>
                <w:szCs w:val="20"/>
              </w:rPr>
              <w:t>Процент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&lt;/Msehl&gt;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&lt;Decan&gt;0&lt;/Decan&gt;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&lt;/EtT006&gt;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&lt;/n0:ZpmSourT006Response&gt;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4B55C6D2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749C9140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22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357D29E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Тип соединения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1DBE55A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29E9628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tipsoed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7975B3F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&gt;vidob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33865CF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44A9D6E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42A583C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tipsoed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2BE384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&gt;tipsoed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368299D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162EAF46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34B932B8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23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3FDB7AC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Управляющие ключи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203395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30BC2FF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uprkl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3E88599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&gt;vidob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0FE1C74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63A7BFD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3576B5E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uprkl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62C435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&gt;vidob 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0B2143B2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58881D3D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1806DF55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24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AB27D9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Группа материалов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C8A0A0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26AEF95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GR_MAT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21A0802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&gt;GR_MAT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25615A8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22DB626F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ZpmSourGroupMaterial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555C114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8104356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&lt;urn:ZpmSourGroupMaterial&gt;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&lt;Matkl&gt;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&lt;/Matkl&gt;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&lt;/urn:ZpmSourGroupMaterial&gt;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32F412F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&lt;n0:ZpmSourGroupMaterialResponse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&lt;EtGroupMaterial&gt;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&lt;Matkl&gt;C-10000&lt;/Matkl&gt;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&lt;Wgbez&gt;</w:t>
            </w:r>
            <w:r w:rsidRPr="00FB1F8B">
              <w:rPr>
                <w:color w:val="000000"/>
                <w:sz w:val="20"/>
                <w:szCs w:val="20"/>
              </w:rPr>
              <w:t>Электроэнергия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&lt;/Wgbez&gt;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&lt;Wgbez60&gt;</w:t>
            </w:r>
            <w:r w:rsidRPr="00FB1F8B">
              <w:rPr>
                <w:color w:val="000000"/>
                <w:sz w:val="20"/>
                <w:szCs w:val="20"/>
              </w:rPr>
              <w:t>Электроэнергия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&lt;/Wgbez60&gt;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&lt;/EtGroupMaterial&gt;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&lt;/n0:ZpmSourGroupMaterialResponse&gt;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51B64C85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78D69E00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25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5C7854F8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Рабочие места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F60886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055CECB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rabmesta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58F235DE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&gt;rabmesta 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5F097C7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09F97E0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ZpmSourCrhd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4364E2B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059FF84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&lt;urn:ZpmSourCrhd&gt;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&lt;Actual&gt;X&lt;/Actual&gt;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&lt;Objid&gt;&lt;/Objid&gt;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&lt;/urn:ZpmSourCrhd&gt;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67AC228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&lt;n0:ZpmSourCrhdResponse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&lt;EtCrhd&gt;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&lt;Objid&gt;10000000&lt;/Objid&gt;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&lt;Arbpl&gt;PM1600&lt;/Arbpl&gt;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&lt;Werks&gt;1600&lt;/Werks&gt;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&lt;Ktext&gt;</w:t>
            </w:r>
            <w:r w:rsidRPr="00FB1F8B">
              <w:rPr>
                <w:color w:val="000000"/>
                <w:sz w:val="20"/>
                <w:szCs w:val="20"/>
              </w:rPr>
              <w:t>ИА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Кировэнерго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&lt;/EtCrhd&gt;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&lt;/n0:ZpmSourCrhdResponse&gt;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CD430F" w14:paraId="0A900264" w14:textId="77777777" w:rsidTr="00D20FAF">
        <w:trPr>
          <w:trHeight w:val="8160"/>
        </w:trPr>
        <w:tc>
          <w:tcPr>
            <w:tcW w:w="133" w:type="pct"/>
            <w:shd w:val="clear" w:color="auto" w:fill="auto"/>
            <w:vAlign w:val="center"/>
            <w:hideMark/>
          </w:tcPr>
          <w:p w14:paraId="59A2673A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26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465EFEE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Технологические карты 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4565ADCC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68C948B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0CF6A97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6DD0C53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7D2A167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ZpmSourTk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52AD6E8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2764F5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&lt;urn:ZpmSourTk&gt;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&lt;DateBegin&gt;&lt;/DateBegin&gt;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&lt;DateEnd&gt;&lt;/DateEnd&gt;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&lt;Plnal&gt;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&lt;/Plnal&gt;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&lt;Plnnr&gt;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&lt;/Plnnr&gt;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&lt;Plnty&gt;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&lt;/Plnty&gt;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&lt;/urn:ZpmSourTk&gt;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6FCF9B9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&lt;n0:ZpmSourTkResponse xmlns:n0="urn:sap-com:document:sap:soap:functions:mc-style"&gt;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&lt;EtTk&gt;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&lt;Plnty&gt;A&lt;/Plnty&gt;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&lt;Plnnr&gt;R0660001&lt;/Plnnr&gt;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&lt;Plnal&gt;11&lt;/Plnal&gt;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&lt;Werks&gt;1110&lt;/Werks&gt;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&lt;Statu&gt;</w:t>
            </w:r>
            <w:r w:rsidRPr="00FB1F8B">
              <w:rPr>
                <w:color w:val="000000"/>
                <w:sz w:val="20"/>
                <w:szCs w:val="20"/>
              </w:rPr>
              <w:t>ГТВ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&lt;/Statu&gt;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&lt;Ktext&gt;</w:t>
            </w:r>
            <w:r w:rsidRPr="00FB1F8B">
              <w:rPr>
                <w:color w:val="000000"/>
                <w:sz w:val="20"/>
                <w:szCs w:val="20"/>
              </w:rPr>
              <w:t>Ремонт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заземляющего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контура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&lt;/Ktext&gt;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&lt;Loekz/&gt;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&lt;Verwe&gt;EO&lt;/Verwe&gt;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&lt;Plpo&gt;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&lt;Vornr&gt;0010&lt;/Vornr&gt;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&lt;Steus&gt;PM01&lt;/Steus&gt;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&lt;Arbid&gt;10007440&lt;/Arbid&gt;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   &lt;Werks&gt;1110&lt;/Werks&gt;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&lt;Ktsch&gt;PSKR015&lt;/Ktsch&gt;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&lt;Ltxa1&gt;</w:t>
            </w:r>
            <w:r w:rsidRPr="00FB1F8B">
              <w:rPr>
                <w:color w:val="000000"/>
                <w:sz w:val="20"/>
                <w:szCs w:val="20"/>
              </w:rPr>
              <w:t>Уборка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патиссонов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&lt;/Ltxa1&gt;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&lt;Dauno&gt;2.0&lt;/Dauno&gt;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&lt;Daune&gt;</w:t>
            </w:r>
            <w:r w:rsidRPr="00FB1F8B">
              <w:rPr>
                <w:color w:val="000000"/>
                <w:sz w:val="20"/>
                <w:szCs w:val="20"/>
              </w:rPr>
              <w:t>Ч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&lt;/Daune&gt;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&lt;Arbei&gt;2.0&lt;/Arbei&gt;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&lt;Arbeh&gt;</w:t>
            </w:r>
            <w:r w:rsidRPr="00FB1F8B">
              <w:rPr>
                <w:color w:val="000000"/>
                <w:sz w:val="20"/>
                <w:szCs w:val="20"/>
              </w:rPr>
              <w:t>Ч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.</w:t>
            </w:r>
            <w:r w:rsidRPr="00FB1F8B">
              <w:rPr>
                <w:color w:val="000000"/>
                <w:sz w:val="20"/>
                <w:szCs w:val="20"/>
              </w:rPr>
              <w:t>Ч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&lt;/Arbeh&gt;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&lt;Anzzl&gt;1&lt;/Anzzl&gt;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</w:r>
            <w:r w:rsidRPr="00FB1F8B">
              <w:rPr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 &lt;Prznt&gt;100&lt;/Prznt&gt;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&lt;Larnt&gt;10010&lt;/Larnt&gt;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&lt;Vornr&gt;0020&lt;/Vornr&gt;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&lt;Steus&gt;PM01&lt;/Steus&gt;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&lt;Arbid&gt;10007439&lt;/Arbid&gt;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1110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&lt;/Werks&gt;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&lt;Ktsch&gt;TEST567&lt;/Ktsch&gt;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&lt;Ltxa1&gt;</w:t>
            </w:r>
            <w:r w:rsidRPr="00FB1F8B">
              <w:rPr>
                <w:color w:val="000000"/>
                <w:sz w:val="20"/>
                <w:szCs w:val="20"/>
              </w:rPr>
              <w:t>Уборка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FB1F8B">
              <w:rPr>
                <w:color w:val="000000"/>
                <w:sz w:val="20"/>
                <w:szCs w:val="20"/>
              </w:rPr>
              <w:t>патиссонов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&lt;/Ltxa1&gt;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&lt;Dauno&gt;6.0&lt;/Dauno&gt;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&lt;Daune&gt;</w:t>
            </w:r>
            <w:r w:rsidRPr="00FB1F8B">
              <w:rPr>
                <w:color w:val="000000"/>
                <w:sz w:val="20"/>
                <w:szCs w:val="20"/>
              </w:rPr>
              <w:t>Ч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&lt;/Daune&gt;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&lt;Arbei&gt;6.0&lt;/Arbei&gt;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&lt;Arbeh&gt;</w:t>
            </w:r>
            <w:r w:rsidRPr="00FB1F8B">
              <w:rPr>
                <w:color w:val="000000"/>
                <w:sz w:val="20"/>
                <w:szCs w:val="20"/>
              </w:rPr>
              <w:t>М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.</w:t>
            </w:r>
            <w:r w:rsidRPr="00FB1F8B">
              <w:rPr>
                <w:color w:val="000000"/>
                <w:sz w:val="20"/>
                <w:szCs w:val="20"/>
              </w:rPr>
              <w:t>Ч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&lt;/Arbeh&gt;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&lt;Anzzl&gt;1&lt;/Anzzl&gt;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&lt;Prznt&gt;100&lt;/Prznt&gt;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&lt;Larnt&gt;10020&lt;/Larnt&gt;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&lt;/Plpo&gt;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&lt;Matnr&gt;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&lt;Matnr&gt;MM00000020&lt;/Matnr&gt;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&lt;Menge&gt;1.0&lt;/Menge&gt;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   &lt;Meins&gt;</w:t>
            </w:r>
            <w:r w:rsidRPr="00FB1F8B">
              <w:rPr>
                <w:color w:val="000000"/>
                <w:sz w:val="20"/>
                <w:szCs w:val="20"/>
              </w:rPr>
              <w:t>ШТ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&lt;/Meins&gt;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&lt;/Matnr&gt;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</w:r>
            <w:r w:rsidRPr="00FB1F8B">
              <w:rPr>
                <w:color w:val="000000"/>
                <w:sz w:val="20"/>
                <w:szCs w:val="20"/>
                <w:lang w:val="en-US"/>
              </w:rPr>
              <w:lastRenderedPageBreak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&lt;/EtTk&gt;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&lt;/n0:ZpmSourTkResponse&gt;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68545B" w:rsidRPr="00F81AFE" w14:paraId="1006A767" w14:textId="77777777" w:rsidTr="00D20FAF">
        <w:trPr>
          <w:trHeight w:val="4020"/>
        </w:trPr>
        <w:tc>
          <w:tcPr>
            <w:tcW w:w="133" w:type="pct"/>
            <w:shd w:val="clear" w:color="auto" w:fill="auto"/>
            <w:vAlign w:val="center"/>
            <w:hideMark/>
          </w:tcPr>
          <w:p w14:paraId="51B85B6B" w14:textId="77777777" w:rsidR="0068545B" w:rsidRPr="00FB1F8B" w:rsidRDefault="0068545B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27</w:t>
            </w:r>
          </w:p>
        </w:tc>
        <w:tc>
          <w:tcPr>
            <w:tcW w:w="424" w:type="pct"/>
            <w:shd w:val="clear" w:color="auto" w:fill="auto"/>
            <w:vAlign w:val="center"/>
            <w:hideMark/>
          </w:tcPr>
          <w:p w14:paraId="2897EE5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БЕ (филиал)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79F4A9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ZPM_SOUR_DICT</w:t>
            </w:r>
          </w:p>
        </w:tc>
        <w:tc>
          <w:tcPr>
            <w:tcW w:w="290" w:type="pct"/>
            <w:shd w:val="clear" w:color="auto" w:fill="auto"/>
            <w:vAlign w:val="center"/>
            <w:hideMark/>
          </w:tcPr>
          <w:p w14:paraId="64FE15B1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baed</w:t>
            </w:r>
          </w:p>
        </w:tc>
        <w:tc>
          <w:tcPr>
            <w:tcW w:w="502" w:type="pct"/>
            <w:shd w:val="clear" w:color="auto" w:fill="auto"/>
            <w:vAlign w:val="center"/>
            <w:hideMark/>
          </w:tcPr>
          <w:p w14:paraId="02930B09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&lt;IV_DATEFROM &gt;&lt;/IV_DATEFROM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&lt;IV_DATETO &gt;&lt;/IV_DATETO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&lt;IV_TYPENAME &gt;baed&lt;/IV_TYPENAME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14:paraId="5E1B02AD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&lt;ZPM_SOUR_DICTResponse&gt;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&lt;/ET_DICTIONARYDATA&gt;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&lt;/n0:ZPM_SOUR_MATERIALSResponse&gt;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4D429FB5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ZpmSourDict</w:t>
            </w:r>
          </w:p>
        </w:tc>
        <w:tc>
          <w:tcPr>
            <w:tcW w:w="308" w:type="pct"/>
            <w:shd w:val="clear" w:color="auto" w:fill="auto"/>
            <w:vAlign w:val="center"/>
            <w:hideMark/>
          </w:tcPr>
          <w:p w14:paraId="0FF5D313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baed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4AF3E17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&lt;urn:ZpmSourDict&gt;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&lt;IvDatefrom &gt;&lt;/IvDatefrom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&lt;IvDateto &gt;&lt;/IvDateto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&lt;IvTypename &gt;baed&lt;/IvTypename  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&lt;/urn:ZpmRgisIngrp&gt;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&lt;/soapenv:Body&gt;</w:t>
            </w:r>
          </w:p>
        </w:tc>
        <w:tc>
          <w:tcPr>
            <w:tcW w:w="994" w:type="pct"/>
            <w:shd w:val="clear" w:color="auto" w:fill="auto"/>
            <w:vAlign w:val="center"/>
            <w:hideMark/>
          </w:tcPr>
          <w:p w14:paraId="31EDEF6B" w14:textId="77777777" w:rsidR="0068545B" w:rsidRPr="00FB1F8B" w:rsidRDefault="0068545B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>&lt;soap-env:Body&gt;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&lt;Id&gt;3100&lt;/Id&gt;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&lt;Name&gt;305R&lt;/Name&gt;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&lt;Name2&gt;2479488&lt;/Name2&gt;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   &lt;Code&gt;998812.000&lt;/Code&gt;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   &lt;/item&gt;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   &lt;/EtDictionarydata&gt;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   &lt;/n0:ZpmSourDictResponse&gt;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br/>
              <w:t xml:space="preserve">   &lt;/soap-env:Body&gt;</w:t>
            </w:r>
          </w:p>
        </w:tc>
      </w:tr>
      <w:tr w:rsidR="00D20FAF" w:rsidRPr="00F81AFE" w14:paraId="7E07A7D6" w14:textId="77777777" w:rsidTr="00D20FAF">
        <w:trPr>
          <w:trHeight w:val="3719"/>
        </w:trPr>
        <w:tc>
          <w:tcPr>
            <w:tcW w:w="133" w:type="pct"/>
            <w:shd w:val="clear" w:color="auto" w:fill="auto"/>
            <w:vAlign w:val="center"/>
          </w:tcPr>
          <w:p w14:paraId="14B0A3C2" w14:textId="5E6081B7" w:rsidR="00D20FAF" w:rsidRPr="00FB1F8B" w:rsidRDefault="00D20FAF" w:rsidP="00FB1F8B">
            <w:pPr>
              <w:jc w:val="right"/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lastRenderedPageBreak/>
              <w:t>28</w:t>
            </w:r>
          </w:p>
        </w:tc>
        <w:tc>
          <w:tcPr>
            <w:tcW w:w="424" w:type="pct"/>
            <w:shd w:val="clear" w:color="auto" w:fill="auto"/>
            <w:vAlign w:val="center"/>
          </w:tcPr>
          <w:p w14:paraId="5787098A" w14:textId="375D26FE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2"/>
                <w:szCs w:val="22"/>
              </w:rPr>
              <w:t>Физические показатели</w:t>
            </w:r>
          </w:p>
        </w:tc>
        <w:tc>
          <w:tcPr>
            <w:tcW w:w="372" w:type="pct"/>
            <w:shd w:val="clear" w:color="auto" w:fill="auto"/>
            <w:vAlign w:val="center"/>
          </w:tcPr>
          <w:p w14:paraId="7285D895" w14:textId="0BADAC21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3D2CA16" w14:textId="20B116E7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89F6E82" w14:textId="44C85623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75F33C4" w14:textId="549D5BB9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5A51A511" w14:textId="34B52717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ZpmSourFp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936663B" w14:textId="33D4AE56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0F4D9F5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&lt;soapenv:Body&gt;</w:t>
            </w:r>
          </w:p>
          <w:p w14:paraId="7C5A7AE5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&lt;urn:ZpmSourFp&gt;</w:t>
            </w:r>
          </w:p>
          <w:p w14:paraId="36299CCD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&lt;Focode&gt;</w:t>
            </w:r>
          </w:p>
          <w:p w14:paraId="757136D1" w14:textId="029EB76C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&lt;item&gt;PS001&lt;/item&gt;</w:t>
            </w:r>
          </w:p>
          <w:p w14:paraId="1350E1AC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&lt;/Focode&gt;</w:t>
            </w:r>
          </w:p>
          <w:p w14:paraId="20EE2C9F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&lt;/urn:ZpmSourFp&gt;</w:t>
            </w:r>
          </w:p>
          <w:p w14:paraId="6C329EE2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&lt;/soapenv:Body&gt;</w:t>
            </w:r>
          </w:p>
          <w:p w14:paraId="06FC8BE0" w14:textId="7FAB0180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94" w:type="pct"/>
            <w:shd w:val="clear" w:color="auto" w:fill="auto"/>
            <w:vAlign w:val="center"/>
          </w:tcPr>
          <w:p w14:paraId="4710BBC0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&lt;soap-env:Body&gt;</w:t>
            </w:r>
          </w:p>
          <w:p w14:paraId="67FF8A64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&lt;n0:ZpmSourFpResponse xmlns:n0="urn:sap-com:document:sap:soap:functions:mc-style"&gt;</w:t>
            </w:r>
          </w:p>
          <w:p w14:paraId="516D0FC5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&lt;EtFocote&gt;</w:t>
            </w:r>
          </w:p>
          <w:p w14:paraId="6002D28E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   &lt;item&gt;</w:t>
            </w:r>
          </w:p>
          <w:p w14:paraId="67547131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      &lt;Focode&gt;PS001&lt;/Focode&gt;</w:t>
            </w:r>
          </w:p>
          <w:p w14:paraId="2D875C50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      </w:t>
            </w:r>
            <w:r w:rsidRPr="00FB1F8B">
              <w:rPr>
                <w:color w:val="000000"/>
                <w:sz w:val="20"/>
                <w:szCs w:val="20"/>
              </w:rPr>
              <w:t>&lt;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Fotxt</w:t>
            </w:r>
            <w:r w:rsidRPr="00FB1F8B">
              <w:rPr>
                <w:color w:val="000000"/>
                <w:sz w:val="20"/>
                <w:szCs w:val="20"/>
              </w:rPr>
              <w:t>&gt;Комплексный ремонт ПС&lt;/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Fotxt</w:t>
            </w:r>
            <w:r w:rsidRPr="00FB1F8B">
              <w:rPr>
                <w:color w:val="000000"/>
                <w:sz w:val="20"/>
                <w:szCs w:val="20"/>
              </w:rPr>
              <w:t>&gt;</w:t>
            </w:r>
          </w:p>
          <w:p w14:paraId="3CED380A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</w:rPr>
              <w:t xml:space="preserve">               </w:t>
            </w:r>
            <w:r w:rsidRPr="00FB1F8B">
              <w:rPr>
                <w:color w:val="000000"/>
                <w:sz w:val="20"/>
                <w:szCs w:val="20"/>
                <w:lang w:val="en-US"/>
              </w:rPr>
              <w:t>&lt;Foeh&gt;ШТ&lt;/Foeh&gt;</w:t>
            </w:r>
          </w:p>
          <w:p w14:paraId="738B9C57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   &lt;/item&gt;</w:t>
            </w:r>
          </w:p>
          <w:p w14:paraId="4DF9A519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   &lt;/EtFocote&gt;</w:t>
            </w:r>
          </w:p>
          <w:p w14:paraId="7D3F94B5" w14:textId="77777777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   &lt;/n0:ZpmSourFpResponse&gt;</w:t>
            </w:r>
          </w:p>
          <w:p w14:paraId="218ECAD2" w14:textId="7A5F5688" w:rsidR="00D20FAF" w:rsidRPr="00FB1F8B" w:rsidRDefault="00D20FAF" w:rsidP="00FB1F8B">
            <w:pPr>
              <w:rPr>
                <w:color w:val="000000"/>
                <w:sz w:val="20"/>
                <w:szCs w:val="20"/>
                <w:lang w:val="en-US"/>
              </w:rPr>
            </w:pPr>
            <w:r w:rsidRPr="00FB1F8B">
              <w:rPr>
                <w:color w:val="000000"/>
                <w:sz w:val="20"/>
                <w:szCs w:val="20"/>
                <w:lang w:val="en-US"/>
              </w:rPr>
              <w:t xml:space="preserve">   &lt;/soap-env:Body&gt;</w:t>
            </w:r>
          </w:p>
        </w:tc>
      </w:tr>
    </w:tbl>
    <w:p w14:paraId="16F5F50A" w14:textId="77777777" w:rsidR="0068545B" w:rsidRPr="004F3EA1" w:rsidRDefault="0068545B" w:rsidP="00FB1F8B">
      <w:pPr>
        <w:pStyle w:val="td"/>
        <w:rPr>
          <w:b/>
          <w:bCs/>
          <w:sz w:val="28"/>
          <w:szCs w:val="28"/>
          <w:lang w:val="en-US"/>
        </w:rPr>
      </w:pPr>
    </w:p>
    <w:sectPr w:rsidR="0068545B" w:rsidRPr="004F3EA1" w:rsidSect="00686C87">
      <w:pgSz w:w="16838" w:h="11906" w:orient="landscape"/>
      <w:pgMar w:top="679" w:right="537" w:bottom="850" w:left="566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Синева Елизавета Олеговна" w:date="2025-03-20T17:14:00Z" w:initials="СЕО">
    <w:p w14:paraId="08E050C7" w14:textId="35614BD2" w:rsidR="008D6782" w:rsidRPr="00EC293C" w:rsidRDefault="008D6782">
      <w:pPr>
        <w:pStyle w:val="aa"/>
        <w:rPr>
          <w:lang w:val="en-US"/>
        </w:rPr>
      </w:pPr>
      <w:r>
        <w:rPr>
          <w:rStyle w:val="a9"/>
        </w:rPr>
        <w:annotationRef/>
      </w:r>
      <w:r w:rsidRPr="000B7224"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ID) toro_order_type</w:t>
      </w:r>
      <w:r>
        <w:rPr>
          <w:color w:val="000000"/>
          <w:lang w:val="en-US"/>
        </w:rPr>
        <w:t>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toro_order_type</w:t>
      </w:r>
      <w:r>
        <w:rPr>
          <w:color w:val="000000"/>
          <w:lang w:val="en-US"/>
        </w:rPr>
        <w:t>s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 </w:t>
      </w:r>
      <w:r w:rsidRPr="000B7224">
        <w:rPr>
          <w:color w:val="000000"/>
        </w:rPr>
        <w:t>получаем</w:t>
      </w:r>
      <w:r w:rsidRPr="00CC0617">
        <w:rPr>
          <w:color w:val="000000"/>
          <w:lang w:val="en-US"/>
        </w:rPr>
        <w:t xml:space="preserve"> </w:t>
      </w:r>
      <w:r w:rsidRPr="000B7224">
        <w:rPr>
          <w:color w:val="000000"/>
          <w:lang w:val="en-US"/>
        </w:rPr>
        <w:t>toro_order_type</w:t>
      </w:r>
      <w:r>
        <w:rPr>
          <w:color w:val="000000"/>
          <w:lang w:val="en-US"/>
        </w:rPr>
        <w:t>s_id</w:t>
      </w:r>
    </w:p>
  </w:comment>
  <w:comment w:id="17" w:author="Синева Елизавета Олеговна" w:date="2025-03-20T17:14:00Z" w:initials="СЕО">
    <w:p w14:paraId="780B3FE7" w14:textId="77777777" w:rsidR="008D6782" w:rsidRPr="00EC293C" w:rsidRDefault="008D6782">
      <w:pPr>
        <w:pStyle w:val="aa"/>
        <w:rPr>
          <w:lang w:val="en-US"/>
        </w:rPr>
      </w:pPr>
      <w:r>
        <w:rPr>
          <w:rStyle w:val="a9"/>
        </w:rPr>
        <w:annotationRef/>
      </w:r>
      <w:r w:rsidRPr="000B7224"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ID) toro_order_type</w:t>
      </w:r>
      <w:r>
        <w:rPr>
          <w:color w:val="000000"/>
          <w:lang w:val="en-US"/>
        </w:rPr>
        <w:t>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toro_order_type</w:t>
      </w:r>
      <w:r>
        <w:rPr>
          <w:color w:val="000000"/>
          <w:lang w:val="en-US"/>
        </w:rPr>
        <w:t>s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 </w:t>
      </w:r>
      <w:r w:rsidRPr="000B7224">
        <w:rPr>
          <w:color w:val="000000"/>
        </w:rPr>
        <w:t>получаем</w:t>
      </w:r>
      <w:r w:rsidRPr="00CC0617">
        <w:rPr>
          <w:color w:val="000000"/>
          <w:lang w:val="en-US"/>
        </w:rPr>
        <w:t xml:space="preserve"> </w:t>
      </w:r>
      <w:r w:rsidRPr="000B7224">
        <w:rPr>
          <w:color w:val="000000"/>
          <w:lang w:val="en-US"/>
        </w:rPr>
        <w:t>toro_order_type</w:t>
      </w:r>
      <w:r>
        <w:rPr>
          <w:color w:val="000000"/>
          <w:lang w:val="en-US"/>
        </w:rPr>
        <w:t>s_id</w:t>
      </w:r>
    </w:p>
  </w:comment>
  <w:comment w:id="18" w:author="Синева Елизавета Олеговна" w:date="2025-03-20T17:16:00Z" w:initials="СЕО">
    <w:p w14:paraId="7E2B6EC2" w14:textId="5B915B9D" w:rsidR="008D6782" w:rsidRPr="00CC0617" w:rsidRDefault="008D6782">
      <w:pPr>
        <w:pStyle w:val="aa"/>
        <w:rPr>
          <w:lang w:val="en-US"/>
        </w:rPr>
      </w:pPr>
      <w:r>
        <w:rPr>
          <w:rStyle w:val="a9"/>
        </w:rPr>
        <w:annotationRef/>
      </w:r>
      <w:r w:rsidRPr="000B7224"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NAME2</w:t>
      </w:r>
      <w:r w:rsidRPr="000B7224">
        <w:rPr>
          <w:color w:val="000000"/>
          <w:lang w:val="en-US"/>
        </w:rPr>
        <w:t xml:space="preserve">) </w:t>
      </w:r>
      <w:r w:rsidRPr="00CC0617">
        <w:rPr>
          <w:color w:val="000000"/>
          <w:lang w:val="en-US"/>
        </w:rPr>
        <w:t>toro_order_types_of_works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</w:t>
      </w:r>
      <w:r w:rsidRPr="00CC0617">
        <w:rPr>
          <w:color w:val="000000"/>
          <w:lang w:val="en-US"/>
        </w:rPr>
        <w:t xml:space="preserve">toro_order_types_of_works </w:t>
      </w:r>
      <w:r w:rsidRPr="000B7224">
        <w:rPr>
          <w:color w:val="000000"/>
        </w:rPr>
        <w:t>получаем</w:t>
      </w:r>
      <w:r w:rsidRPr="000B7224">
        <w:rPr>
          <w:color w:val="000000"/>
          <w:lang w:val="en-US"/>
        </w:rPr>
        <w:t xml:space="preserve"> toro_order_type_of_work_id</w:t>
      </w:r>
    </w:p>
  </w:comment>
  <w:comment w:id="19" w:author="Синева Елизавета Олеговна" w:date="2025-03-20T17:16:00Z" w:initials="СЕО">
    <w:p w14:paraId="123B2EC6" w14:textId="77777777" w:rsidR="008D6782" w:rsidRPr="00CC0617" w:rsidRDefault="008D6782">
      <w:pPr>
        <w:pStyle w:val="aa"/>
        <w:rPr>
          <w:lang w:val="en-US"/>
        </w:rPr>
      </w:pPr>
      <w:r>
        <w:rPr>
          <w:rStyle w:val="a9"/>
        </w:rPr>
        <w:annotationRef/>
      </w:r>
      <w:r w:rsidRPr="000B7224"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NAME2</w:t>
      </w:r>
      <w:r w:rsidRPr="000B7224">
        <w:rPr>
          <w:color w:val="000000"/>
          <w:lang w:val="en-US"/>
        </w:rPr>
        <w:t xml:space="preserve">) </w:t>
      </w:r>
      <w:r w:rsidRPr="00CC0617">
        <w:rPr>
          <w:color w:val="000000"/>
          <w:lang w:val="en-US"/>
        </w:rPr>
        <w:t>toro_order_types_of_works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</w:t>
      </w:r>
      <w:r w:rsidRPr="00CC0617">
        <w:rPr>
          <w:color w:val="000000"/>
          <w:lang w:val="en-US"/>
        </w:rPr>
        <w:t xml:space="preserve">toro_order_types_of_works </w:t>
      </w:r>
      <w:r w:rsidRPr="000B7224">
        <w:rPr>
          <w:color w:val="000000"/>
        </w:rPr>
        <w:t>получаем</w:t>
      </w:r>
      <w:r w:rsidRPr="000B7224">
        <w:rPr>
          <w:color w:val="000000"/>
          <w:lang w:val="en-US"/>
        </w:rPr>
        <w:t xml:space="preserve"> toro_order_type_of_work_id</w:t>
      </w:r>
    </w:p>
  </w:comment>
  <w:comment w:id="20" w:author="Синева Елизавета Олеговна" w:date="2025-03-20T17:27:00Z" w:initials="СЕО">
    <w:p w14:paraId="048837A4" w14:textId="77777777" w:rsidR="00F81AFE" w:rsidRPr="00CA4AB5" w:rsidRDefault="00F81AFE">
      <w:pPr>
        <w:pStyle w:val="aa"/>
        <w:rPr>
          <w:lang w:val="en-US"/>
        </w:rPr>
      </w:pPr>
      <w:r>
        <w:rPr>
          <w:rStyle w:val="a9"/>
        </w:rPr>
        <w:annotationRef/>
      </w:r>
      <w:r w:rsidRPr="000B7224"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ID) </w:t>
      </w:r>
      <w:r>
        <w:rPr>
          <w:color w:val="000000"/>
          <w:lang w:val="en-US"/>
        </w:rPr>
        <w:t>sample_keys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sample_keys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</w:rPr>
        <w:t>находим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sample_keys_id </w:t>
      </w:r>
      <w:r>
        <w:rPr>
          <w:color w:val="000000"/>
        </w:rPr>
        <w:t>и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проставляем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этому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значению</w:t>
      </w:r>
      <w:r w:rsidRPr="00CA4AB5">
        <w:rPr>
          <w:color w:val="000000"/>
          <w:lang w:val="en-US"/>
        </w:rPr>
        <w:t xml:space="preserve">  </w:t>
      </w:r>
      <w:r w:rsidRPr="000B7224">
        <w:rPr>
          <w:color w:val="000000"/>
          <w:lang w:val="en-US"/>
        </w:rPr>
        <w:t>toro_order_type_of_work_id</w:t>
      </w:r>
    </w:p>
  </w:comment>
  <w:comment w:id="21" w:author="Синева Елизавета Олеговна" w:date="2025-03-20T17:25:00Z" w:initials="СЕО">
    <w:p w14:paraId="25CF25FF" w14:textId="77777777" w:rsidR="00F81AFE" w:rsidRPr="00CA4AB5" w:rsidRDefault="00F81AFE">
      <w:pPr>
        <w:pStyle w:val="aa"/>
        <w:rPr>
          <w:lang w:val="en-US"/>
        </w:rPr>
      </w:pPr>
      <w:r>
        <w:rPr>
          <w:rStyle w:val="a9"/>
        </w:rPr>
        <w:annotationRef/>
      </w:r>
      <w:r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NAME2</w:t>
      </w:r>
      <w:r w:rsidRPr="000B7224">
        <w:rPr>
          <w:color w:val="000000"/>
          <w:lang w:val="en-US"/>
        </w:rPr>
        <w:t xml:space="preserve">) </w:t>
      </w:r>
      <w:r w:rsidRPr="00CC0617">
        <w:rPr>
          <w:color w:val="000000"/>
          <w:lang w:val="en-US"/>
        </w:rPr>
        <w:t>toro_order_types_of_works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</w:t>
      </w:r>
      <w:r w:rsidRPr="00CC0617">
        <w:rPr>
          <w:color w:val="000000"/>
          <w:lang w:val="en-US"/>
        </w:rPr>
        <w:t xml:space="preserve">toro_order_types_of_works </w:t>
      </w:r>
      <w:r w:rsidRPr="000B7224">
        <w:rPr>
          <w:color w:val="000000"/>
        </w:rPr>
        <w:t>получаем</w:t>
      </w:r>
      <w:r w:rsidRPr="000B7224">
        <w:rPr>
          <w:color w:val="000000"/>
          <w:lang w:val="en-US"/>
        </w:rPr>
        <w:t xml:space="preserve"> toro_order_type_of_work_id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</w:rPr>
        <w:t>проставлять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</w:rPr>
        <w:t>найденному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id </w:t>
      </w:r>
      <w:r>
        <w:rPr>
          <w:color w:val="000000"/>
        </w:rPr>
        <w:t>записи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по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ID</w:t>
      </w:r>
    </w:p>
  </w:comment>
  <w:comment w:id="22" w:author="Синева Елизавета Олеговна" w:date="2025-03-20T17:27:00Z" w:initials="СЕО">
    <w:p w14:paraId="5F14E122" w14:textId="77777777" w:rsidR="00F81AFE" w:rsidRPr="00CA4AB5" w:rsidRDefault="00F81AFE">
      <w:pPr>
        <w:pStyle w:val="aa"/>
        <w:rPr>
          <w:lang w:val="en-US"/>
        </w:rPr>
      </w:pPr>
      <w:r>
        <w:rPr>
          <w:rStyle w:val="a9"/>
        </w:rPr>
        <w:annotationRef/>
      </w:r>
      <w:r w:rsidRPr="000B7224"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ID) </w:t>
      </w:r>
      <w:r>
        <w:rPr>
          <w:color w:val="000000"/>
          <w:lang w:val="en-US"/>
        </w:rPr>
        <w:t>sample_keys</w:t>
      </w:r>
      <w:r w:rsidRPr="000B7224">
        <w:rPr>
          <w:color w:val="000000"/>
          <w:lang w:val="en-US"/>
        </w:rPr>
        <w:t xml:space="preserve">.integration_entity_id </w:t>
      </w:r>
      <w:r w:rsidRPr="000B7224">
        <w:rPr>
          <w:color w:val="000000"/>
        </w:rPr>
        <w:t>из</w:t>
      </w:r>
      <w:r w:rsidRPr="000B7224">
        <w:rPr>
          <w:color w:val="000000"/>
          <w:lang w:val="en-US"/>
        </w:rPr>
        <w:t xml:space="preserve"> </w:t>
      </w:r>
      <w:r w:rsidRPr="000B7224">
        <w:rPr>
          <w:color w:val="000000"/>
        </w:rPr>
        <w:t>таблицы</w:t>
      </w:r>
      <w:r w:rsidRPr="000B7224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sample_keys</w:t>
      </w:r>
      <w:r w:rsidRPr="00CC0617">
        <w:rPr>
          <w:color w:val="000000"/>
          <w:lang w:val="en-US"/>
        </w:rPr>
        <w:t xml:space="preserve"> </w:t>
      </w:r>
      <w:r>
        <w:rPr>
          <w:color w:val="000000"/>
        </w:rPr>
        <w:t>находим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sample_keys_id </w:t>
      </w:r>
      <w:r>
        <w:rPr>
          <w:color w:val="000000"/>
        </w:rPr>
        <w:t>и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проставляем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этому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значению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зависимости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</w:rPr>
        <w:t>от</w:t>
      </w:r>
      <w:r w:rsidRPr="00CA4AB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NAME2</w:t>
      </w:r>
    </w:p>
  </w:comment>
  <w:comment w:id="23" w:author="Синева Елизавета Олеговна" w:date="2025-03-20T17:25:00Z" w:initials="СЕО">
    <w:p w14:paraId="1A542912" w14:textId="77777777" w:rsidR="00F81AFE" w:rsidRDefault="00F81AFE">
      <w:pPr>
        <w:pStyle w:val="aa"/>
        <w:rPr>
          <w:color w:val="000000"/>
          <w:lang w:val="en-US"/>
        </w:rPr>
      </w:pPr>
      <w:r>
        <w:rPr>
          <w:rStyle w:val="a9"/>
        </w:rPr>
        <w:annotationRef/>
      </w:r>
      <w:r>
        <w:rPr>
          <w:color w:val="000000"/>
          <w:lang w:val="en-US"/>
        </w:rPr>
        <w:t>(</w:t>
      </w:r>
      <w:r w:rsidRPr="000B7224">
        <w:rPr>
          <w:color w:val="000000"/>
        </w:rPr>
        <w:t>по</w:t>
      </w:r>
      <w:r w:rsidRPr="000B7224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NAME2</w:t>
      </w:r>
      <w:r w:rsidRPr="000B7224">
        <w:rPr>
          <w:color w:val="000000"/>
          <w:lang w:val="en-US"/>
        </w:rPr>
        <w:t xml:space="preserve">) </w:t>
      </w:r>
    </w:p>
    <w:p w14:paraId="29B8629E" w14:textId="77777777" w:rsidR="00F81AFE" w:rsidRPr="008D6782" w:rsidRDefault="00F81AFE">
      <w:pPr>
        <w:pStyle w:val="aa"/>
        <w:rPr>
          <w:color w:val="000000"/>
          <w:lang w:val="en-US"/>
        </w:rPr>
      </w:pPr>
      <w:r>
        <w:rPr>
          <w:color w:val="000000"/>
        </w:rPr>
        <w:t>ЕСЛИ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</w:t>
      </w:r>
      <w:r w:rsidRPr="008D6782">
        <w:rPr>
          <w:color w:val="000000"/>
          <w:lang w:val="en-US"/>
        </w:rPr>
        <w:t xml:space="preserve">2 = 1, </w:t>
      </w:r>
      <w:r>
        <w:rPr>
          <w:color w:val="000000"/>
        </w:rPr>
        <w:t>ТОГДА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</w:rPr>
        <w:t>проставлять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enum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</w:rPr>
        <w:t>таблицы</w:t>
      </w:r>
      <w:r w:rsidRPr="008D6782">
        <w:rPr>
          <w:color w:val="000000"/>
          <w:lang w:val="en-US"/>
        </w:rPr>
        <w:t xml:space="preserve"> ‘technical_place_sample_key’ «pillar», </w:t>
      </w:r>
    </w:p>
    <w:p w14:paraId="21AC2164" w14:textId="77777777" w:rsidR="00F81AFE" w:rsidRPr="008D6782" w:rsidRDefault="00F81AFE">
      <w:pPr>
        <w:pStyle w:val="aa"/>
        <w:rPr>
          <w:lang w:val="en-US"/>
        </w:rPr>
      </w:pPr>
      <w:r>
        <w:rPr>
          <w:color w:val="000000"/>
        </w:rPr>
        <w:t>ЕСЛИ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NAME</w:t>
      </w:r>
      <w:r w:rsidRPr="008D6782">
        <w:rPr>
          <w:color w:val="000000"/>
          <w:lang w:val="en-US"/>
        </w:rPr>
        <w:t xml:space="preserve">2 = 2, </w:t>
      </w:r>
      <w:r>
        <w:rPr>
          <w:color w:val="000000"/>
        </w:rPr>
        <w:t>ТОГДА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</w:rPr>
        <w:t>проставлять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enum</w:t>
      </w:r>
      <w:r w:rsidRPr="008D6782">
        <w:rPr>
          <w:color w:val="000000"/>
          <w:lang w:val="en-US"/>
        </w:rPr>
        <w:t xml:space="preserve"> </w:t>
      </w:r>
      <w:r>
        <w:rPr>
          <w:color w:val="000000"/>
        </w:rPr>
        <w:t>таблицы</w:t>
      </w:r>
      <w:r w:rsidRPr="008D6782">
        <w:rPr>
          <w:color w:val="000000"/>
          <w:lang w:val="en-US"/>
        </w:rPr>
        <w:t xml:space="preserve"> ‘technical_place_sample_key’ «line»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E050C7" w15:done="0"/>
  <w15:commentEx w15:paraId="780B3FE7" w15:done="0"/>
  <w15:commentEx w15:paraId="7E2B6EC2" w15:done="0"/>
  <w15:commentEx w15:paraId="123B2EC6" w15:done="0"/>
  <w15:commentEx w15:paraId="048837A4" w15:done="0"/>
  <w15:commentEx w15:paraId="25CF25FF" w15:done="0"/>
  <w15:commentEx w15:paraId="5F14E122" w15:done="0"/>
  <w15:commentEx w15:paraId="21AC21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2BF57CF" w16cex:dateUtc="2025-03-20T14:14:00Z"/>
  <w16cex:commentExtensible w16cex:durableId="42F34F98" w16cex:dateUtc="2025-03-20T14:14:00Z"/>
  <w16cex:commentExtensible w16cex:durableId="2B890F47" w16cex:dateUtc="2025-03-20T14:16:00Z"/>
  <w16cex:commentExtensible w16cex:durableId="024E7306" w16cex:dateUtc="2025-03-20T14:16:00Z"/>
  <w16cex:commentExtensible w16cex:durableId="2FA53122" w16cex:dateUtc="2025-03-20T14:27:00Z"/>
  <w16cex:commentExtensible w16cex:durableId="35A58A27" w16cex:dateUtc="2025-03-20T14:25:00Z"/>
  <w16cex:commentExtensible w16cex:durableId="4CAF6CED" w16cex:dateUtc="2025-03-20T14:27:00Z"/>
  <w16cex:commentExtensible w16cex:durableId="23C7502D" w16cex:dateUtc="2025-03-20T1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E050C7" w16cid:durableId="72BF57CF"/>
  <w16cid:commentId w16cid:paraId="780B3FE7" w16cid:durableId="42F34F98"/>
  <w16cid:commentId w16cid:paraId="7E2B6EC2" w16cid:durableId="2B890F47"/>
  <w16cid:commentId w16cid:paraId="123B2EC6" w16cid:durableId="024E7306"/>
  <w16cid:commentId w16cid:paraId="048837A4" w16cid:durableId="2FA53122"/>
  <w16cid:commentId w16cid:paraId="25CF25FF" w16cid:durableId="35A58A27"/>
  <w16cid:commentId w16cid:paraId="5F14E122" w16cid:durableId="4CAF6CED"/>
  <w16cid:commentId w16cid:paraId="21AC2164" w16cid:durableId="23C750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D9B70" w14:textId="77777777" w:rsidR="00342403" w:rsidRDefault="00342403" w:rsidP="00924EC2">
      <w:r>
        <w:separator/>
      </w:r>
    </w:p>
  </w:endnote>
  <w:endnote w:type="continuationSeparator" w:id="0">
    <w:p w14:paraId="261B47DF" w14:textId="77777777" w:rsidR="00342403" w:rsidRDefault="00342403" w:rsidP="00924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XSpec="center" w:tblpY="1"/>
      <w:tblOverlap w:val="never"/>
      <w:tblW w:w="5000" w:type="pct"/>
      <w:tblLook w:val="0000" w:firstRow="0" w:lastRow="0" w:firstColumn="0" w:lastColumn="0" w:noHBand="0" w:noVBand="0"/>
    </w:tblPr>
    <w:tblGrid>
      <w:gridCol w:w="1920"/>
      <w:gridCol w:w="5435"/>
      <w:gridCol w:w="960"/>
      <w:gridCol w:w="1040"/>
    </w:tblGrid>
    <w:tr w:rsidR="00924EC2" w:rsidRPr="007627FD" w14:paraId="58D5A4D9" w14:textId="77777777" w:rsidTr="00881038">
      <w:trPr>
        <w:trHeight w:val="418"/>
      </w:trPr>
      <w:tc>
        <w:tcPr>
          <w:tcW w:w="1026" w:type="pct"/>
          <w:vAlign w:val="center"/>
        </w:tcPr>
        <w:p w14:paraId="3F214B30" w14:textId="6E5B9EBD" w:rsidR="00924EC2" w:rsidRPr="007627FD" w:rsidRDefault="00924EC2" w:rsidP="00021AD9">
          <w:pPr>
            <w:pStyle w:val="tdtext"/>
          </w:pPr>
        </w:p>
      </w:tc>
      <w:tc>
        <w:tcPr>
          <w:tcW w:w="2904" w:type="pct"/>
          <w:vAlign w:val="center"/>
        </w:tcPr>
        <w:p w14:paraId="7B4E4F71" w14:textId="4F68AA73" w:rsidR="00924EC2" w:rsidRPr="007627FD" w:rsidRDefault="00021AD9" w:rsidP="00881038">
          <w:pPr>
            <w:pStyle w:val="tdtext"/>
            <w:ind w:right="304"/>
          </w:pPr>
          <w:r>
            <w:t xml:space="preserve">Постановки. </w:t>
          </w:r>
          <w:r w:rsidR="00F42BA7">
            <w:t>Интеграция справочников</w:t>
          </w:r>
        </w:p>
      </w:tc>
      <w:tc>
        <w:tcPr>
          <w:tcW w:w="513" w:type="pct"/>
          <w:vAlign w:val="center"/>
        </w:tcPr>
        <w:p w14:paraId="064AAE8C" w14:textId="77777777" w:rsidR="00924EC2" w:rsidRPr="007627FD" w:rsidRDefault="00924EC2" w:rsidP="00021AD9">
          <w:pPr>
            <w:pStyle w:val="tdtext"/>
          </w:pPr>
          <w:r w:rsidRPr="007627FD">
            <w:rPr>
              <w:rFonts w:ascii="Arial Narrow" w:eastAsia="Arial Narrow" w:hAnsi="Arial Narrow" w:cs="Arial Narrow"/>
              <w:sz w:val="18"/>
              <w:szCs w:val="18"/>
            </w:rPr>
            <w:t xml:space="preserve">Стр.: </w:t>
          </w:r>
          <w:r w:rsidRPr="007627FD">
            <w:fldChar w:fldCharType="begin"/>
          </w:r>
          <w:r w:rsidRPr="007627FD">
            <w:instrText>PAGE</w:instrText>
          </w:r>
          <w:r w:rsidRPr="007627FD">
            <w:fldChar w:fldCharType="separate"/>
          </w:r>
          <w:r w:rsidRPr="007627FD">
            <w:rPr>
              <w:noProof/>
            </w:rPr>
            <w:t>16</w:t>
          </w:r>
          <w:r w:rsidRPr="007627FD">
            <w:rPr>
              <w:noProof/>
            </w:rPr>
            <w:fldChar w:fldCharType="end"/>
          </w:r>
        </w:p>
      </w:tc>
      <w:tc>
        <w:tcPr>
          <w:tcW w:w="556" w:type="pct"/>
          <w:vAlign w:val="center"/>
        </w:tcPr>
        <w:p w14:paraId="7A16D426" w14:textId="77777777" w:rsidR="00924EC2" w:rsidRPr="007627FD" w:rsidRDefault="00924EC2" w:rsidP="00021AD9">
          <w:pPr>
            <w:pStyle w:val="tdtext"/>
            <w:rPr>
              <w:rFonts w:ascii="Arial Narrow" w:eastAsia="Arial Narrow" w:hAnsi="Arial Narrow" w:cs="Arial Narrow"/>
              <w:sz w:val="18"/>
              <w:szCs w:val="18"/>
            </w:rPr>
          </w:pPr>
          <w:r w:rsidRPr="007627FD">
            <w:rPr>
              <w:rFonts w:ascii="Arial Narrow" w:eastAsia="Arial Narrow" w:hAnsi="Arial Narrow" w:cs="Arial Narrow"/>
              <w:sz w:val="18"/>
              <w:szCs w:val="18"/>
            </w:rPr>
            <w:t xml:space="preserve">всего стр. </w:t>
          </w:r>
          <w:r w:rsidRPr="007627FD">
            <w:fldChar w:fldCharType="begin"/>
          </w:r>
          <w:r w:rsidRPr="007627FD">
            <w:instrText>NUMPAGES</w:instrText>
          </w:r>
          <w:r w:rsidRPr="007627FD">
            <w:fldChar w:fldCharType="separate"/>
          </w:r>
          <w:r w:rsidRPr="007627FD">
            <w:rPr>
              <w:noProof/>
            </w:rPr>
            <w:t>16</w:t>
          </w:r>
          <w:r w:rsidRPr="007627FD">
            <w:rPr>
              <w:noProof/>
            </w:rPr>
            <w:fldChar w:fldCharType="end"/>
          </w:r>
        </w:p>
      </w:tc>
    </w:tr>
  </w:tbl>
  <w:p w14:paraId="703282F9" w14:textId="5FF37B44" w:rsidR="00924EC2" w:rsidRDefault="00924EC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A14E5" w14:textId="77777777" w:rsidR="00342403" w:rsidRDefault="00342403" w:rsidP="00924EC2">
      <w:r>
        <w:separator/>
      </w:r>
    </w:p>
  </w:footnote>
  <w:footnote w:type="continuationSeparator" w:id="0">
    <w:p w14:paraId="29758A63" w14:textId="77777777" w:rsidR="00342403" w:rsidRDefault="00342403" w:rsidP="00924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7DA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C61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7D30"/>
    <w:multiLevelType w:val="multilevel"/>
    <w:tmpl w:val="5600990C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122DF"/>
    <w:multiLevelType w:val="hybridMultilevel"/>
    <w:tmpl w:val="EA7E8EE4"/>
    <w:lvl w:ilvl="0" w:tplc="645CB5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A49B7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E2260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50C77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E3764"/>
    <w:multiLevelType w:val="multilevel"/>
    <w:tmpl w:val="3AF4264C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8" w15:restartNumberingAfterBreak="0">
    <w:nsid w:val="1DCD7D92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266B4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65901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D1E98"/>
    <w:multiLevelType w:val="hybridMultilevel"/>
    <w:tmpl w:val="889EA886"/>
    <w:lvl w:ilvl="0" w:tplc="71424A1A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12" w15:restartNumberingAfterBreak="0">
    <w:nsid w:val="2D484FD6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31480"/>
    <w:multiLevelType w:val="hybridMultilevel"/>
    <w:tmpl w:val="1D9E9EE0"/>
    <w:lvl w:ilvl="0" w:tplc="910E6C98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340B45E5"/>
    <w:multiLevelType w:val="hybridMultilevel"/>
    <w:tmpl w:val="58320B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5680D4B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F1D46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625CB"/>
    <w:multiLevelType w:val="multilevel"/>
    <w:tmpl w:val="F2264EC6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433517F6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F654FC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670D0"/>
    <w:multiLevelType w:val="multilevel"/>
    <w:tmpl w:val="2CCA8B3E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8D233D6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E3507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CD2F84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5561A"/>
    <w:multiLevelType w:val="hybridMultilevel"/>
    <w:tmpl w:val="C3B47F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524557D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431B0A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747F7B"/>
    <w:multiLevelType w:val="hybridMultilevel"/>
    <w:tmpl w:val="4B3CABA8"/>
    <w:lvl w:ilvl="0" w:tplc="A802C516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8" w15:restartNumberingAfterBreak="0">
    <w:nsid w:val="6C9723A3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642E8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97586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12517A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71AEE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557A38"/>
    <w:multiLevelType w:val="multilevel"/>
    <w:tmpl w:val="2342EE4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34" w15:restartNumberingAfterBreak="0">
    <w:nsid w:val="73A26966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982A92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411BB1"/>
    <w:multiLevelType w:val="hybridMultilevel"/>
    <w:tmpl w:val="AAB0D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F7F14"/>
    <w:multiLevelType w:val="hybridMultilevel"/>
    <w:tmpl w:val="06BA78A4"/>
    <w:lvl w:ilvl="0" w:tplc="934666B0">
      <w:start w:val="1"/>
      <w:numFmt w:val="decimal"/>
      <w:pStyle w:val="tdlevel22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00713978">
    <w:abstractNumId w:val="33"/>
  </w:num>
  <w:num w:numId="2" w16cid:durableId="17777938">
    <w:abstractNumId w:val="20"/>
  </w:num>
  <w:num w:numId="3" w16cid:durableId="1933276851">
    <w:abstractNumId w:val="13"/>
  </w:num>
  <w:num w:numId="4" w16cid:durableId="1776827526">
    <w:abstractNumId w:val="11"/>
  </w:num>
  <w:num w:numId="5" w16cid:durableId="1117019371">
    <w:abstractNumId w:val="7"/>
  </w:num>
  <w:num w:numId="6" w16cid:durableId="884098311">
    <w:abstractNumId w:val="27"/>
  </w:num>
  <w:num w:numId="7" w16cid:durableId="1372264232">
    <w:abstractNumId w:val="2"/>
  </w:num>
  <w:num w:numId="8" w16cid:durableId="60561106">
    <w:abstractNumId w:val="17"/>
  </w:num>
  <w:num w:numId="9" w16cid:durableId="2138988960">
    <w:abstractNumId w:val="37"/>
  </w:num>
  <w:num w:numId="10" w16cid:durableId="755127007">
    <w:abstractNumId w:val="35"/>
  </w:num>
  <w:num w:numId="11" w16cid:durableId="373627259">
    <w:abstractNumId w:val="29"/>
  </w:num>
  <w:num w:numId="12" w16cid:durableId="1227640989">
    <w:abstractNumId w:val="22"/>
  </w:num>
  <w:num w:numId="13" w16cid:durableId="1229346375">
    <w:abstractNumId w:val="18"/>
  </w:num>
  <w:num w:numId="14" w16cid:durableId="352804161">
    <w:abstractNumId w:val="6"/>
  </w:num>
  <w:num w:numId="15" w16cid:durableId="2022198602">
    <w:abstractNumId w:val="28"/>
  </w:num>
  <w:num w:numId="16" w16cid:durableId="1465810098">
    <w:abstractNumId w:val="1"/>
  </w:num>
  <w:num w:numId="17" w16cid:durableId="1417633404">
    <w:abstractNumId w:val="26"/>
  </w:num>
  <w:num w:numId="18" w16cid:durableId="1764112005">
    <w:abstractNumId w:val="19"/>
  </w:num>
  <w:num w:numId="19" w16cid:durableId="898202050">
    <w:abstractNumId w:val="8"/>
  </w:num>
  <w:num w:numId="20" w16cid:durableId="1141078829">
    <w:abstractNumId w:val="9"/>
  </w:num>
  <w:num w:numId="21" w16cid:durableId="2037995746">
    <w:abstractNumId w:val="10"/>
  </w:num>
  <w:num w:numId="22" w16cid:durableId="1785268313">
    <w:abstractNumId w:val="32"/>
  </w:num>
  <w:num w:numId="23" w16cid:durableId="685443590">
    <w:abstractNumId w:val="23"/>
  </w:num>
  <w:num w:numId="24" w16cid:durableId="242032150">
    <w:abstractNumId w:val="0"/>
  </w:num>
  <w:num w:numId="25" w16cid:durableId="1262492226">
    <w:abstractNumId w:val="16"/>
  </w:num>
  <w:num w:numId="26" w16cid:durableId="1599677623">
    <w:abstractNumId w:val="5"/>
  </w:num>
  <w:num w:numId="27" w16cid:durableId="1178808540">
    <w:abstractNumId w:val="34"/>
  </w:num>
  <w:num w:numId="28" w16cid:durableId="432284259">
    <w:abstractNumId w:val="15"/>
  </w:num>
  <w:num w:numId="29" w16cid:durableId="775053534">
    <w:abstractNumId w:val="36"/>
  </w:num>
  <w:num w:numId="30" w16cid:durableId="1290430205">
    <w:abstractNumId w:val="12"/>
  </w:num>
  <w:num w:numId="31" w16cid:durableId="1578050064">
    <w:abstractNumId w:val="31"/>
  </w:num>
  <w:num w:numId="32" w16cid:durableId="850686541">
    <w:abstractNumId w:val="25"/>
  </w:num>
  <w:num w:numId="33" w16cid:durableId="399982294">
    <w:abstractNumId w:val="30"/>
  </w:num>
  <w:num w:numId="34" w16cid:durableId="568854507">
    <w:abstractNumId w:val="4"/>
  </w:num>
  <w:num w:numId="35" w16cid:durableId="719286447">
    <w:abstractNumId w:val="21"/>
  </w:num>
  <w:num w:numId="36" w16cid:durableId="1107970321">
    <w:abstractNumId w:val="33"/>
  </w:num>
  <w:num w:numId="37" w16cid:durableId="76370223">
    <w:abstractNumId w:val="33"/>
  </w:num>
  <w:num w:numId="38" w16cid:durableId="1892691857">
    <w:abstractNumId w:val="33"/>
  </w:num>
  <w:num w:numId="39" w16cid:durableId="1219853203">
    <w:abstractNumId w:val="24"/>
  </w:num>
  <w:num w:numId="40" w16cid:durableId="595745854">
    <w:abstractNumId w:val="14"/>
  </w:num>
  <w:num w:numId="41" w16cid:durableId="1897160966">
    <w:abstractNumId w:val="3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cer">
    <w15:presenceInfo w15:providerId="None" w15:userId="Acer"/>
  </w15:person>
  <w15:person w15:author="Синева Елизавета Олеговна">
    <w15:presenceInfo w15:providerId="None" w15:userId="Синева Елизавета Олег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7A"/>
    <w:rsid w:val="0000351C"/>
    <w:rsid w:val="00006681"/>
    <w:rsid w:val="00010F9B"/>
    <w:rsid w:val="000145A3"/>
    <w:rsid w:val="00021AD9"/>
    <w:rsid w:val="000273DF"/>
    <w:rsid w:val="0002762B"/>
    <w:rsid w:val="00031719"/>
    <w:rsid w:val="00041628"/>
    <w:rsid w:val="00042DA2"/>
    <w:rsid w:val="00054452"/>
    <w:rsid w:val="00055835"/>
    <w:rsid w:val="00064315"/>
    <w:rsid w:val="000742E8"/>
    <w:rsid w:val="0007682C"/>
    <w:rsid w:val="00090006"/>
    <w:rsid w:val="00091AA4"/>
    <w:rsid w:val="000931EF"/>
    <w:rsid w:val="000975DF"/>
    <w:rsid w:val="000A4334"/>
    <w:rsid w:val="000B1827"/>
    <w:rsid w:val="000B7224"/>
    <w:rsid w:val="000C0D03"/>
    <w:rsid w:val="000C6189"/>
    <w:rsid w:val="000E4E4A"/>
    <w:rsid w:val="000F13A3"/>
    <w:rsid w:val="00100B6D"/>
    <w:rsid w:val="00105343"/>
    <w:rsid w:val="00105F29"/>
    <w:rsid w:val="001071E1"/>
    <w:rsid w:val="00111ED4"/>
    <w:rsid w:val="00131773"/>
    <w:rsid w:val="00132920"/>
    <w:rsid w:val="00136098"/>
    <w:rsid w:val="0014080B"/>
    <w:rsid w:val="00145E5A"/>
    <w:rsid w:val="00152367"/>
    <w:rsid w:val="001625EA"/>
    <w:rsid w:val="00184B7E"/>
    <w:rsid w:val="001978FD"/>
    <w:rsid w:val="00197FD2"/>
    <w:rsid w:val="001D4590"/>
    <w:rsid w:val="001D4CF5"/>
    <w:rsid w:val="001D52C5"/>
    <w:rsid w:val="001E1EEE"/>
    <w:rsid w:val="001F4FEF"/>
    <w:rsid w:val="001F7F11"/>
    <w:rsid w:val="002010A8"/>
    <w:rsid w:val="00205693"/>
    <w:rsid w:val="0021247A"/>
    <w:rsid w:val="00212576"/>
    <w:rsid w:val="00213C14"/>
    <w:rsid w:val="002148BD"/>
    <w:rsid w:val="00221FD8"/>
    <w:rsid w:val="00243BD1"/>
    <w:rsid w:val="00246EAF"/>
    <w:rsid w:val="00251B92"/>
    <w:rsid w:val="00251EB8"/>
    <w:rsid w:val="00254259"/>
    <w:rsid w:val="00261362"/>
    <w:rsid w:val="002615ED"/>
    <w:rsid w:val="00281F7C"/>
    <w:rsid w:val="00291592"/>
    <w:rsid w:val="00293CD2"/>
    <w:rsid w:val="00294790"/>
    <w:rsid w:val="002A2E4E"/>
    <w:rsid w:val="002B24E4"/>
    <w:rsid w:val="002B405C"/>
    <w:rsid w:val="002B406E"/>
    <w:rsid w:val="002B60AC"/>
    <w:rsid w:val="002C21D8"/>
    <w:rsid w:val="002C6177"/>
    <w:rsid w:val="002D383B"/>
    <w:rsid w:val="002D7065"/>
    <w:rsid w:val="002E6E61"/>
    <w:rsid w:val="00303D35"/>
    <w:rsid w:val="00342403"/>
    <w:rsid w:val="00347456"/>
    <w:rsid w:val="0035571A"/>
    <w:rsid w:val="00383CFE"/>
    <w:rsid w:val="00397B78"/>
    <w:rsid w:val="003A6DCA"/>
    <w:rsid w:val="003A7814"/>
    <w:rsid w:val="003B431D"/>
    <w:rsid w:val="003B6642"/>
    <w:rsid w:val="003F471A"/>
    <w:rsid w:val="0040513B"/>
    <w:rsid w:val="00414BF5"/>
    <w:rsid w:val="004150B6"/>
    <w:rsid w:val="004214F0"/>
    <w:rsid w:val="004222C7"/>
    <w:rsid w:val="004253EC"/>
    <w:rsid w:val="00445FE0"/>
    <w:rsid w:val="00452CBE"/>
    <w:rsid w:val="00452DA0"/>
    <w:rsid w:val="00453C17"/>
    <w:rsid w:val="004556E8"/>
    <w:rsid w:val="00457A6E"/>
    <w:rsid w:val="004670EA"/>
    <w:rsid w:val="00467E9D"/>
    <w:rsid w:val="00470FB5"/>
    <w:rsid w:val="004768DD"/>
    <w:rsid w:val="00477B3D"/>
    <w:rsid w:val="00490EA6"/>
    <w:rsid w:val="0049450D"/>
    <w:rsid w:val="004978E4"/>
    <w:rsid w:val="004A6958"/>
    <w:rsid w:val="004C0B65"/>
    <w:rsid w:val="004C2424"/>
    <w:rsid w:val="004D4F3E"/>
    <w:rsid w:val="004D5570"/>
    <w:rsid w:val="004D6FFE"/>
    <w:rsid w:val="004E052E"/>
    <w:rsid w:val="004E1F54"/>
    <w:rsid w:val="004F2A6D"/>
    <w:rsid w:val="004F3EA1"/>
    <w:rsid w:val="00500800"/>
    <w:rsid w:val="00503B1D"/>
    <w:rsid w:val="0050593D"/>
    <w:rsid w:val="0051059B"/>
    <w:rsid w:val="005140CB"/>
    <w:rsid w:val="005153D1"/>
    <w:rsid w:val="0051709B"/>
    <w:rsid w:val="005214DF"/>
    <w:rsid w:val="00526271"/>
    <w:rsid w:val="005328C7"/>
    <w:rsid w:val="00533173"/>
    <w:rsid w:val="00554901"/>
    <w:rsid w:val="00555119"/>
    <w:rsid w:val="005629A7"/>
    <w:rsid w:val="00563DCE"/>
    <w:rsid w:val="00572396"/>
    <w:rsid w:val="0058540A"/>
    <w:rsid w:val="005A0260"/>
    <w:rsid w:val="005B57C2"/>
    <w:rsid w:val="005B7F51"/>
    <w:rsid w:val="005C2AD7"/>
    <w:rsid w:val="005C3C0D"/>
    <w:rsid w:val="005D45A5"/>
    <w:rsid w:val="005E6090"/>
    <w:rsid w:val="005E6B3E"/>
    <w:rsid w:val="005E7597"/>
    <w:rsid w:val="005F0F56"/>
    <w:rsid w:val="005F3D51"/>
    <w:rsid w:val="00604307"/>
    <w:rsid w:val="006224AB"/>
    <w:rsid w:val="00622665"/>
    <w:rsid w:val="006543A4"/>
    <w:rsid w:val="0065792F"/>
    <w:rsid w:val="006739DD"/>
    <w:rsid w:val="006843D1"/>
    <w:rsid w:val="00684F32"/>
    <w:rsid w:val="0068545B"/>
    <w:rsid w:val="00686C87"/>
    <w:rsid w:val="006C1F72"/>
    <w:rsid w:val="006C5688"/>
    <w:rsid w:val="006D1FD4"/>
    <w:rsid w:val="006D2BF1"/>
    <w:rsid w:val="006D531D"/>
    <w:rsid w:val="006E0B93"/>
    <w:rsid w:val="006E4858"/>
    <w:rsid w:val="006E5C7A"/>
    <w:rsid w:val="006F6461"/>
    <w:rsid w:val="00720D27"/>
    <w:rsid w:val="0072388D"/>
    <w:rsid w:val="007269F6"/>
    <w:rsid w:val="00731BF8"/>
    <w:rsid w:val="00743D9B"/>
    <w:rsid w:val="00750647"/>
    <w:rsid w:val="007513BC"/>
    <w:rsid w:val="007631FB"/>
    <w:rsid w:val="007635CC"/>
    <w:rsid w:val="00763620"/>
    <w:rsid w:val="00772BFA"/>
    <w:rsid w:val="007763DF"/>
    <w:rsid w:val="007A6719"/>
    <w:rsid w:val="007A67B9"/>
    <w:rsid w:val="007B23E6"/>
    <w:rsid w:val="007D0C45"/>
    <w:rsid w:val="007D3306"/>
    <w:rsid w:val="007D4D99"/>
    <w:rsid w:val="007D58DD"/>
    <w:rsid w:val="007E2A76"/>
    <w:rsid w:val="007F06E6"/>
    <w:rsid w:val="007F7750"/>
    <w:rsid w:val="0080121E"/>
    <w:rsid w:val="00806EA4"/>
    <w:rsid w:val="00823A3C"/>
    <w:rsid w:val="00825718"/>
    <w:rsid w:val="008260E7"/>
    <w:rsid w:val="008317DD"/>
    <w:rsid w:val="00834193"/>
    <w:rsid w:val="00841587"/>
    <w:rsid w:val="008419E8"/>
    <w:rsid w:val="00842E59"/>
    <w:rsid w:val="008463C0"/>
    <w:rsid w:val="0085056E"/>
    <w:rsid w:val="008576D7"/>
    <w:rsid w:val="008612BF"/>
    <w:rsid w:val="00864E14"/>
    <w:rsid w:val="008700D4"/>
    <w:rsid w:val="00870A31"/>
    <w:rsid w:val="00881038"/>
    <w:rsid w:val="008A0D82"/>
    <w:rsid w:val="008B00DF"/>
    <w:rsid w:val="008B075D"/>
    <w:rsid w:val="008B34DC"/>
    <w:rsid w:val="008B5BFA"/>
    <w:rsid w:val="008C094E"/>
    <w:rsid w:val="008D6768"/>
    <w:rsid w:val="008D6782"/>
    <w:rsid w:val="008F4D7F"/>
    <w:rsid w:val="00904175"/>
    <w:rsid w:val="00912981"/>
    <w:rsid w:val="009131C0"/>
    <w:rsid w:val="00923C79"/>
    <w:rsid w:val="00924EC2"/>
    <w:rsid w:val="00925258"/>
    <w:rsid w:val="009331EC"/>
    <w:rsid w:val="00956321"/>
    <w:rsid w:val="00960821"/>
    <w:rsid w:val="00964CD2"/>
    <w:rsid w:val="0097580C"/>
    <w:rsid w:val="009759B5"/>
    <w:rsid w:val="009869E3"/>
    <w:rsid w:val="009924C8"/>
    <w:rsid w:val="00995294"/>
    <w:rsid w:val="009B0099"/>
    <w:rsid w:val="009C36E5"/>
    <w:rsid w:val="009D23BB"/>
    <w:rsid w:val="009D48BF"/>
    <w:rsid w:val="009F2696"/>
    <w:rsid w:val="009F6EB0"/>
    <w:rsid w:val="00A00546"/>
    <w:rsid w:val="00A00A4B"/>
    <w:rsid w:val="00A1382D"/>
    <w:rsid w:val="00A1731C"/>
    <w:rsid w:val="00A27B47"/>
    <w:rsid w:val="00A3073D"/>
    <w:rsid w:val="00A361FC"/>
    <w:rsid w:val="00A404FD"/>
    <w:rsid w:val="00A50C34"/>
    <w:rsid w:val="00A56B25"/>
    <w:rsid w:val="00A65911"/>
    <w:rsid w:val="00A701C9"/>
    <w:rsid w:val="00A70D6C"/>
    <w:rsid w:val="00A74DD9"/>
    <w:rsid w:val="00A8370D"/>
    <w:rsid w:val="00AA0653"/>
    <w:rsid w:val="00AB1FE6"/>
    <w:rsid w:val="00AC00D6"/>
    <w:rsid w:val="00AC608A"/>
    <w:rsid w:val="00AD00A1"/>
    <w:rsid w:val="00AD0708"/>
    <w:rsid w:val="00AE7ABC"/>
    <w:rsid w:val="00AF29BD"/>
    <w:rsid w:val="00AF2B3E"/>
    <w:rsid w:val="00B00DD4"/>
    <w:rsid w:val="00B1123D"/>
    <w:rsid w:val="00B16394"/>
    <w:rsid w:val="00B242B4"/>
    <w:rsid w:val="00B254E4"/>
    <w:rsid w:val="00B41A73"/>
    <w:rsid w:val="00B52DE3"/>
    <w:rsid w:val="00B60317"/>
    <w:rsid w:val="00B72F6F"/>
    <w:rsid w:val="00B73FD6"/>
    <w:rsid w:val="00B74EE5"/>
    <w:rsid w:val="00B761AA"/>
    <w:rsid w:val="00B90605"/>
    <w:rsid w:val="00B94CE4"/>
    <w:rsid w:val="00BA4279"/>
    <w:rsid w:val="00BD1AF7"/>
    <w:rsid w:val="00BD227D"/>
    <w:rsid w:val="00BD5A5D"/>
    <w:rsid w:val="00BD76DC"/>
    <w:rsid w:val="00BE7949"/>
    <w:rsid w:val="00BF346E"/>
    <w:rsid w:val="00BF66A6"/>
    <w:rsid w:val="00BF72AA"/>
    <w:rsid w:val="00C02961"/>
    <w:rsid w:val="00C122EF"/>
    <w:rsid w:val="00C834DC"/>
    <w:rsid w:val="00C847CE"/>
    <w:rsid w:val="00C87571"/>
    <w:rsid w:val="00C94A97"/>
    <w:rsid w:val="00C96571"/>
    <w:rsid w:val="00CA4AB5"/>
    <w:rsid w:val="00CC0617"/>
    <w:rsid w:val="00CC1C4B"/>
    <w:rsid w:val="00CD09DB"/>
    <w:rsid w:val="00CD430F"/>
    <w:rsid w:val="00CF2C05"/>
    <w:rsid w:val="00D00DEA"/>
    <w:rsid w:val="00D02692"/>
    <w:rsid w:val="00D110DD"/>
    <w:rsid w:val="00D120A9"/>
    <w:rsid w:val="00D20FAF"/>
    <w:rsid w:val="00D23F58"/>
    <w:rsid w:val="00D24085"/>
    <w:rsid w:val="00D30166"/>
    <w:rsid w:val="00D3489B"/>
    <w:rsid w:val="00D36C85"/>
    <w:rsid w:val="00D41433"/>
    <w:rsid w:val="00D5078F"/>
    <w:rsid w:val="00D50B89"/>
    <w:rsid w:val="00D51595"/>
    <w:rsid w:val="00D52E2D"/>
    <w:rsid w:val="00D61119"/>
    <w:rsid w:val="00D76B83"/>
    <w:rsid w:val="00D90334"/>
    <w:rsid w:val="00DA0027"/>
    <w:rsid w:val="00DA6387"/>
    <w:rsid w:val="00DC0715"/>
    <w:rsid w:val="00DC0836"/>
    <w:rsid w:val="00DC2FCE"/>
    <w:rsid w:val="00DD6441"/>
    <w:rsid w:val="00DD6DD3"/>
    <w:rsid w:val="00DD6E77"/>
    <w:rsid w:val="00DE5F99"/>
    <w:rsid w:val="00DE77DC"/>
    <w:rsid w:val="00DF4ED9"/>
    <w:rsid w:val="00E03C05"/>
    <w:rsid w:val="00E175E8"/>
    <w:rsid w:val="00E200B7"/>
    <w:rsid w:val="00E2157B"/>
    <w:rsid w:val="00E27041"/>
    <w:rsid w:val="00E30F93"/>
    <w:rsid w:val="00E51F64"/>
    <w:rsid w:val="00E60CF9"/>
    <w:rsid w:val="00E6185D"/>
    <w:rsid w:val="00E64DBA"/>
    <w:rsid w:val="00E65DC5"/>
    <w:rsid w:val="00E72DD9"/>
    <w:rsid w:val="00E73C00"/>
    <w:rsid w:val="00E750F2"/>
    <w:rsid w:val="00E872A0"/>
    <w:rsid w:val="00E9624E"/>
    <w:rsid w:val="00EA31EC"/>
    <w:rsid w:val="00EB56AD"/>
    <w:rsid w:val="00EC293C"/>
    <w:rsid w:val="00EC30FF"/>
    <w:rsid w:val="00EC76DC"/>
    <w:rsid w:val="00ED08A5"/>
    <w:rsid w:val="00ED2D89"/>
    <w:rsid w:val="00EE09B5"/>
    <w:rsid w:val="00EE1F51"/>
    <w:rsid w:val="00EF0884"/>
    <w:rsid w:val="00EF71A9"/>
    <w:rsid w:val="00F00FA8"/>
    <w:rsid w:val="00F068AA"/>
    <w:rsid w:val="00F14CC1"/>
    <w:rsid w:val="00F24D90"/>
    <w:rsid w:val="00F25DC1"/>
    <w:rsid w:val="00F30503"/>
    <w:rsid w:val="00F309F3"/>
    <w:rsid w:val="00F3523A"/>
    <w:rsid w:val="00F42BA7"/>
    <w:rsid w:val="00F43153"/>
    <w:rsid w:val="00F43EFF"/>
    <w:rsid w:val="00F46FCB"/>
    <w:rsid w:val="00F62B3E"/>
    <w:rsid w:val="00F70D26"/>
    <w:rsid w:val="00F71E17"/>
    <w:rsid w:val="00F77798"/>
    <w:rsid w:val="00F8150D"/>
    <w:rsid w:val="00F81AFE"/>
    <w:rsid w:val="00F84147"/>
    <w:rsid w:val="00F902A7"/>
    <w:rsid w:val="00F92C53"/>
    <w:rsid w:val="00F944D2"/>
    <w:rsid w:val="00F97B0A"/>
    <w:rsid w:val="00FB1F8B"/>
    <w:rsid w:val="00FB2E76"/>
    <w:rsid w:val="00FB5A62"/>
    <w:rsid w:val="00FB6B7A"/>
    <w:rsid w:val="00FC1B41"/>
    <w:rsid w:val="00FC41A4"/>
    <w:rsid w:val="00FC55A1"/>
    <w:rsid w:val="00FC7939"/>
    <w:rsid w:val="00FD05A4"/>
    <w:rsid w:val="00FD2A62"/>
    <w:rsid w:val="00FD551B"/>
    <w:rsid w:val="00FD5551"/>
    <w:rsid w:val="00FD6470"/>
    <w:rsid w:val="00FE33AB"/>
    <w:rsid w:val="00FE7A9D"/>
    <w:rsid w:val="00FF4C58"/>
    <w:rsid w:val="00FF54FC"/>
    <w:rsid w:val="00FF58F9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386EC"/>
  <w15:chartTrackingRefBased/>
  <w15:docId w15:val="{49EC8485-72F2-430F-B58E-C8A49C5F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A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rsid w:val="006854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rsid w:val="00FF58F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d">
    <w:name w:val="td_Текст"/>
    <w:basedOn w:val="a"/>
    <w:link w:val="td0"/>
    <w:qFormat/>
    <w:rsid w:val="00281F7C"/>
    <w:pPr>
      <w:spacing w:line="360" w:lineRule="auto"/>
      <w:ind w:firstLine="851"/>
      <w:jc w:val="both"/>
    </w:pPr>
  </w:style>
  <w:style w:type="character" w:customStyle="1" w:styleId="td0">
    <w:name w:val="td_Текст Знак"/>
    <w:link w:val="td"/>
    <w:qFormat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3">
    <w:name w:val="td_Заголовок_level_1"/>
    <w:basedOn w:val="td"/>
    <w:next w:val="td"/>
    <w:link w:val="tdlevel14"/>
    <w:qFormat/>
    <w:rsid w:val="00960821"/>
    <w:pPr>
      <w:keepNext/>
      <w:pageBreakBefore/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4">
    <w:name w:val="td_Заголовок_level_1 Знак"/>
    <w:link w:val="tdlevel13"/>
    <w:rsid w:val="00960821"/>
    <w:rPr>
      <w:rFonts w:ascii="Cambria" w:eastAsia="Times New Roman" w:hAnsi="Cambria" w:cs="Arial"/>
      <w:b/>
      <w:bCs/>
      <w:caps/>
      <w:kern w:val="32"/>
      <w:sz w:val="28"/>
      <w:szCs w:val="32"/>
      <w:lang w:eastAsia="ru-RU"/>
    </w:rPr>
  </w:style>
  <w:style w:type="paragraph" w:customStyle="1" w:styleId="tdlevel23">
    <w:name w:val="td_Заголовок_level_2"/>
    <w:basedOn w:val="tdlevel13"/>
    <w:next w:val="td"/>
    <w:link w:val="tdlevel24"/>
    <w:qFormat/>
    <w:rsid w:val="00281F7C"/>
    <w:pPr>
      <w:pageBreakBefore w:val="0"/>
      <w:numPr>
        <w:ilvl w:val="1"/>
      </w:numPr>
      <w:spacing w:after="240"/>
      <w:ind w:firstLine="851"/>
      <w:outlineLvl w:val="1"/>
    </w:pPr>
    <w:rPr>
      <w:bCs w:val="0"/>
      <w:caps w:val="0"/>
      <w:smallCaps/>
      <w:sz w:val="24"/>
    </w:rPr>
  </w:style>
  <w:style w:type="character" w:customStyle="1" w:styleId="tdlevel24">
    <w:name w:val="td_Заголовок_level_2 Знак"/>
    <w:link w:val="tdlevel23"/>
    <w:rsid w:val="00281F7C"/>
    <w:rPr>
      <w:rFonts w:ascii="Cambria" w:eastAsia="Times New Roman" w:hAnsi="Cambria" w:cs="Arial"/>
      <w:b/>
      <w:smallCaps/>
      <w:kern w:val="32"/>
      <w:sz w:val="24"/>
      <w:szCs w:val="32"/>
      <w:lang w:eastAsia="ru-RU"/>
    </w:rPr>
  </w:style>
  <w:style w:type="paragraph" w:customStyle="1" w:styleId="tdlevel30">
    <w:name w:val="td_Заголовок_level_3"/>
    <w:basedOn w:val="tdlevel23"/>
    <w:next w:val="td"/>
    <w:link w:val="tdlevel31"/>
    <w:qFormat/>
    <w:rsid w:val="00281F7C"/>
    <w:pPr>
      <w:numPr>
        <w:ilvl w:val="2"/>
      </w:numPr>
      <w:spacing w:before="120" w:after="120"/>
      <w:ind w:firstLine="851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281F7C"/>
    <w:rPr>
      <w:rFonts w:ascii="Cambria" w:eastAsia="Times New Roman" w:hAnsi="Cambria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0"/>
    <w:next w:val="td"/>
    <w:link w:val="tdlevel40"/>
    <w:qFormat/>
    <w:rsid w:val="00281F7C"/>
    <w:pPr>
      <w:numPr>
        <w:ilvl w:val="3"/>
      </w:numPr>
      <w:spacing w:after="0"/>
      <w:ind w:firstLine="851"/>
      <w:outlineLvl w:val="3"/>
    </w:pPr>
    <w:rPr>
      <w:rFonts w:ascii="Times New Roman" w:hAnsi="Times New Roman"/>
      <w:b w:val="0"/>
    </w:rPr>
  </w:style>
  <w:style w:type="character" w:customStyle="1" w:styleId="tdlevel40">
    <w:name w:val="td_Заголовок_level_4 Знак"/>
    <w:link w:val="tdlevel4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"/>
    <w:link w:val="tdlevel50"/>
    <w:qFormat/>
    <w:rsid w:val="00281F7C"/>
    <w:pPr>
      <w:numPr>
        <w:ilvl w:val="4"/>
      </w:numPr>
      <w:spacing w:after="120"/>
      <w:ind w:firstLine="851"/>
      <w:outlineLvl w:val="4"/>
    </w:pPr>
  </w:style>
  <w:style w:type="character" w:customStyle="1" w:styleId="tdlevel50">
    <w:name w:val="td_Заголовок_level_5 Знак"/>
    <w:link w:val="tdlevel5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"/>
    <w:link w:val="tdlevel60"/>
    <w:qFormat/>
    <w:rsid w:val="00281F7C"/>
    <w:pPr>
      <w:numPr>
        <w:ilvl w:val="5"/>
      </w:numPr>
      <w:spacing w:before="0" w:after="0"/>
      <w:ind w:firstLine="851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281F7C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1">
    <w:name w:val="td_Заголовок_б/номера"/>
    <w:basedOn w:val="tdlevel13"/>
    <w:rsid w:val="00281F7C"/>
    <w:pPr>
      <w:ind w:left="851" w:firstLine="0"/>
      <w:outlineLvl w:val="9"/>
    </w:pPr>
    <w:rPr>
      <w:rFonts w:ascii="Times New Roman" w:hAnsi="Times New Roman"/>
      <w:szCs w:val="28"/>
    </w:rPr>
  </w:style>
  <w:style w:type="paragraph" w:customStyle="1" w:styleId="td2">
    <w:name w:val="td_Заголовок_Приложение"/>
    <w:basedOn w:val="tdlevel13"/>
    <w:rsid w:val="00281F7C"/>
    <w:pPr>
      <w:numPr>
        <w:ilvl w:val="6"/>
      </w:numPr>
      <w:ind w:right="851" w:firstLine="851"/>
    </w:pPr>
    <w:rPr>
      <w:rFonts w:ascii="Times New Roman" w:hAnsi="Times New Roman" w:cs="Times New Roman"/>
      <w:lang w:val="en-US"/>
    </w:rPr>
  </w:style>
  <w:style w:type="paragraph" w:customStyle="1" w:styleId="tdlevel15">
    <w:name w:val="td_Заголовок_Приложение_раздел_level_1"/>
    <w:basedOn w:val="td2"/>
    <w:qFormat/>
    <w:rsid w:val="00281F7C"/>
    <w:pPr>
      <w:pageBreakBefore w:val="0"/>
      <w:numPr>
        <w:ilvl w:val="7"/>
      </w:numPr>
      <w:ind w:firstLine="851"/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5">
    <w:name w:val="td_Заголовок_Приложение_раздел_level_2"/>
    <w:basedOn w:val="tdlevel15"/>
    <w:qFormat/>
    <w:rsid w:val="00281F7C"/>
    <w:pPr>
      <w:numPr>
        <w:ilvl w:val="8"/>
      </w:numPr>
      <w:ind w:firstLine="851"/>
    </w:pPr>
    <w:rPr>
      <w:b w:val="0"/>
      <w:smallCaps w:val="0"/>
    </w:rPr>
  </w:style>
  <w:style w:type="paragraph" w:customStyle="1" w:styleId="td3">
    <w:name w:val="td_Заголовок_Примечание"/>
    <w:basedOn w:val="tdlevel13"/>
    <w:rsid w:val="00281F7C"/>
    <w:pPr>
      <w:ind w:firstLine="0"/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"/>
    <w:qFormat/>
    <w:rsid w:val="00281F7C"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"/>
    <w:link w:val="tdlevel16"/>
    <w:qFormat/>
    <w:rsid w:val="00281F7C"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20">
    <w:name w:val="td_Маркированный_список_level_2"/>
    <w:basedOn w:val="tdlevel12"/>
    <w:qFormat/>
    <w:rsid w:val="00281F7C"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rsid w:val="00281F7C"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"/>
    <w:qFormat/>
    <w:rsid w:val="00281F7C"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rsid w:val="00281F7C"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rsid w:val="00281F7C"/>
    <w:pPr>
      <w:ind w:left="113"/>
    </w:pPr>
    <w:rPr>
      <w:rFonts w:ascii="Arial" w:hAnsi="Arial"/>
      <w:bCs/>
      <w:i/>
      <w:noProof/>
      <w:spacing w:val="-8"/>
      <w:sz w:val="16"/>
      <w:szCs w:val="16"/>
    </w:rPr>
  </w:style>
  <w:style w:type="paragraph" w:customStyle="1" w:styleId="td6">
    <w:name w:val="td_Рамка_КрупныйШрифт"/>
    <w:basedOn w:val="a"/>
    <w:qFormat/>
    <w:rsid w:val="00281F7C"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noProof/>
      <w:color w:val="000000"/>
      <w:sz w:val="28"/>
      <w:szCs w:val="28"/>
    </w:rPr>
  </w:style>
  <w:style w:type="paragraph" w:customStyle="1" w:styleId="td7">
    <w:name w:val="td_Рамка_МелкийШрифт"/>
    <w:basedOn w:val="a"/>
    <w:qFormat/>
    <w:rsid w:val="00281F7C"/>
    <w:pPr>
      <w:framePr w:wrap="around" w:vAnchor="page" w:hAnchor="page" w:x="13052" w:y="15684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rsid w:val="00281F7C"/>
    <w:pPr>
      <w:spacing w:before="80"/>
      <w:ind w:left="5"/>
      <w:jc w:val="center"/>
    </w:pPr>
    <w:rPr>
      <w:rFonts w:ascii="Arial" w:eastAsia="Calibri" w:hAnsi="Arial"/>
      <w:bCs/>
      <w:i/>
      <w:noProof/>
    </w:rPr>
  </w:style>
  <w:style w:type="paragraph" w:customStyle="1" w:styleId="td9">
    <w:name w:val="td_Рамка_СреднийШрифт"/>
    <w:basedOn w:val="td6"/>
    <w:rsid w:val="00281F7C"/>
    <w:pPr>
      <w:framePr w:wrap="around"/>
    </w:pPr>
    <w:rPr>
      <w:sz w:val="24"/>
    </w:rPr>
  </w:style>
  <w:style w:type="paragraph" w:customStyle="1" w:styleId="tda">
    <w:name w:val="td_Рисунок"/>
    <w:basedOn w:val="td"/>
    <w:next w:val="a"/>
    <w:qFormat/>
    <w:rsid w:val="00281F7C"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rsid w:val="001D4CF5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"/>
    <w:next w:val="a"/>
    <w:qFormat/>
    <w:rsid w:val="00572396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281F7C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281F7C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b">
    <w:name w:val="td_Таблица_заголовок"/>
    <w:basedOn w:val="tdtext"/>
    <w:next w:val="a"/>
    <w:link w:val="tdc"/>
    <w:qFormat/>
    <w:rsid w:val="00281F7C"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locked/>
    <w:rsid w:val="00281F7C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281F7C"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rsid w:val="00281F7C"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rsid w:val="00281F7C"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2">
    <w:name w:val="td_Таблица_нумерованный_список_level_2"/>
    <w:basedOn w:val="tdlevel11"/>
    <w:qFormat/>
    <w:rsid w:val="00281F7C"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"/>
    <w:rsid w:val="00281F7C"/>
    <w:pPr>
      <w:spacing w:before="240"/>
    </w:pPr>
  </w:style>
  <w:style w:type="paragraph" w:customStyle="1" w:styleId="tdd">
    <w:name w:val="td_Текст_оглавления_п/жирный"/>
    <w:basedOn w:val="td"/>
    <w:qFormat/>
    <w:rsid w:val="00281F7C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rsid w:val="00281F7C"/>
    <w:pPr>
      <w:spacing w:before="60" w:after="60" w:line="276" w:lineRule="auto"/>
      <w:jc w:val="center"/>
    </w:pPr>
    <w:rPr>
      <w:rFonts w:eastAsia="Calibri"/>
      <w:caps/>
      <w:szCs w:val="28"/>
    </w:rPr>
  </w:style>
  <w:style w:type="paragraph" w:customStyle="1" w:styleId="tdf">
    <w:name w:val="td_Титул заг_Документ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rsid w:val="00281F7C"/>
    <w:pPr>
      <w:spacing w:before="60" w:after="60" w:line="360" w:lineRule="auto"/>
      <w:ind w:left="170"/>
      <w:jc w:val="center"/>
    </w:pPr>
    <w:rPr>
      <w:rFonts w:eastAsia="Calibri"/>
      <w:color w:val="000000"/>
    </w:rPr>
  </w:style>
  <w:style w:type="paragraph" w:customStyle="1" w:styleId="tdf2">
    <w:name w:val="td_Титул_Децимальный номер"/>
    <w:basedOn w:val="a"/>
    <w:rsid w:val="00281F7C"/>
    <w:pPr>
      <w:spacing w:before="60" w:after="60" w:line="360" w:lineRule="auto"/>
      <w:jc w:val="center"/>
    </w:pPr>
    <w:rPr>
      <w:rFonts w:eastAsia="Calibri"/>
      <w:color w:val="000000"/>
    </w:rPr>
  </w:style>
  <w:style w:type="paragraph" w:customStyle="1" w:styleId="td10">
    <w:name w:val="td_Титул_НаимКомпании1"/>
    <w:basedOn w:val="a"/>
    <w:qFormat/>
    <w:rsid w:val="00281F7C"/>
    <w:pPr>
      <w:spacing w:before="60" w:after="60" w:line="276" w:lineRule="auto"/>
      <w:ind w:left="170"/>
    </w:pPr>
    <w:rPr>
      <w:rFonts w:eastAsia="Calibri"/>
      <w:color w:val="000000"/>
    </w:rPr>
  </w:style>
  <w:style w:type="paragraph" w:customStyle="1" w:styleId="td20">
    <w:name w:val="td_Титул_НаимКомпании2"/>
    <w:basedOn w:val="a"/>
    <w:qFormat/>
    <w:rsid w:val="00281F7C"/>
    <w:pPr>
      <w:spacing w:after="60" w:line="276" w:lineRule="auto"/>
      <w:ind w:left="170"/>
    </w:pPr>
    <w:rPr>
      <w:rFonts w:eastAsia="Calibri"/>
      <w:color w:val="000000"/>
    </w:rPr>
  </w:style>
  <w:style w:type="paragraph" w:customStyle="1" w:styleId="tdf3">
    <w:name w:val="td_Титул_Печать"/>
    <w:basedOn w:val="a"/>
    <w:qFormat/>
    <w:rsid w:val="00281F7C"/>
    <w:pPr>
      <w:spacing w:after="60" w:line="360" w:lineRule="auto"/>
      <w:ind w:left="170"/>
      <w:jc w:val="center"/>
    </w:pPr>
    <w:rPr>
      <w:rFonts w:eastAsia="Calibri"/>
      <w:color w:val="000000"/>
      <w:vertAlign w:val="superscript"/>
    </w:rPr>
  </w:style>
  <w:style w:type="paragraph" w:customStyle="1" w:styleId="tdf4">
    <w:name w:val="td_Титул_Подпись"/>
    <w:basedOn w:val="a"/>
    <w:qFormat/>
    <w:rsid w:val="00281F7C"/>
    <w:pPr>
      <w:spacing w:before="60" w:line="276" w:lineRule="auto"/>
      <w:ind w:left="170"/>
      <w:jc w:val="right"/>
    </w:pPr>
    <w:rPr>
      <w:rFonts w:eastAsia="Calibri"/>
      <w:color w:val="000000"/>
    </w:rPr>
  </w:style>
  <w:style w:type="paragraph" w:customStyle="1" w:styleId="tdf5">
    <w:name w:val="td_Титул_РезолюцияСОГЛ"/>
    <w:basedOn w:val="a"/>
    <w:qFormat/>
    <w:rsid w:val="00281F7C"/>
    <w:pPr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</w:rPr>
  </w:style>
  <w:style w:type="paragraph" w:customStyle="1" w:styleId="tdf6">
    <w:name w:val="td_Титул_РезолюцияУТВ"/>
    <w:basedOn w:val="a"/>
    <w:qFormat/>
    <w:rsid w:val="00281F7C"/>
    <w:pPr>
      <w:spacing w:before="60" w:after="60" w:line="360" w:lineRule="auto"/>
      <w:jc w:val="center"/>
    </w:pPr>
    <w:rPr>
      <w:rFonts w:eastAsia="Calibri"/>
      <w:b/>
      <w:bCs/>
      <w:color w:val="000000"/>
    </w:rPr>
  </w:style>
  <w:style w:type="paragraph" w:customStyle="1" w:styleId="tdf7">
    <w:name w:val="td_Формула"/>
    <w:basedOn w:val="td"/>
    <w:qFormat/>
    <w:rsid w:val="00281F7C"/>
    <w:pPr>
      <w:spacing w:before="240" w:after="240"/>
      <w:ind w:firstLine="0"/>
      <w:jc w:val="center"/>
    </w:pPr>
    <w:rPr>
      <w:b/>
    </w:rPr>
  </w:style>
  <w:style w:type="character" w:customStyle="1" w:styleId="20">
    <w:name w:val="Заголовок 2 Знак"/>
    <w:basedOn w:val="a0"/>
    <w:link w:val="2"/>
    <w:uiPriority w:val="9"/>
    <w:rsid w:val="00FF58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F58F9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FF58F9"/>
    <w:rPr>
      <w:color w:val="0000FF"/>
      <w:u w:val="single"/>
    </w:rPr>
  </w:style>
  <w:style w:type="table" w:styleId="a5">
    <w:name w:val="Table Grid"/>
    <w:basedOn w:val="a1"/>
    <w:uiPriority w:val="39"/>
    <w:rsid w:val="00572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rsid w:val="00197FD2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List Paragraph"/>
    <w:aliases w:val="UL,Абзац маркированнный,Заголовок_3,Table-Normal,RSHB_Table-Normal,List Paragraph,1,1. Абзац списка,Предусловия,Нумерованый список,Нумерованный спиков,Название таблицы,Булит первого уровня,List Paragraph1,Списки,AC List 01,ПАРАГРАФ"/>
    <w:basedOn w:val="a"/>
    <w:link w:val="a8"/>
    <w:uiPriority w:val="34"/>
    <w:qFormat/>
    <w:rsid w:val="00090006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470FB5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70FB5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70FB5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70FB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70FB5"/>
    <w:rPr>
      <w:b/>
      <w:bCs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924EC2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924EC2"/>
  </w:style>
  <w:style w:type="paragraph" w:styleId="af0">
    <w:name w:val="footer"/>
    <w:basedOn w:val="a"/>
    <w:link w:val="af1"/>
    <w:uiPriority w:val="99"/>
    <w:unhideWhenUsed/>
    <w:rsid w:val="00924EC2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924EC2"/>
  </w:style>
  <w:style w:type="character" w:styleId="af2">
    <w:name w:val="Strong"/>
    <w:basedOn w:val="a0"/>
    <w:uiPriority w:val="22"/>
    <w:rsid w:val="007D4D99"/>
    <w:rPr>
      <w:b/>
      <w:bCs/>
    </w:rPr>
  </w:style>
  <w:style w:type="paragraph" w:styleId="af3">
    <w:name w:val="Revision"/>
    <w:hidden/>
    <w:uiPriority w:val="99"/>
    <w:semiHidden/>
    <w:rsid w:val="00841587"/>
    <w:pPr>
      <w:spacing w:after="0" w:line="240" w:lineRule="auto"/>
    </w:pPr>
  </w:style>
  <w:style w:type="character" w:customStyle="1" w:styleId="a8">
    <w:name w:val="Абзац списка Знак"/>
    <w:aliases w:val="UL Знак,Абзац маркированнный Знак,Заголовок_3 Знак,Table-Normal Знак,RSHB_Table-Normal Знак,List Paragraph Знак,1 Знак,1. Абзац списка Знак,Предусловия Знак,Нумерованый список Знак,Нумерованный спиков Знак,Название таблицы Знак"/>
    <w:basedOn w:val="a0"/>
    <w:link w:val="a7"/>
    <w:uiPriority w:val="34"/>
    <w:locked/>
    <w:rsid w:val="00F42BA7"/>
  </w:style>
  <w:style w:type="paragraph" w:styleId="HTML">
    <w:name w:val="HTML Preformatted"/>
    <w:basedOn w:val="a"/>
    <w:link w:val="HTML0"/>
    <w:uiPriority w:val="99"/>
    <w:unhideWhenUsed/>
    <w:rsid w:val="009D2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D23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FollowedHyperlink"/>
    <w:basedOn w:val="a0"/>
    <w:uiPriority w:val="99"/>
    <w:semiHidden/>
    <w:unhideWhenUsed/>
    <w:rsid w:val="00BF346E"/>
    <w:rPr>
      <w:color w:val="954F72"/>
      <w:u w:val="single"/>
    </w:rPr>
  </w:style>
  <w:style w:type="paragraph" w:customStyle="1" w:styleId="msonormal0">
    <w:name w:val="msonormal"/>
    <w:basedOn w:val="a"/>
    <w:rsid w:val="00BF346E"/>
    <w:pPr>
      <w:spacing w:before="100" w:beforeAutospacing="1" w:after="100" w:afterAutospacing="1"/>
    </w:pPr>
  </w:style>
  <w:style w:type="paragraph" w:customStyle="1" w:styleId="xl65">
    <w:name w:val="xl65"/>
    <w:basedOn w:val="a"/>
    <w:rsid w:val="00BF346E"/>
    <w:pPr>
      <w:spacing w:before="100" w:beforeAutospacing="1" w:after="100" w:afterAutospacing="1"/>
    </w:pPr>
  </w:style>
  <w:style w:type="paragraph" w:customStyle="1" w:styleId="xl66">
    <w:name w:val="xl66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68">
    <w:name w:val="xl68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xl69">
    <w:name w:val="xl69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70">
    <w:name w:val="xl70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1">
    <w:name w:val="xl71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2">
    <w:name w:val="xl72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3">
    <w:name w:val="xl73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74">
    <w:name w:val="xl74"/>
    <w:basedOn w:val="a"/>
    <w:rsid w:val="00BF346E"/>
    <w:pPr>
      <w:spacing w:before="100" w:beforeAutospacing="1" w:after="100" w:afterAutospacing="1"/>
      <w:textAlignment w:val="center"/>
    </w:pPr>
  </w:style>
  <w:style w:type="paragraph" w:customStyle="1" w:styleId="xl75">
    <w:name w:val="xl75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6">
    <w:name w:val="xl76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</w:rPr>
  </w:style>
  <w:style w:type="paragraph" w:customStyle="1" w:styleId="xl77">
    <w:name w:val="xl77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79">
    <w:name w:val="xl79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80">
    <w:name w:val="xl80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xl81">
    <w:name w:val="xl81"/>
    <w:basedOn w:val="a"/>
    <w:rsid w:val="00BF346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82">
    <w:name w:val="xl82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83">
    <w:name w:val="xl83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84">
    <w:name w:val="xl84"/>
    <w:basedOn w:val="a"/>
    <w:rsid w:val="00BF346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5">
    <w:name w:val="xl85"/>
    <w:basedOn w:val="a"/>
    <w:rsid w:val="00BF346E"/>
    <w:pPr>
      <w:pBdr>
        <w:left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BF346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BF3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BF346E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BF3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90">
    <w:name w:val="xl90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1">
    <w:name w:val="xl91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92">
    <w:name w:val="xl92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AD47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93">
    <w:name w:val="xl93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94">
    <w:name w:val="xl94"/>
    <w:basedOn w:val="a"/>
    <w:rsid w:val="00BF3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95">
    <w:name w:val="xl95"/>
    <w:basedOn w:val="a"/>
    <w:rsid w:val="00BF346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96">
    <w:name w:val="xl96"/>
    <w:basedOn w:val="a"/>
    <w:rsid w:val="00BF346E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97">
    <w:name w:val="xl97"/>
    <w:basedOn w:val="a"/>
    <w:rsid w:val="00BF346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854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68545B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8545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68545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68545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68545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68545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68545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8545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8545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8545B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662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8765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420104065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4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36418-4914-4F14-AA16-73E6A03E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52</Pages>
  <Words>7966</Words>
  <Characters>45408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Смолякова Мария</dc:creator>
  <cp:keywords/>
  <dc:description/>
  <cp:lastModifiedBy>Синева Елизавета Олеговна</cp:lastModifiedBy>
  <cp:revision>65</cp:revision>
  <cp:lastPrinted>2023-09-21T12:04:00Z</cp:lastPrinted>
  <dcterms:created xsi:type="dcterms:W3CDTF">2023-11-23T14:21:00Z</dcterms:created>
  <dcterms:modified xsi:type="dcterms:W3CDTF">2025-04-01T13:19:00Z</dcterms:modified>
</cp:coreProperties>
</file>