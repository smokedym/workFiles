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8221C" w14:textId="77777777" w:rsidR="00717594" w:rsidRPr="00250B77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4E1518E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3029612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543F015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A5E0A4E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4BE206A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CEE4053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B26845F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FB110A6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6D86580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6BADE5B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9F11065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00EA32B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C969677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18173803" w14:textId="6DEA57BC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проект"/>
      <w:r w:rsidRPr="00C85B72">
        <w:rPr>
          <w:rFonts w:ascii="Times New Roman" w:eastAsia="Times New Roman" w:hAnsi="Times New Roman" w:cs="Times New Roman"/>
          <w:b/>
          <w:bCs/>
        </w:rPr>
        <w:t>Развитие функциональности систем</w:t>
      </w:r>
      <w:r w:rsidR="00DF5800" w:rsidRPr="00C85B72">
        <w:rPr>
          <w:rFonts w:ascii="Times New Roman" w:eastAsia="Times New Roman" w:hAnsi="Times New Roman" w:cs="Times New Roman"/>
          <w:b/>
          <w:bCs/>
        </w:rPr>
        <w:t>а оперативного</w:t>
      </w:r>
      <w:r w:rsidRPr="00C85B72">
        <w:rPr>
          <w:rFonts w:ascii="Times New Roman" w:eastAsia="Times New Roman" w:hAnsi="Times New Roman" w:cs="Times New Roman"/>
          <w:b/>
          <w:bCs/>
        </w:rPr>
        <w:t xml:space="preserve"> управления рабо</w:t>
      </w:r>
      <w:r w:rsidR="00DF5800" w:rsidRPr="00C85B72">
        <w:rPr>
          <w:rFonts w:ascii="Times New Roman" w:eastAsia="Times New Roman" w:hAnsi="Times New Roman" w:cs="Times New Roman"/>
          <w:b/>
          <w:bCs/>
        </w:rPr>
        <w:t>та</w:t>
      </w:r>
      <w:r w:rsidRPr="00C85B72">
        <w:rPr>
          <w:rFonts w:ascii="Times New Roman" w:eastAsia="Times New Roman" w:hAnsi="Times New Roman" w:cs="Times New Roman"/>
          <w:b/>
          <w:bCs/>
        </w:rPr>
        <w:t>ми (С</w:t>
      </w:r>
      <w:r w:rsidR="00DF5800" w:rsidRPr="00C85B72">
        <w:rPr>
          <w:rFonts w:ascii="Times New Roman" w:eastAsia="Times New Roman" w:hAnsi="Times New Roman" w:cs="Times New Roman"/>
          <w:b/>
          <w:bCs/>
        </w:rPr>
        <w:t>ОУР</w:t>
      </w:r>
      <w:r w:rsidRPr="00C85B72">
        <w:rPr>
          <w:rFonts w:ascii="Times New Roman" w:eastAsia="Times New Roman" w:hAnsi="Times New Roman" w:cs="Times New Roman"/>
          <w:b/>
          <w:bCs/>
        </w:rPr>
        <w:t>)</w:t>
      </w:r>
      <w:bookmarkEnd w:id="0"/>
    </w:p>
    <w:p w14:paraId="4DCC8A54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C85B72">
        <w:rPr>
          <w:rFonts w:ascii="Times New Roman" w:eastAsia="Times New Roman" w:hAnsi="Times New Roman" w:cs="Times New Roman"/>
        </w:rPr>
        <w:t>для нужд сегментов ПАО «</w:t>
      </w:r>
      <w:proofErr w:type="spellStart"/>
      <w:r w:rsidRPr="00C85B72">
        <w:rPr>
          <w:rFonts w:ascii="Times New Roman" w:eastAsia="Times New Roman" w:hAnsi="Times New Roman" w:cs="Times New Roman"/>
        </w:rPr>
        <w:t>Россети</w:t>
      </w:r>
      <w:proofErr w:type="spellEnd"/>
      <w:r w:rsidRPr="00C85B72">
        <w:rPr>
          <w:rFonts w:ascii="Times New Roman" w:eastAsia="Times New Roman" w:hAnsi="Times New Roman" w:cs="Times New Roman"/>
        </w:rPr>
        <w:t xml:space="preserve"> Центр и Приволжье» и ПАО «</w:t>
      </w:r>
      <w:proofErr w:type="spellStart"/>
      <w:r w:rsidRPr="00C85B72">
        <w:rPr>
          <w:rFonts w:ascii="Times New Roman" w:eastAsia="Times New Roman" w:hAnsi="Times New Roman" w:cs="Times New Roman"/>
        </w:rPr>
        <w:t>Россети</w:t>
      </w:r>
      <w:proofErr w:type="spellEnd"/>
      <w:r w:rsidRPr="00C85B72">
        <w:rPr>
          <w:rFonts w:ascii="Times New Roman" w:eastAsia="Times New Roman" w:hAnsi="Times New Roman" w:cs="Times New Roman"/>
        </w:rPr>
        <w:t xml:space="preserve"> Центр»</w:t>
      </w:r>
    </w:p>
    <w:p w14:paraId="3AE39E0B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C85B72">
        <w:rPr>
          <w:rFonts w:ascii="Times New Roman" w:eastAsia="Times New Roman" w:hAnsi="Times New Roman" w:cs="Times New Roman"/>
        </w:rPr>
        <w:t>Этап 2</w:t>
      </w:r>
    </w:p>
    <w:p w14:paraId="4932EA8E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15D2C44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0C194903" w14:textId="5615E831" w:rsidR="00156B15" w:rsidRDefault="00973B29" w:rsidP="001B3ECA">
      <w:pPr>
        <w:widowControl w:val="0"/>
        <w:spacing w:before="60" w:after="60" w:line="276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  <w:r w:rsidRPr="00C85B72">
        <w:rPr>
          <w:rFonts w:ascii="Times New Roman" w:eastAsia="Calibri" w:hAnsi="Times New Roman" w:cs="Times New Roman"/>
          <w:b/>
          <w:caps/>
          <w:sz w:val="32"/>
          <w:szCs w:val="32"/>
        </w:rPr>
        <w:t>заполнение атрибутов</w:t>
      </w:r>
    </w:p>
    <w:p w14:paraId="06A1A289" w14:textId="77777777" w:rsidR="00156B15" w:rsidRDefault="00973B29" w:rsidP="001B3ECA">
      <w:pPr>
        <w:widowControl w:val="0"/>
        <w:spacing w:before="60" w:after="60" w:line="276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  <w:r w:rsidRPr="00C85B72">
        <w:rPr>
          <w:rFonts w:ascii="Times New Roman" w:eastAsia="Calibri" w:hAnsi="Times New Roman" w:cs="Times New Roman"/>
          <w:b/>
          <w:caps/>
          <w:sz w:val="32"/>
          <w:szCs w:val="32"/>
        </w:rPr>
        <w:t>для создания заявок</w:t>
      </w:r>
    </w:p>
    <w:p w14:paraId="2E780F03" w14:textId="03163952" w:rsidR="00717594" w:rsidRPr="00C85B72" w:rsidRDefault="00973B29" w:rsidP="001B3ECA">
      <w:pPr>
        <w:widowControl w:val="0"/>
        <w:spacing w:before="60" w:after="60" w:line="276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  <w:r w:rsidRPr="00C85B72">
        <w:rPr>
          <w:rFonts w:ascii="Times New Roman" w:eastAsia="Calibri" w:hAnsi="Times New Roman" w:cs="Times New Roman"/>
          <w:b/>
          <w:caps/>
          <w:sz w:val="32"/>
          <w:szCs w:val="32"/>
        </w:rPr>
        <w:t>на автотранспорт</w:t>
      </w:r>
    </w:p>
    <w:p w14:paraId="4EE4A58E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4B00CA8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0E25B3A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6D2A3DF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9E5A01E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93C6D46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5E38F01E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96098FF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19DA5045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746348A" w14:textId="652BCDA8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bookmarkStart w:id="1" w:name="_Hlk139528688"/>
      <w:bookmarkStart w:id="2" w:name="_Hlk139528689"/>
      <w:bookmarkStart w:id="3" w:name="_Hlk139528690"/>
      <w:bookmarkStart w:id="4" w:name="_Hlk139528691"/>
      <w:r w:rsidRPr="00C85B72">
        <w:rPr>
          <w:rFonts w:ascii="Times New Roman" w:eastAsia="Times New Roman" w:hAnsi="Times New Roman" w:cs="Times New Roman"/>
        </w:rPr>
        <w:t>Нижний Новгород 202</w:t>
      </w:r>
      <w:bookmarkEnd w:id="1"/>
      <w:bookmarkEnd w:id="2"/>
      <w:bookmarkEnd w:id="3"/>
      <w:bookmarkEnd w:id="4"/>
      <w:r w:rsidR="003916D5" w:rsidRPr="00C85B72">
        <w:rPr>
          <w:rFonts w:ascii="Times New Roman" w:eastAsia="Times New Roman" w:hAnsi="Times New Roman" w:cs="Times New Roman"/>
        </w:rPr>
        <w:t>4</w:t>
      </w:r>
    </w:p>
    <w:p w14:paraId="4F250CCC" w14:textId="77777777" w:rsidR="00F338F1" w:rsidRPr="00C85B72" w:rsidRDefault="00717594" w:rsidP="001B3ECA">
      <w:pPr>
        <w:rPr>
          <w:rFonts w:ascii="Times New Roman" w:hAnsi="Times New Roman" w:cs="Times New Roman"/>
        </w:rPr>
      </w:pPr>
      <w:r w:rsidRPr="00C85B72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9971973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68CC4B" w14:textId="569BE2D8" w:rsidR="00F338F1" w:rsidRPr="00C85B72" w:rsidRDefault="00F338F1" w:rsidP="001B3ECA">
          <w:pPr>
            <w:pStyle w:val="aa"/>
            <w:numPr>
              <w:ilvl w:val="0"/>
              <w:numId w:val="0"/>
            </w:numPr>
            <w:ind w:left="432" w:hanging="432"/>
            <w:rPr>
              <w:rFonts w:ascii="Times New Roman" w:hAnsi="Times New Roman" w:cs="Times New Roman"/>
              <w:b/>
              <w:bCs/>
              <w:color w:val="auto"/>
            </w:rPr>
          </w:pPr>
          <w:r w:rsidRPr="00C85B72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14500632" w14:textId="60BAA15F" w:rsidR="00A3587F" w:rsidRDefault="003235B3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"1-4"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190092285" w:history="1">
            <w:r w:rsidR="00A3587F"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</w:t>
            </w:r>
            <w:r w:rsidR="00A3587F">
              <w:rPr>
                <w:rFonts w:eastAsiaTheme="minorEastAsia"/>
                <w:noProof/>
                <w:lang w:eastAsia="ru-RU"/>
              </w:rPr>
              <w:tab/>
            </w:r>
            <w:r w:rsidR="00A3587F"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Термины</w:t>
            </w:r>
            <w:r w:rsidR="00A3587F">
              <w:rPr>
                <w:noProof/>
                <w:webHidden/>
              </w:rPr>
              <w:tab/>
            </w:r>
            <w:r w:rsidR="00A3587F">
              <w:rPr>
                <w:noProof/>
                <w:webHidden/>
              </w:rPr>
              <w:fldChar w:fldCharType="begin"/>
            </w:r>
            <w:r w:rsidR="00A3587F">
              <w:rPr>
                <w:noProof/>
                <w:webHidden/>
              </w:rPr>
              <w:instrText xml:space="preserve"> PAGEREF _Toc190092285 \h </w:instrText>
            </w:r>
            <w:r w:rsidR="00A3587F">
              <w:rPr>
                <w:noProof/>
                <w:webHidden/>
              </w:rPr>
            </w:r>
            <w:r w:rsidR="00A3587F">
              <w:rPr>
                <w:noProof/>
                <w:webHidden/>
              </w:rPr>
              <w:fldChar w:fldCharType="separate"/>
            </w:r>
            <w:r w:rsidR="00A3587F">
              <w:rPr>
                <w:noProof/>
                <w:webHidden/>
              </w:rPr>
              <w:t>3</w:t>
            </w:r>
            <w:r w:rsidR="00A3587F">
              <w:rPr>
                <w:noProof/>
                <w:webHidden/>
              </w:rPr>
              <w:fldChar w:fldCharType="end"/>
            </w:r>
          </w:hyperlink>
        </w:p>
        <w:p w14:paraId="5D0A640F" w14:textId="6FD843C8" w:rsidR="00A3587F" w:rsidRDefault="00A3587F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286" w:history="1">
            <w:r w:rsidRPr="00EA7146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D809E" w14:textId="26A8A0BD" w:rsidR="00A3587F" w:rsidRDefault="00A3587F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287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Взаимодействие с мастер-системой СУПА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C2031" w14:textId="4549A3EC" w:rsidR="00A3587F" w:rsidRDefault="00A3587F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288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BB5C5" w14:textId="0BA89591" w:rsidR="00A3587F" w:rsidRDefault="00A3587F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289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Веб-приложение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9025B" w14:textId="1BE0DDCD" w:rsidR="00A3587F" w:rsidRDefault="00A3587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290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Настройка обязательности согласования предварительных заявок на ТС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C5B4F" w14:textId="40D21B9B" w:rsidR="00A3587F" w:rsidRDefault="00A3587F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291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Кому доступна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7E872" w14:textId="3CCCDD70" w:rsidR="00A3587F" w:rsidRDefault="00A3587F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292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Где доступна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D5C45" w14:textId="74EF14CA" w:rsidR="00A3587F" w:rsidRDefault="00A3587F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293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5.1.3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Как работает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98A79" w14:textId="4ECBDE6F" w:rsidR="00A3587F" w:rsidRDefault="00A3587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294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Создание заявок на ТС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221C4" w14:textId="6F5BD9B6" w:rsidR="00A3587F" w:rsidRDefault="00A3587F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295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Кому доступна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645ED" w14:textId="5A92D16E" w:rsidR="00A3587F" w:rsidRDefault="00A3587F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296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Где доступна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57A41" w14:textId="30E86401" w:rsidR="00A3587F" w:rsidRDefault="00A3587F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297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5.2.3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Как работает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FCB54" w14:textId="46A93E85" w:rsidR="00A3587F" w:rsidRDefault="00A3587F">
          <w:pPr>
            <w:pStyle w:val="41"/>
            <w:tabs>
              <w:tab w:val="left" w:pos="15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298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5.2.3.1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Добавление ТС в 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84CCC" w14:textId="5BAE831E" w:rsidR="00A3587F" w:rsidRDefault="00A3587F">
          <w:pPr>
            <w:pStyle w:val="41"/>
            <w:tabs>
              <w:tab w:val="left" w:pos="15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299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5.2.3.2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Создание предварительной 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734E7" w14:textId="7CBB7630" w:rsidR="00A3587F" w:rsidRDefault="00A3587F">
          <w:pPr>
            <w:pStyle w:val="41"/>
            <w:tabs>
              <w:tab w:val="left" w:pos="15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300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5.2.3.3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Удаление</w:t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заявки из 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5796E" w14:textId="59D4DE7C" w:rsidR="00A3587F" w:rsidRDefault="00A3587F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301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Мобильное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03FEF" w14:textId="3FB5BA44" w:rsidR="00A3587F" w:rsidRDefault="00A3587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302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Как работает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19EE5" w14:textId="16D7390D" w:rsidR="00A3587F" w:rsidRDefault="00A3587F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0092303" w:history="1"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7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7146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Карта пользовательских историй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3F72" w14:textId="0DA9A6B0" w:rsidR="00F338F1" w:rsidRPr="00C85B72" w:rsidRDefault="003235B3" w:rsidP="001B3ECA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0B5A8B4C" w14:textId="16FD6D8E" w:rsidR="00BB1C03" w:rsidRPr="005D4686" w:rsidRDefault="00F338F1" w:rsidP="001B3ECA">
      <w:pPr>
        <w:rPr>
          <w:rFonts w:ascii="Times New Roman" w:hAnsi="Times New Roman" w:cs="Times New Roman"/>
          <w:lang w:val="en-US"/>
        </w:rPr>
      </w:pPr>
      <w:r w:rsidRPr="00C85B72">
        <w:rPr>
          <w:rFonts w:ascii="Times New Roman" w:hAnsi="Times New Roman" w:cs="Times New Roman"/>
        </w:rPr>
        <w:br w:type="page"/>
      </w:r>
    </w:p>
    <w:p w14:paraId="71B15D62" w14:textId="35A1C8B5" w:rsidR="000B0D9B" w:rsidRDefault="000B0D9B" w:rsidP="000B0D9B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5" w:name="_Toc190092285"/>
      <w:r>
        <w:rPr>
          <w:rFonts w:ascii="Times New Roman" w:hAnsi="Times New Roman" w:cs="Times New Roman"/>
          <w:b/>
          <w:bCs/>
          <w:color w:val="auto"/>
        </w:rPr>
        <w:lastRenderedPageBreak/>
        <w:t>Термины</w:t>
      </w:r>
      <w:bookmarkEnd w:id="5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509"/>
      </w:tblGrid>
      <w:tr w:rsidR="000B0D9B" w14:paraId="20201CA0" w14:textId="77777777" w:rsidTr="00216434">
        <w:tc>
          <w:tcPr>
            <w:tcW w:w="2835" w:type="dxa"/>
            <w:vAlign w:val="center"/>
          </w:tcPr>
          <w:p w14:paraId="7FA01C9A" w14:textId="7727ECDD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СУПА</w:t>
            </w:r>
          </w:p>
        </w:tc>
        <w:tc>
          <w:tcPr>
            <w:tcW w:w="6509" w:type="dxa"/>
            <w:vAlign w:val="center"/>
          </w:tcPr>
          <w:p w14:paraId="3C76441F" w14:textId="5009DB49" w:rsidR="000B0D9B" w:rsidRPr="00EA46A4" w:rsidRDefault="00EA46A4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A4">
              <w:rPr>
                <w:rFonts w:ascii="Times New Roman" w:hAnsi="Times New Roman" w:cs="Times New Roman"/>
                <w:sz w:val="24"/>
                <w:szCs w:val="24"/>
              </w:rPr>
              <w:t>Система управления производственными активами на базе КИСУР (ПО SAP)</w:t>
            </w:r>
          </w:p>
        </w:tc>
      </w:tr>
      <w:tr w:rsidR="000B0D9B" w14:paraId="2FB0E6F0" w14:textId="77777777" w:rsidTr="00216434">
        <w:tc>
          <w:tcPr>
            <w:tcW w:w="2835" w:type="dxa"/>
            <w:vAlign w:val="center"/>
          </w:tcPr>
          <w:p w14:paraId="66F89E2F" w14:textId="1E39696B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СОУР</w:t>
            </w:r>
          </w:p>
        </w:tc>
        <w:tc>
          <w:tcPr>
            <w:tcW w:w="6509" w:type="dxa"/>
            <w:vAlign w:val="center"/>
          </w:tcPr>
          <w:p w14:paraId="6AD95C25" w14:textId="5CCEA150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Система оперативного управления работами</w:t>
            </w:r>
          </w:p>
        </w:tc>
      </w:tr>
      <w:tr w:rsidR="000B0D9B" w14:paraId="10C7795F" w14:textId="77777777" w:rsidTr="00216434">
        <w:tc>
          <w:tcPr>
            <w:tcW w:w="2835" w:type="dxa"/>
            <w:vAlign w:val="center"/>
          </w:tcPr>
          <w:p w14:paraId="403E1DA9" w14:textId="6C372599" w:rsidR="000B0D9B" w:rsidRPr="00BA6AF0" w:rsidRDefault="000B0D9B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РД</w:t>
            </w:r>
          </w:p>
        </w:tc>
        <w:tc>
          <w:tcPr>
            <w:tcW w:w="6509" w:type="dxa"/>
            <w:vAlign w:val="center"/>
          </w:tcPr>
          <w:p w14:paraId="2A04AF58" w14:textId="31990279" w:rsidR="000B0D9B" w:rsidRPr="00BA6AF0" w:rsidRDefault="000B0D9B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 xml:space="preserve">Разрешительный </w:t>
            </w:r>
            <w:r w:rsidR="00BA6AF0" w:rsidRPr="00BA6AF0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окумент</w:t>
            </w:r>
          </w:p>
        </w:tc>
      </w:tr>
      <w:tr w:rsidR="0016655C" w14:paraId="58E983C8" w14:textId="77777777" w:rsidTr="00216434">
        <w:tc>
          <w:tcPr>
            <w:tcW w:w="2835" w:type="dxa"/>
            <w:vAlign w:val="center"/>
          </w:tcPr>
          <w:p w14:paraId="3D78E654" w14:textId="49D45D2F" w:rsidR="0016655C" w:rsidRPr="00BA6AF0" w:rsidRDefault="0016655C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ТМ</w:t>
            </w:r>
          </w:p>
        </w:tc>
        <w:tc>
          <w:tcPr>
            <w:tcW w:w="6509" w:type="dxa"/>
            <w:vAlign w:val="center"/>
          </w:tcPr>
          <w:p w14:paraId="6228F91C" w14:textId="1BBD2365" w:rsidR="0016655C" w:rsidRPr="00BA6AF0" w:rsidRDefault="0016655C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Техническое место</w:t>
            </w:r>
          </w:p>
        </w:tc>
      </w:tr>
      <w:tr w:rsidR="000B0D9B" w14:paraId="7731D3BB" w14:textId="77777777" w:rsidTr="00216434">
        <w:tc>
          <w:tcPr>
            <w:tcW w:w="2835" w:type="dxa"/>
            <w:vAlign w:val="center"/>
          </w:tcPr>
          <w:p w14:paraId="4F87E00B" w14:textId="729078B2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ТС</w:t>
            </w:r>
          </w:p>
        </w:tc>
        <w:tc>
          <w:tcPr>
            <w:tcW w:w="6509" w:type="dxa"/>
            <w:vAlign w:val="center"/>
          </w:tcPr>
          <w:p w14:paraId="2AAAD81E" w14:textId="2BE0DF4D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Транспортное средство</w:t>
            </w:r>
          </w:p>
        </w:tc>
      </w:tr>
      <w:tr w:rsidR="00AB7B74" w14:paraId="17355AD8" w14:textId="77777777" w:rsidTr="00216434">
        <w:tc>
          <w:tcPr>
            <w:tcW w:w="2835" w:type="dxa"/>
            <w:vAlign w:val="center"/>
          </w:tcPr>
          <w:p w14:paraId="1DA88CA0" w14:textId="63FBD386" w:rsidR="00AB7B74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Предварительная заявка</w:t>
            </w:r>
          </w:p>
        </w:tc>
        <w:tc>
          <w:tcPr>
            <w:tcW w:w="6509" w:type="dxa"/>
            <w:vAlign w:val="center"/>
          </w:tcPr>
          <w:p w14:paraId="662792BD" w14:textId="4EEEACAC" w:rsidR="00AB7B74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в системе характеризующий набор полей, требуемых для создания и согласования заявки на ТС в СУПА</w:t>
            </w:r>
          </w:p>
        </w:tc>
      </w:tr>
      <w:tr w:rsidR="00AB7B74" w14:paraId="00F33F26" w14:textId="77777777" w:rsidTr="00216434">
        <w:tc>
          <w:tcPr>
            <w:tcW w:w="2835" w:type="dxa"/>
            <w:vAlign w:val="center"/>
          </w:tcPr>
          <w:p w14:paraId="4D94AF29" w14:textId="1E0E5C70" w:rsidR="00AB7B74" w:rsidRPr="00BA6AF0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Заявка</w:t>
            </w:r>
          </w:p>
        </w:tc>
        <w:tc>
          <w:tcPr>
            <w:tcW w:w="6509" w:type="dxa"/>
            <w:vAlign w:val="center"/>
          </w:tcPr>
          <w:p w14:paraId="5C10860B" w14:textId="39E7D7DF" w:rsidR="00AB7B74" w:rsidRPr="00BA6AF0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в системе, характеризующий выделенное ТС для работы по РД. Не требует согласования в СУПА.</w:t>
            </w:r>
          </w:p>
        </w:tc>
      </w:tr>
      <w:tr w:rsidR="00AB7B74" w14:paraId="0DCD8615" w14:textId="77777777" w:rsidTr="00216434">
        <w:tc>
          <w:tcPr>
            <w:tcW w:w="2835" w:type="dxa"/>
            <w:vAlign w:val="center"/>
          </w:tcPr>
          <w:p w14:paraId="3EE9718D" w14:textId="3E4DD797" w:rsidR="00AB7B74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Ядро</w:t>
            </w:r>
          </w:p>
        </w:tc>
        <w:tc>
          <w:tcPr>
            <w:tcW w:w="6509" w:type="dxa"/>
            <w:vAlign w:val="center"/>
          </w:tcPr>
          <w:p w14:paraId="1CB6043E" w14:textId="7A88D84C" w:rsidR="00AB7B74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СОУР, отвечающий за реализацию бизнес-логики</w:t>
            </w:r>
          </w:p>
        </w:tc>
      </w:tr>
    </w:tbl>
    <w:p w14:paraId="1B4BDAAC" w14:textId="01C566CC" w:rsidR="00BA6AF0" w:rsidRPr="00C85B72" w:rsidRDefault="00BA6AF0" w:rsidP="00396327">
      <w:pPr>
        <w:pStyle w:val="1"/>
        <w:spacing w:before="0" w:after="240"/>
        <w:rPr>
          <w:rFonts w:ascii="Times New Roman" w:eastAsia="Times New Roman" w:hAnsi="Times New Roman" w:cs="Times New Roman"/>
          <w:b/>
          <w:bCs/>
          <w:color w:val="auto"/>
        </w:rPr>
      </w:pPr>
      <w:bookmarkStart w:id="6" w:name="_Toc190092286"/>
      <w:r w:rsidRPr="00C85B72">
        <w:rPr>
          <w:rFonts w:ascii="Times New Roman" w:eastAsia="Times New Roman" w:hAnsi="Times New Roman" w:cs="Times New Roman"/>
          <w:b/>
          <w:bCs/>
          <w:color w:val="auto"/>
        </w:rPr>
        <w:t>Описание</w:t>
      </w:r>
      <w:bookmarkEnd w:id="6"/>
    </w:p>
    <w:p w14:paraId="4810A943" w14:textId="77777777" w:rsidR="00BA6AF0" w:rsidRPr="00C85B72" w:rsidRDefault="00BA6AF0" w:rsidP="00BA6AF0">
      <w:pPr>
        <w:pStyle w:val="td"/>
      </w:pPr>
      <w:r w:rsidRPr="00C85B72">
        <w:t>В постановке рассматривается реализация</w:t>
      </w:r>
      <w:r>
        <w:t xml:space="preserve"> функциональности</w:t>
      </w:r>
      <w:r w:rsidRPr="00C85B72">
        <w:t>:</w:t>
      </w:r>
    </w:p>
    <w:p w14:paraId="423A52B2" w14:textId="65E7D02E" w:rsidR="00BA6AF0" w:rsidRPr="00C85B72" w:rsidRDefault="00BA6AF0" w:rsidP="00BA6AF0">
      <w:pPr>
        <w:pStyle w:val="td"/>
        <w:numPr>
          <w:ilvl w:val="0"/>
          <w:numId w:val="4"/>
        </w:numPr>
        <w:ind w:left="0" w:firstLine="851"/>
      </w:pPr>
      <w:r w:rsidRPr="00C85B72">
        <w:t xml:space="preserve">Заполнение в веб-приложении СОУР всей информации, необходимой для создания заявок на </w:t>
      </w:r>
      <w:r>
        <w:t>ТС</w:t>
      </w:r>
      <w:r w:rsidRPr="00C85B72">
        <w:t xml:space="preserve"> в мастер-системе СУПА с последующей передачей этих данных в мастер-систему СУПА.</w:t>
      </w:r>
    </w:p>
    <w:p w14:paraId="52834AF5" w14:textId="77777777" w:rsidR="00BA6AF0" w:rsidRDefault="00BA6AF0" w:rsidP="00BA6AF0">
      <w:pPr>
        <w:pStyle w:val="td"/>
        <w:numPr>
          <w:ilvl w:val="0"/>
          <w:numId w:val="4"/>
        </w:numPr>
        <w:ind w:left="0" w:firstLine="851"/>
      </w:pPr>
      <w:r w:rsidRPr="00C85B72">
        <w:t xml:space="preserve">Добавление в веб-приложение СОУР и мобильное приложении СОУР на базе ОС </w:t>
      </w:r>
      <w:proofErr w:type="spellStart"/>
      <w:r w:rsidRPr="00C85B72">
        <w:t>Android</w:t>
      </w:r>
      <w:proofErr w:type="spellEnd"/>
      <w:r w:rsidRPr="00C85B72">
        <w:t xml:space="preserve"> возможности просмотра информации о согласованных заявках на </w:t>
      </w:r>
      <w:r>
        <w:t>ТС</w:t>
      </w:r>
      <w:r w:rsidRPr="00C85B72">
        <w:t>, поступивших из мастер-системы СУПА в разрешительных документах</w:t>
      </w:r>
      <w:r>
        <w:t xml:space="preserve"> (РД)</w:t>
      </w:r>
      <w:r w:rsidRPr="00C85B72">
        <w:t>.</w:t>
      </w:r>
    </w:p>
    <w:p w14:paraId="2876B75E" w14:textId="77777777" w:rsidR="009B67C3" w:rsidRDefault="009B67C3" w:rsidP="009B67C3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7" w:name="_Toc190092287"/>
      <w:r>
        <w:rPr>
          <w:rFonts w:ascii="Times New Roman" w:hAnsi="Times New Roman" w:cs="Times New Roman"/>
          <w:b/>
          <w:bCs/>
          <w:color w:val="auto"/>
        </w:rPr>
        <w:t>Взаимодействие с мастер-системой СУПА</w:t>
      </w:r>
      <w:bookmarkEnd w:id="7"/>
    </w:p>
    <w:p w14:paraId="6D654B71" w14:textId="3E54D638" w:rsidR="009B67C3" w:rsidRDefault="00144CE6" w:rsidP="009B67C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предварительные </w:t>
      </w:r>
      <w:r w:rsidR="009B67C3">
        <w:rPr>
          <w:rFonts w:ascii="Times New Roman" w:hAnsi="Times New Roman" w:cs="Times New Roman"/>
          <w:sz w:val="24"/>
          <w:szCs w:val="24"/>
        </w:rPr>
        <w:t>заяв</w:t>
      </w:r>
      <w:r>
        <w:rPr>
          <w:rFonts w:ascii="Times New Roman" w:hAnsi="Times New Roman" w:cs="Times New Roman"/>
          <w:sz w:val="24"/>
          <w:szCs w:val="24"/>
        </w:rPr>
        <w:t>ки</w:t>
      </w:r>
      <w:r w:rsidR="009B67C3">
        <w:rPr>
          <w:rFonts w:ascii="Times New Roman" w:hAnsi="Times New Roman" w:cs="Times New Roman"/>
          <w:sz w:val="24"/>
          <w:szCs w:val="24"/>
        </w:rPr>
        <w:t xml:space="preserve"> на ТС</w:t>
      </w:r>
      <w:r>
        <w:rPr>
          <w:rFonts w:ascii="Times New Roman" w:hAnsi="Times New Roman" w:cs="Times New Roman"/>
          <w:sz w:val="24"/>
          <w:szCs w:val="24"/>
        </w:rPr>
        <w:t xml:space="preserve"> должны быть согласованы</w:t>
      </w:r>
      <w:r w:rsidR="009B67C3">
        <w:rPr>
          <w:rFonts w:ascii="Times New Roman" w:hAnsi="Times New Roman" w:cs="Times New Roman"/>
          <w:sz w:val="24"/>
          <w:szCs w:val="24"/>
        </w:rPr>
        <w:t xml:space="preserve"> с мастер-системой СУПА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0C1407" w14:textId="2FB2588C" w:rsidR="009B67C3" w:rsidRPr="008A5AF4" w:rsidRDefault="009B67C3" w:rsidP="009B67C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зависимости от вида (собственное или арендованное ТС), предварительная заявка включает в себя</w:t>
      </w:r>
      <w:r w:rsidRPr="008A5A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определенный набор атрибутов передаваемых в СУПА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_Ref181712257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A3587F" w:rsidRPr="00E312F7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A3587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</w:t>
      </w:r>
      <w:r w:rsidRPr="008A5AF4">
        <w:rPr>
          <w:rFonts w:ascii="Times New Roman" w:hAnsi="Times New Roman" w:cs="Times New Roman"/>
          <w:sz w:val="24"/>
          <w:szCs w:val="24"/>
        </w:rPr>
        <w:t>.</w:t>
      </w:r>
    </w:p>
    <w:p w14:paraId="046932A1" w14:textId="0E2246B7" w:rsidR="009B67C3" w:rsidRPr="00E312F7" w:rsidRDefault="009B67C3" w:rsidP="009B67C3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" w:name="_Ref181712257"/>
      <w:r w:rsidRPr="00E312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312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312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312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E312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8"/>
      <w:r w:rsidRPr="00E312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Список атрибутов для создания предварительной заявки на ТС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705"/>
        <w:gridCol w:w="2270"/>
        <w:gridCol w:w="1987"/>
        <w:gridCol w:w="4387"/>
      </w:tblGrid>
      <w:tr w:rsidR="009B67C3" w14:paraId="7A64E970" w14:textId="77777777" w:rsidTr="00C215C0">
        <w:tc>
          <w:tcPr>
            <w:tcW w:w="705" w:type="dxa"/>
            <w:shd w:val="clear" w:color="auto" w:fill="D9D9D9" w:themeFill="background1" w:themeFillShade="D9"/>
            <w:vAlign w:val="center"/>
          </w:tcPr>
          <w:p w14:paraId="52C7F50C" w14:textId="77777777" w:rsidR="009B67C3" w:rsidRPr="008C7394" w:rsidRDefault="009B67C3" w:rsidP="00B132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73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8C73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п.п</w:t>
            </w:r>
            <w:proofErr w:type="spellEnd"/>
            <w:r w:rsidRPr="008C73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270" w:type="dxa"/>
            <w:shd w:val="clear" w:color="auto" w:fill="D9D9D9" w:themeFill="background1" w:themeFillShade="D9"/>
            <w:vAlign w:val="center"/>
          </w:tcPr>
          <w:p w14:paraId="5C10ADCA" w14:textId="77777777" w:rsidR="009B67C3" w:rsidRPr="008C7394" w:rsidRDefault="009B67C3" w:rsidP="00B132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Собственное </w:t>
            </w:r>
            <w:r w:rsidRPr="008C73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ТС</w:t>
            </w:r>
          </w:p>
        </w:tc>
        <w:tc>
          <w:tcPr>
            <w:tcW w:w="1987" w:type="dxa"/>
            <w:shd w:val="clear" w:color="auto" w:fill="D9D9D9" w:themeFill="background1" w:themeFillShade="D9"/>
            <w:vAlign w:val="center"/>
          </w:tcPr>
          <w:p w14:paraId="06E815D3" w14:textId="77777777" w:rsidR="009B67C3" w:rsidRPr="008C7394" w:rsidRDefault="009B67C3" w:rsidP="00B132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Стороннее</w:t>
            </w:r>
            <w:r w:rsidRPr="008C73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ТС</w:t>
            </w:r>
          </w:p>
        </w:tc>
        <w:tc>
          <w:tcPr>
            <w:tcW w:w="4387" w:type="dxa"/>
            <w:shd w:val="clear" w:color="auto" w:fill="D9D9D9" w:themeFill="background1" w:themeFillShade="D9"/>
            <w:vAlign w:val="center"/>
          </w:tcPr>
          <w:p w14:paraId="1099E14C" w14:textId="77777777" w:rsidR="009B67C3" w:rsidRPr="008C7394" w:rsidRDefault="009B67C3" w:rsidP="00B132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9B67C3" w14:paraId="0B107CB7" w14:textId="77777777" w:rsidTr="00C36404">
        <w:tc>
          <w:tcPr>
            <w:tcW w:w="705" w:type="dxa"/>
          </w:tcPr>
          <w:p w14:paraId="0C5C5CCF" w14:textId="77777777" w:rsidR="009B67C3" w:rsidRPr="00F4411A" w:rsidRDefault="009B67C3" w:rsidP="00B132AF">
            <w:pPr>
              <w:pStyle w:val="a3"/>
              <w:numPr>
                <w:ilvl w:val="0"/>
                <w:numId w:val="5"/>
              </w:numPr>
              <w:ind w:left="312" w:hanging="28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7" w:type="dxa"/>
            <w:gridSpan w:val="2"/>
          </w:tcPr>
          <w:p w14:paraId="4E613310" w14:textId="77777777" w:rsidR="009B67C3" w:rsidRPr="00E37761" w:rsidRDefault="009B67C3" w:rsidP="00B13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предварительной заявки в СОУР</w:t>
            </w:r>
          </w:p>
        </w:tc>
        <w:tc>
          <w:tcPr>
            <w:tcW w:w="4387" w:type="dxa"/>
          </w:tcPr>
          <w:p w14:paraId="01F0B9B1" w14:textId="77777777" w:rsidR="009B67C3" w:rsidRDefault="009B67C3" w:rsidP="00B13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761">
              <w:rPr>
                <w:rFonts w:ascii="Times New Roman" w:hAnsi="Times New Roman" w:cs="Times New Roman"/>
                <w:sz w:val="24"/>
                <w:szCs w:val="24"/>
              </w:rPr>
              <w:t>ZZ_GUID</w:t>
            </w:r>
          </w:p>
        </w:tc>
      </w:tr>
      <w:tr w:rsidR="009B67C3" w14:paraId="4B5D4582" w14:textId="77777777" w:rsidTr="00E8085C">
        <w:tc>
          <w:tcPr>
            <w:tcW w:w="705" w:type="dxa"/>
          </w:tcPr>
          <w:p w14:paraId="128D41EA" w14:textId="77777777" w:rsidR="009B67C3" w:rsidRPr="00F4411A" w:rsidRDefault="009B67C3" w:rsidP="00B132AF">
            <w:pPr>
              <w:pStyle w:val="a3"/>
              <w:numPr>
                <w:ilvl w:val="0"/>
                <w:numId w:val="5"/>
              </w:numPr>
              <w:ind w:left="312" w:hanging="28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0" w:type="dxa"/>
            <w:vAlign w:val="center"/>
          </w:tcPr>
          <w:p w14:paraId="502678C7" w14:textId="77777777" w:rsidR="009B67C3" w:rsidRDefault="009B67C3" w:rsidP="00B13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Требуемое ТС</w:t>
            </w:r>
          </w:p>
        </w:tc>
        <w:tc>
          <w:tcPr>
            <w:tcW w:w="1987" w:type="dxa"/>
            <w:vAlign w:val="center"/>
          </w:tcPr>
          <w:p w14:paraId="6EF43F85" w14:textId="77777777" w:rsidR="009B67C3" w:rsidRDefault="009B67C3" w:rsidP="00E808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87" w:type="dxa"/>
          </w:tcPr>
          <w:p w14:paraId="2B35D5F1" w14:textId="77777777" w:rsidR="009B67C3" w:rsidRDefault="009B67C3" w:rsidP="00B13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Выбор из справочника ТС</w:t>
            </w:r>
          </w:p>
        </w:tc>
      </w:tr>
      <w:tr w:rsidR="009B67C3" w14:paraId="62FE5D28" w14:textId="77777777" w:rsidTr="00E8085C">
        <w:tc>
          <w:tcPr>
            <w:tcW w:w="705" w:type="dxa"/>
          </w:tcPr>
          <w:p w14:paraId="54406697" w14:textId="77777777" w:rsidR="009B67C3" w:rsidRPr="00F4411A" w:rsidRDefault="009B67C3" w:rsidP="00B132AF">
            <w:pPr>
              <w:pStyle w:val="a3"/>
              <w:numPr>
                <w:ilvl w:val="0"/>
                <w:numId w:val="5"/>
              </w:numPr>
              <w:ind w:left="312" w:hanging="28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0" w:type="dxa"/>
            <w:vAlign w:val="center"/>
          </w:tcPr>
          <w:p w14:paraId="45AC8AF1" w14:textId="77777777" w:rsidR="009B67C3" w:rsidRDefault="009B67C3" w:rsidP="00E808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7" w:type="dxa"/>
            <w:vAlign w:val="center"/>
          </w:tcPr>
          <w:p w14:paraId="075B2276" w14:textId="77777777" w:rsidR="009B67C3" w:rsidRDefault="009B67C3" w:rsidP="00B13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4CFC">
              <w:rPr>
                <w:rFonts w:ascii="Times New Roman" w:hAnsi="Times New Roman" w:cs="Times New Roman"/>
                <w:sz w:val="24"/>
                <w:szCs w:val="24"/>
              </w:rPr>
              <w:t>Требуемая категория ТС</w:t>
            </w:r>
          </w:p>
        </w:tc>
        <w:tc>
          <w:tcPr>
            <w:tcW w:w="4387" w:type="dxa"/>
          </w:tcPr>
          <w:p w14:paraId="4E45B35A" w14:textId="77777777" w:rsidR="009B67C3" w:rsidRDefault="009B67C3" w:rsidP="00B13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4B4CFC">
              <w:rPr>
                <w:rFonts w:ascii="Times New Roman" w:hAnsi="Times New Roman" w:cs="Times New Roman"/>
                <w:sz w:val="24"/>
                <w:szCs w:val="24"/>
              </w:rPr>
              <w:t>ыб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B4CFC">
              <w:rPr>
                <w:rFonts w:ascii="Times New Roman" w:hAnsi="Times New Roman" w:cs="Times New Roman"/>
                <w:sz w:val="24"/>
                <w:szCs w:val="24"/>
              </w:rPr>
              <w:t xml:space="preserve">р из справочника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типа объектов</w:t>
            </w:r>
          </w:p>
        </w:tc>
      </w:tr>
      <w:tr w:rsidR="009B67C3" w14:paraId="761C95B3" w14:textId="77777777" w:rsidTr="00C36404">
        <w:tc>
          <w:tcPr>
            <w:tcW w:w="705" w:type="dxa"/>
          </w:tcPr>
          <w:p w14:paraId="5348C316" w14:textId="77777777" w:rsidR="009B67C3" w:rsidRPr="00F4411A" w:rsidRDefault="009B67C3" w:rsidP="00B132AF">
            <w:pPr>
              <w:pStyle w:val="a3"/>
              <w:numPr>
                <w:ilvl w:val="0"/>
                <w:numId w:val="5"/>
              </w:numPr>
              <w:ind w:left="312" w:hanging="28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7" w:type="dxa"/>
            <w:gridSpan w:val="2"/>
          </w:tcPr>
          <w:p w14:paraId="297110FD" w14:textId="77777777" w:rsidR="009B67C3" w:rsidRDefault="009B67C3" w:rsidP="00B13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Период, на который требуется ТС</w:t>
            </w:r>
          </w:p>
        </w:tc>
        <w:tc>
          <w:tcPr>
            <w:tcW w:w="4387" w:type="dxa"/>
          </w:tcPr>
          <w:p w14:paraId="71A58642" w14:textId="77777777" w:rsidR="009B67C3" w:rsidRDefault="009B67C3" w:rsidP="00B13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521" w14:paraId="3585532E" w14:textId="77777777" w:rsidTr="00C215C0">
        <w:tc>
          <w:tcPr>
            <w:tcW w:w="705" w:type="dxa"/>
          </w:tcPr>
          <w:p w14:paraId="41A7DA74" w14:textId="77777777" w:rsidR="00412521" w:rsidRPr="00F4411A" w:rsidRDefault="00412521" w:rsidP="00B132AF">
            <w:pPr>
              <w:pStyle w:val="a3"/>
              <w:numPr>
                <w:ilvl w:val="0"/>
                <w:numId w:val="5"/>
              </w:numPr>
              <w:ind w:left="312" w:hanging="28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7" w:type="dxa"/>
            <w:gridSpan w:val="2"/>
            <w:vAlign w:val="center"/>
          </w:tcPr>
          <w:p w14:paraId="126C73AF" w14:textId="0763683D" w:rsidR="00412521" w:rsidRDefault="00412521" w:rsidP="00C215C0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Машинист</w:t>
            </w:r>
          </w:p>
        </w:tc>
        <w:tc>
          <w:tcPr>
            <w:tcW w:w="4387" w:type="dxa"/>
          </w:tcPr>
          <w:p w14:paraId="15C15923" w14:textId="77777777" w:rsidR="00412521" w:rsidRDefault="00412521" w:rsidP="00B132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включения в состав бригады с ролью «Член бригады»</w:t>
            </w:r>
          </w:p>
        </w:tc>
      </w:tr>
      <w:tr w:rsidR="009B67C3" w14:paraId="2CEEBFBE" w14:textId="77777777" w:rsidTr="00C36404">
        <w:tc>
          <w:tcPr>
            <w:tcW w:w="705" w:type="dxa"/>
          </w:tcPr>
          <w:p w14:paraId="56D4DFC8" w14:textId="77777777" w:rsidR="009B67C3" w:rsidRPr="00F4411A" w:rsidRDefault="009B67C3" w:rsidP="00B132AF">
            <w:pPr>
              <w:pStyle w:val="a3"/>
              <w:numPr>
                <w:ilvl w:val="0"/>
                <w:numId w:val="5"/>
              </w:numPr>
              <w:ind w:left="312" w:hanging="28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7" w:type="dxa"/>
            <w:gridSpan w:val="2"/>
          </w:tcPr>
          <w:p w14:paraId="3F99CDDA" w14:textId="77777777" w:rsidR="009B67C3" w:rsidRDefault="009B67C3" w:rsidP="00B132A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Заказы ТОРО</w:t>
            </w:r>
          </w:p>
        </w:tc>
        <w:tc>
          <w:tcPr>
            <w:tcW w:w="4387" w:type="dxa"/>
          </w:tcPr>
          <w:p w14:paraId="0A7B0801" w14:textId="77777777" w:rsidR="009B67C3" w:rsidRDefault="009B67C3" w:rsidP="00B132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3EAA66" w14:textId="51F3B59D" w:rsidR="009B67C3" w:rsidRDefault="009B67C3" w:rsidP="009B67C3">
      <w:pPr>
        <w:spacing w:before="24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933308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сли к РД прикреплены заказы ТОРО, тогда</w:t>
      </w:r>
      <w:r w:rsidR="004468BD" w:rsidRPr="004468BD">
        <w:rPr>
          <w:rFonts w:ascii="Times New Roman" w:hAnsi="Times New Roman" w:cs="Times New Roman"/>
          <w:sz w:val="24"/>
          <w:szCs w:val="24"/>
        </w:rPr>
        <w:t xml:space="preserve"> </w:t>
      </w:r>
      <w:r w:rsidR="004468BD">
        <w:rPr>
          <w:rFonts w:ascii="Times New Roman" w:hAnsi="Times New Roman" w:cs="Times New Roman"/>
          <w:sz w:val="24"/>
          <w:szCs w:val="24"/>
        </w:rPr>
        <w:t>сов</w:t>
      </w:r>
      <w:r w:rsidR="00D657D7">
        <w:rPr>
          <w:rFonts w:ascii="Times New Roman" w:hAnsi="Times New Roman" w:cs="Times New Roman"/>
          <w:sz w:val="24"/>
          <w:szCs w:val="24"/>
        </w:rPr>
        <w:t>местно с заявкой на ТС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657D7">
        <w:rPr>
          <w:rFonts w:ascii="Times New Roman" w:hAnsi="Times New Roman" w:cs="Times New Roman"/>
          <w:sz w:val="24"/>
          <w:szCs w:val="24"/>
        </w:rPr>
        <w:t>передаются идентификаторы</w:t>
      </w:r>
      <w:r>
        <w:rPr>
          <w:rFonts w:ascii="Times New Roman" w:hAnsi="Times New Roman" w:cs="Times New Roman"/>
          <w:sz w:val="24"/>
          <w:szCs w:val="24"/>
        </w:rPr>
        <w:t xml:space="preserve"> заказ</w:t>
      </w:r>
      <w:r w:rsidR="00D657D7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 ТОРО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51BE4BF" w14:textId="77777777" w:rsidR="009B67C3" w:rsidRDefault="009B67C3" w:rsidP="00586BBC">
      <w:pPr>
        <w:spacing w:before="24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синхронизации СОУР и СУПА в части заказов ТОРО, связанных с ТС, предварительные заявки передаются в СУПА дважды:</w:t>
      </w:r>
    </w:p>
    <w:p w14:paraId="3A23371F" w14:textId="77777777" w:rsidR="009B67C3" w:rsidRDefault="009B67C3" w:rsidP="00586BBC">
      <w:pPr>
        <w:pStyle w:val="a3"/>
        <w:numPr>
          <w:ilvl w:val="0"/>
          <w:numId w:val="3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согласовании предварительной заявки.</w:t>
      </w:r>
    </w:p>
    <w:p w14:paraId="740681E4" w14:textId="04718FA5" w:rsidR="009B67C3" w:rsidRDefault="009B67C3" w:rsidP="00586BBC">
      <w:pPr>
        <w:pStyle w:val="a3"/>
        <w:numPr>
          <w:ilvl w:val="0"/>
          <w:numId w:val="3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переводе РД в статус «Передан в СУПА».</w:t>
      </w:r>
    </w:p>
    <w:p w14:paraId="6F9E3BDC" w14:textId="298C20AC" w:rsidR="00AA2864" w:rsidRPr="00223C1C" w:rsidRDefault="00A91217" w:rsidP="00586BBC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Согласованные</w:t>
      </w:r>
      <w:r w:rsidRPr="001574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1574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СУПА</w:t>
      </w:r>
      <w:r w:rsidRPr="001574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заявки</w:t>
      </w:r>
      <w:r w:rsidRPr="001574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записываются</w:t>
      </w:r>
      <w:r w:rsidRPr="001574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1574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15748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15748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accepted</w:t>
      </w:r>
      <w:r w:rsidRPr="00157481">
        <w:rPr>
          <w:rFonts w:ascii="Times New Roman" w:hAnsi="Times New Roman" w:cs="Times New Roman"/>
          <w:sz w:val="24"/>
          <w:szCs w:val="24"/>
        </w:rPr>
        <w:t>/</w:t>
      </w:r>
      <w:r w:rsidR="0002694E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02694E" w:rsidRPr="0015748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15748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157481">
        <w:rPr>
          <w:rFonts w:ascii="Times New Roman" w:hAnsi="Times New Roman" w:cs="Times New Roman"/>
          <w:sz w:val="24"/>
          <w:szCs w:val="24"/>
        </w:rPr>
        <w:t>_</w:t>
      </w:r>
      <w:r w:rsidR="0002694E">
        <w:rPr>
          <w:rFonts w:ascii="Times New Roman" w:hAnsi="Times New Roman" w:cs="Times New Roman"/>
          <w:sz w:val="24"/>
          <w:szCs w:val="24"/>
          <w:lang w:val="en-US"/>
        </w:rPr>
        <w:t>accepted</w:t>
      </w:r>
      <w:r w:rsidR="0002694E" w:rsidRPr="00157481">
        <w:rPr>
          <w:rFonts w:ascii="Times New Roman" w:hAnsi="Times New Roman" w:cs="Times New Roman"/>
          <w:sz w:val="24"/>
          <w:szCs w:val="24"/>
        </w:rPr>
        <w:t xml:space="preserve"> </w:t>
      </w:r>
      <w:r w:rsidR="0002694E">
        <w:rPr>
          <w:rFonts w:ascii="Times New Roman" w:hAnsi="Times New Roman" w:cs="Times New Roman"/>
          <w:sz w:val="24"/>
          <w:szCs w:val="24"/>
        </w:rPr>
        <w:t>с</w:t>
      </w:r>
      <w:r w:rsidR="0002694E" w:rsidRPr="00157481">
        <w:rPr>
          <w:rFonts w:ascii="Times New Roman" w:hAnsi="Times New Roman" w:cs="Times New Roman"/>
          <w:sz w:val="24"/>
          <w:szCs w:val="24"/>
        </w:rPr>
        <w:t xml:space="preserve"> </w:t>
      </w:r>
      <w:r w:rsidR="0002694E">
        <w:rPr>
          <w:rFonts w:ascii="Times New Roman" w:hAnsi="Times New Roman" w:cs="Times New Roman"/>
          <w:sz w:val="24"/>
          <w:szCs w:val="24"/>
        </w:rPr>
        <w:t>флагом</w:t>
      </w:r>
      <w:r w:rsidR="0002694E" w:rsidRPr="00157481">
        <w:rPr>
          <w:rFonts w:ascii="Times New Roman" w:hAnsi="Times New Roman" w:cs="Times New Roman"/>
          <w:sz w:val="24"/>
          <w:szCs w:val="24"/>
        </w:rPr>
        <w:t xml:space="preserve"> </w:t>
      </w:r>
      <w:r w:rsidR="0002694E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="0002694E" w:rsidRPr="00157481">
        <w:rPr>
          <w:rFonts w:ascii="Times New Roman" w:hAnsi="Times New Roman" w:cs="Times New Roman"/>
          <w:sz w:val="24"/>
          <w:szCs w:val="24"/>
        </w:rPr>
        <w:t xml:space="preserve"> </w:t>
      </w:r>
      <w:r w:rsidR="00157481" w:rsidRPr="00157481">
        <w:rPr>
          <w:rFonts w:ascii="Times New Roman" w:hAnsi="Times New Roman" w:cs="Times New Roman"/>
          <w:sz w:val="24"/>
          <w:szCs w:val="24"/>
        </w:rPr>
        <w:t xml:space="preserve">= </w:t>
      </w:r>
      <w:r w:rsidR="00157481">
        <w:rPr>
          <w:rFonts w:ascii="Times New Roman" w:hAnsi="Times New Roman" w:cs="Times New Roman"/>
          <w:sz w:val="24"/>
          <w:szCs w:val="24"/>
          <w:lang w:val="en-US"/>
        </w:rPr>
        <w:t>fa</w:t>
      </w:r>
      <w:r w:rsidR="00270B40">
        <w:rPr>
          <w:rFonts w:ascii="Times New Roman" w:hAnsi="Times New Roman" w:cs="Times New Roman"/>
          <w:sz w:val="24"/>
          <w:szCs w:val="24"/>
          <w:lang w:val="en-US"/>
        </w:rPr>
        <w:t>lse</w:t>
      </w:r>
      <w:r w:rsidR="00270B40">
        <w:rPr>
          <w:rFonts w:ascii="Times New Roman" w:hAnsi="Times New Roman" w:cs="Times New Roman"/>
          <w:sz w:val="24"/>
          <w:szCs w:val="24"/>
        </w:rPr>
        <w:t>,</w:t>
      </w:r>
      <w:r w:rsidR="00270B40" w:rsidRPr="00270B40">
        <w:rPr>
          <w:rFonts w:ascii="Times New Roman" w:hAnsi="Times New Roman" w:cs="Times New Roman"/>
          <w:sz w:val="24"/>
          <w:szCs w:val="24"/>
        </w:rPr>
        <w:t xml:space="preserve"> </w:t>
      </w:r>
      <w:r w:rsidR="00270B40">
        <w:rPr>
          <w:rFonts w:ascii="Times New Roman" w:hAnsi="Times New Roman" w:cs="Times New Roman"/>
          <w:sz w:val="24"/>
          <w:szCs w:val="24"/>
        </w:rPr>
        <w:t>по</w:t>
      </w:r>
      <w:r w:rsidR="00157481">
        <w:rPr>
          <w:rFonts w:ascii="Times New Roman" w:hAnsi="Times New Roman" w:cs="Times New Roman"/>
          <w:sz w:val="24"/>
          <w:szCs w:val="24"/>
        </w:rPr>
        <w:t>сле</w:t>
      </w:r>
      <w:r w:rsidR="00157481" w:rsidRPr="00157481">
        <w:rPr>
          <w:rFonts w:ascii="Times New Roman" w:hAnsi="Times New Roman" w:cs="Times New Roman"/>
          <w:sz w:val="24"/>
          <w:szCs w:val="24"/>
        </w:rPr>
        <w:t xml:space="preserve"> </w:t>
      </w:r>
      <w:r w:rsidR="00157481">
        <w:rPr>
          <w:rFonts w:ascii="Times New Roman" w:hAnsi="Times New Roman" w:cs="Times New Roman"/>
          <w:sz w:val="24"/>
          <w:szCs w:val="24"/>
        </w:rPr>
        <w:t xml:space="preserve">успешной записи заявки в БД интеграционный сервис СОУР </w:t>
      </w:r>
      <w:r w:rsidR="00CC1023">
        <w:rPr>
          <w:rFonts w:ascii="Times New Roman" w:hAnsi="Times New Roman" w:cs="Times New Roman"/>
          <w:sz w:val="24"/>
          <w:szCs w:val="24"/>
        </w:rPr>
        <w:t xml:space="preserve">вызывает </w:t>
      </w:r>
      <w:r w:rsidR="002A46E6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="00CC1023" w:rsidRPr="00CC1023">
        <w:rPr>
          <w:rFonts w:ascii="Times New Roman" w:hAnsi="Times New Roman" w:cs="Times New Roman"/>
          <w:sz w:val="24"/>
          <w:szCs w:val="24"/>
        </w:rPr>
        <w:t xml:space="preserve"> </w:t>
      </w:r>
      <w:r w:rsidR="00CC1023">
        <w:rPr>
          <w:rFonts w:ascii="Times New Roman" w:hAnsi="Times New Roman" w:cs="Times New Roman"/>
          <w:sz w:val="24"/>
          <w:szCs w:val="24"/>
        </w:rPr>
        <w:t>зап</w:t>
      </w:r>
      <w:r w:rsidR="00910FCC">
        <w:rPr>
          <w:rFonts w:ascii="Times New Roman" w:hAnsi="Times New Roman" w:cs="Times New Roman"/>
          <w:sz w:val="24"/>
          <w:szCs w:val="24"/>
        </w:rPr>
        <w:t>рос</w:t>
      </w:r>
      <w:r w:rsidR="00157481">
        <w:rPr>
          <w:rFonts w:ascii="Times New Roman" w:hAnsi="Times New Roman" w:cs="Times New Roman"/>
          <w:sz w:val="24"/>
          <w:szCs w:val="24"/>
        </w:rPr>
        <w:t xml:space="preserve"> Ядр</w:t>
      </w:r>
      <w:r w:rsidR="00CC1023">
        <w:rPr>
          <w:rFonts w:ascii="Times New Roman" w:hAnsi="Times New Roman" w:cs="Times New Roman"/>
          <w:sz w:val="24"/>
          <w:szCs w:val="24"/>
        </w:rPr>
        <w:t>а для сообщения о получении новых заявок на ТС.</w:t>
      </w:r>
      <w:r w:rsidR="00270B40">
        <w:rPr>
          <w:rFonts w:ascii="Times New Roman" w:hAnsi="Times New Roman" w:cs="Times New Roman"/>
          <w:sz w:val="24"/>
          <w:szCs w:val="24"/>
        </w:rPr>
        <w:t xml:space="preserve"> </w:t>
      </w:r>
      <w:r w:rsidR="00910FCC">
        <w:rPr>
          <w:rFonts w:ascii="Times New Roman" w:hAnsi="Times New Roman" w:cs="Times New Roman"/>
          <w:sz w:val="24"/>
          <w:szCs w:val="24"/>
        </w:rPr>
        <w:t>При этом никакие дополнительные параметры в этом запросе не передаются.</w:t>
      </w:r>
      <w:r w:rsidR="00C50546">
        <w:rPr>
          <w:rFonts w:ascii="Times New Roman" w:hAnsi="Times New Roman" w:cs="Times New Roman"/>
          <w:sz w:val="24"/>
          <w:szCs w:val="24"/>
        </w:rPr>
        <w:t xml:space="preserve"> В рамках обработки </w:t>
      </w:r>
      <w:r w:rsidR="002A46E6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="00C50546" w:rsidRPr="00C50546">
        <w:rPr>
          <w:rFonts w:ascii="Times New Roman" w:hAnsi="Times New Roman" w:cs="Times New Roman"/>
          <w:sz w:val="24"/>
          <w:szCs w:val="24"/>
        </w:rPr>
        <w:t xml:space="preserve"> </w:t>
      </w:r>
      <w:r w:rsidR="00C50546">
        <w:rPr>
          <w:rFonts w:ascii="Times New Roman" w:hAnsi="Times New Roman" w:cs="Times New Roman"/>
          <w:sz w:val="24"/>
          <w:szCs w:val="24"/>
        </w:rPr>
        <w:t xml:space="preserve">запроса Ядро проходит по таблицам </w:t>
      </w:r>
      <w:r w:rsidR="00C50546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C50546" w:rsidRPr="00157481">
        <w:rPr>
          <w:rFonts w:ascii="Times New Roman" w:hAnsi="Times New Roman" w:cs="Times New Roman"/>
          <w:sz w:val="24"/>
          <w:szCs w:val="24"/>
        </w:rPr>
        <w:t>_</w:t>
      </w:r>
      <w:r w:rsidR="00C50546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C50546" w:rsidRPr="00157481">
        <w:rPr>
          <w:rFonts w:ascii="Times New Roman" w:hAnsi="Times New Roman" w:cs="Times New Roman"/>
          <w:sz w:val="24"/>
          <w:szCs w:val="24"/>
        </w:rPr>
        <w:t>_</w:t>
      </w:r>
      <w:r w:rsidR="00C50546">
        <w:rPr>
          <w:rFonts w:ascii="Times New Roman" w:hAnsi="Times New Roman" w:cs="Times New Roman"/>
          <w:sz w:val="24"/>
          <w:szCs w:val="24"/>
          <w:lang w:val="en-US"/>
        </w:rPr>
        <w:t>accepted</w:t>
      </w:r>
      <w:r w:rsidR="00C50546" w:rsidRPr="00157481">
        <w:rPr>
          <w:rFonts w:ascii="Times New Roman" w:hAnsi="Times New Roman" w:cs="Times New Roman"/>
          <w:sz w:val="24"/>
          <w:szCs w:val="24"/>
        </w:rPr>
        <w:t>/</w:t>
      </w:r>
      <w:r w:rsidR="00C50546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C50546" w:rsidRPr="00157481">
        <w:rPr>
          <w:rFonts w:ascii="Times New Roman" w:hAnsi="Times New Roman" w:cs="Times New Roman"/>
          <w:sz w:val="24"/>
          <w:szCs w:val="24"/>
        </w:rPr>
        <w:t>_</w:t>
      </w:r>
      <w:r w:rsidR="00C50546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C50546" w:rsidRPr="00157481">
        <w:rPr>
          <w:rFonts w:ascii="Times New Roman" w:hAnsi="Times New Roman" w:cs="Times New Roman"/>
          <w:sz w:val="24"/>
          <w:szCs w:val="24"/>
        </w:rPr>
        <w:t>_</w:t>
      </w:r>
      <w:r w:rsidR="00C50546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C50546" w:rsidRPr="00157481">
        <w:rPr>
          <w:rFonts w:ascii="Times New Roman" w:hAnsi="Times New Roman" w:cs="Times New Roman"/>
          <w:sz w:val="24"/>
          <w:szCs w:val="24"/>
        </w:rPr>
        <w:t>_</w:t>
      </w:r>
      <w:r w:rsidR="00C50546">
        <w:rPr>
          <w:rFonts w:ascii="Times New Roman" w:hAnsi="Times New Roman" w:cs="Times New Roman"/>
          <w:sz w:val="24"/>
          <w:szCs w:val="24"/>
          <w:lang w:val="en-US"/>
        </w:rPr>
        <w:t>accepted</w:t>
      </w:r>
      <w:r w:rsidR="000D196D">
        <w:rPr>
          <w:rFonts w:ascii="Times New Roman" w:hAnsi="Times New Roman" w:cs="Times New Roman"/>
          <w:sz w:val="24"/>
          <w:szCs w:val="24"/>
        </w:rPr>
        <w:t xml:space="preserve"> и для всех записей </w:t>
      </w:r>
      <w:r w:rsidR="000D196D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="000D196D" w:rsidRPr="00157481">
        <w:rPr>
          <w:rFonts w:ascii="Times New Roman" w:hAnsi="Times New Roman" w:cs="Times New Roman"/>
          <w:sz w:val="24"/>
          <w:szCs w:val="24"/>
        </w:rPr>
        <w:t xml:space="preserve"> = </w:t>
      </w:r>
      <w:r w:rsidR="000D196D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E50585">
        <w:rPr>
          <w:rFonts w:ascii="Times New Roman" w:hAnsi="Times New Roman" w:cs="Times New Roman"/>
          <w:sz w:val="24"/>
          <w:szCs w:val="24"/>
        </w:rPr>
        <w:t xml:space="preserve"> </w:t>
      </w:r>
      <w:r w:rsidR="007575B9">
        <w:rPr>
          <w:rFonts w:ascii="Times New Roman" w:hAnsi="Times New Roman" w:cs="Times New Roman"/>
          <w:sz w:val="24"/>
          <w:szCs w:val="24"/>
        </w:rPr>
        <w:t xml:space="preserve">выполняет копирование данных в таблицы </w:t>
      </w:r>
      <w:proofErr w:type="spellStart"/>
      <w:r w:rsidR="007575B9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7575B9" w:rsidRPr="007575B9">
        <w:rPr>
          <w:rFonts w:ascii="Times New Roman" w:hAnsi="Times New Roman" w:cs="Times New Roman"/>
          <w:sz w:val="24"/>
          <w:szCs w:val="24"/>
        </w:rPr>
        <w:t>_</w:t>
      </w:r>
      <w:r w:rsidR="007575B9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="007575B9" w:rsidRPr="007575B9">
        <w:rPr>
          <w:rFonts w:ascii="Times New Roman" w:hAnsi="Times New Roman" w:cs="Times New Roman"/>
          <w:sz w:val="24"/>
          <w:szCs w:val="24"/>
        </w:rPr>
        <w:t>_</w:t>
      </w:r>
      <w:r w:rsidR="007575B9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7575B9" w:rsidRPr="007575B9">
        <w:rPr>
          <w:rFonts w:ascii="Times New Roman" w:hAnsi="Times New Roman" w:cs="Times New Roman"/>
          <w:sz w:val="24"/>
          <w:szCs w:val="24"/>
        </w:rPr>
        <w:t>/</w:t>
      </w:r>
      <w:r w:rsidR="007575B9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7575B9" w:rsidRPr="007575B9">
        <w:rPr>
          <w:rFonts w:ascii="Times New Roman" w:hAnsi="Times New Roman" w:cs="Times New Roman"/>
          <w:sz w:val="24"/>
          <w:szCs w:val="24"/>
        </w:rPr>
        <w:t>_</w:t>
      </w:r>
      <w:r w:rsidR="007575B9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223C1C">
        <w:rPr>
          <w:rFonts w:ascii="Times New Roman" w:hAnsi="Times New Roman" w:cs="Times New Roman"/>
          <w:sz w:val="24"/>
          <w:szCs w:val="24"/>
        </w:rPr>
        <w:t xml:space="preserve">, меняя флаг </w:t>
      </w:r>
      <w:r w:rsidR="00223C1C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="00223C1C">
        <w:rPr>
          <w:rFonts w:ascii="Times New Roman" w:hAnsi="Times New Roman" w:cs="Times New Roman"/>
          <w:sz w:val="24"/>
          <w:szCs w:val="24"/>
        </w:rPr>
        <w:t xml:space="preserve"> на </w:t>
      </w:r>
      <w:r w:rsidR="00223C1C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="00223C1C" w:rsidRPr="00223C1C">
        <w:rPr>
          <w:rFonts w:ascii="Times New Roman" w:hAnsi="Times New Roman" w:cs="Times New Roman"/>
          <w:sz w:val="24"/>
          <w:szCs w:val="24"/>
        </w:rPr>
        <w:t>.</w:t>
      </w:r>
    </w:p>
    <w:p w14:paraId="1F10A212" w14:textId="1B2F3479" w:rsidR="009B67C3" w:rsidRDefault="009B67C3" w:rsidP="00586BBC">
      <w:pPr>
        <w:ind w:firstLine="851"/>
        <w:jc w:val="both"/>
        <w:rPr>
          <w:rFonts w:ascii="Times New Roman" w:hAnsi="Times New Roman" w:cs="Times New Roman"/>
          <w:sz w:val="24"/>
          <w:szCs w:val="24"/>
          <w:shd w:val="clear" w:color="auto" w:fill="00B050"/>
        </w:rPr>
      </w:pPr>
      <w:r>
        <w:rPr>
          <w:rFonts w:ascii="Times New Roman" w:hAnsi="Times New Roman" w:cs="Times New Roman"/>
          <w:sz w:val="24"/>
          <w:szCs w:val="24"/>
        </w:rPr>
        <w:t>Предварительную заявку</w:t>
      </w:r>
      <w:r w:rsidRPr="004C30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можно удалить из РД. </w:t>
      </w:r>
      <w:r w:rsidRPr="00586BBC">
        <w:rPr>
          <w:rFonts w:ascii="Times New Roman" w:hAnsi="Times New Roman" w:cs="Times New Roman"/>
          <w:sz w:val="24"/>
          <w:szCs w:val="24"/>
        </w:rPr>
        <w:t>После удаления в СУПА отправляется уведомление о неактуальности заявки.</w:t>
      </w:r>
      <w:r w:rsidR="00AA2864">
        <w:rPr>
          <w:rFonts w:ascii="Times New Roman" w:hAnsi="Times New Roman" w:cs="Times New Roman"/>
          <w:sz w:val="24"/>
          <w:szCs w:val="24"/>
        </w:rPr>
        <w:t xml:space="preserve"> </w:t>
      </w:r>
      <w:r w:rsidRPr="00586BBC">
        <w:rPr>
          <w:rFonts w:ascii="Times New Roman" w:hAnsi="Times New Roman" w:cs="Times New Roman"/>
          <w:sz w:val="24"/>
          <w:szCs w:val="24"/>
        </w:rPr>
        <w:t>После удаления предварительной заявки вся информация о ней, получаемая от СУПА, игнорируется.</w:t>
      </w:r>
    </w:p>
    <w:p w14:paraId="7EDE7A56" w14:textId="46CA60E6" w:rsidR="00322E5A" w:rsidRDefault="00322E5A" w:rsidP="00586BBC">
      <w:pPr>
        <w:ind w:firstLine="851"/>
        <w:jc w:val="both"/>
        <w:rPr>
          <w:rFonts w:ascii="Times New Roman" w:hAnsi="Times New Roman" w:cs="Times New Roman"/>
          <w:sz w:val="24"/>
          <w:szCs w:val="24"/>
          <w:shd w:val="clear" w:color="auto" w:fill="00B050"/>
        </w:rPr>
      </w:pPr>
      <w:r w:rsidRPr="00586BBC">
        <w:rPr>
          <w:rFonts w:ascii="Times New Roman" w:hAnsi="Times New Roman" w:cs="Times New Roman"/>
          <w:sz w:val="24"/>
          <w:szCs w:val="24"/>
        </w:rPr>
        <w:t>Если по согласованной предварительной заявке от СУПА поступили изменения</w:t>
      </w:r>
      <w:r w:rsidR="00F577D4" w:rsidRPr="00586BBC">
        <w:rPr>
          <w:rFonts w:ascii="Times New Roman" w:hAnsi="Times New Roman" w:cs="Times New Roman"/>
          <w:sz w:val="24"/>
          <w:szCs w:val="24"/>
        </w:rPr>
        <w:t xml:space="preserve"> (ТС, машинист, сроки, статус)</w:t>
      </w:r>
      <w:r w:rsidRPr="00586BBC">
        <w:rPr>
          <w:rFonts w:ascii="Times New Roman" w:hAnsi="Times New Roman" w:cs="Times New Roman"/>
          <w:sz w:val="24"/>
          <w:szCs w:val="24"/>
        </w:rPr>
        <w:t>, тогда</w:t>
      </w:r>
      <w:r w:rsidR="00AC1478" w:rsidRPr="00586BBC">
        <w:rPr>
          <w:rFonts w:ascii="Times New Roman" w:hAnsi="Times New Roman" w:cs="Times New Roman"/>
          <w:sz w:val="24"/>
          <w:szCs w:val="24"/>
        </w:rPr>
        <w:t xml:space="preserve"> поведение</w:t>
      </w:r>
      <w:r w:rsidRPr="00586BBC">
        <w:rPr>
          <w:rFonts w:ascii="Times New Roman" w:hAnsi="Times New Roman" w:cs="Times New Roman"/>
          <w:sz w:val="24"/>
          <w:szCs w:val="24"/>
        </w:rPr>
        <w:t xml:space="preserve"> СОУР</w:t>
      </w:r>
      <w:r w:rsidR="00AC1478" w:rsidRPr="00586BBC">
        <w:rPr>
          <w:rFonts w:ascii="Times New Roman" w:hAnsi="Times New Roman" w:cs="Times New Roman"/>
          <w:sz w:val="24"/>
          <w:szCs w:val="24"/>
        </w:rPr>
        <w:t xml:space="preserve"> меняется</w:t>
      </w:r>
      <w:r w:rsidRPr="00586BBC">
        <w:rPr>
          <w:rFonts w:ascii="Times New Roman" w:hAnsi="Times New Roman" w:cs="Times New Roman"/>
          <w:sz w:val="24"/>
          <w:szCs w:val="24"/>
        </w:rPr>
        <w:t>, в зависимости от статуса</w:t>
      </w:r>
      <w:r w:rsidR="00AC1478" w:rsidRPr="00586BBC">
        <w:rPr>
          <w:rFonts w:ascii="Times New Roman" w:hAnsi="Times New Roman" w:cs="Times New Roman"/>
          <w:sz w:val="24"/>
          <w:szCs w:val="24"/>
        </w:rPr>
        <w:t xml:space="preserve"> РД.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846"/>
        <w:gridCol w:w="3826"/>
        <w:gridCol w:w="4679"/>
      </w:tblGrid>
      <w:tr w:rsidR="00F93865" w14:paraId="6705084C" w14:textId="77777777" w:rsidTr="00110EF6">
        <w:trPr>
          <w:trHeight w:val="657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6738CFB1" w14:textId="52D9947E" w:rsidR="00F93865" w:rsidRPr="00AC1478" w:rsidRDefault="00F93865" w:rsidP="00AC14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00B050"/>
              </w:rPr>
            </w:pPr>
            <w:r w:rsidRPr="00AC14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proofErr w:type="gramStart"/>
            <w:r w:rsidRPr="00AC14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п.п</w:t>
            </w:r>
            <w:proofErr w:type="spellEnd"/>
            <w:proofErr w:type="gramEnd"/>
          </w:p>
        </w:tc>
        <w:tc>
          <w:tcPr>
            <w:tcW w:w="3826" w:type="dxa"/>
            <w:shd w:val="clear" w:color="auto" w:fill="D9D9D9" w:themeFill="background1" w:themeFillShade="D9"/>
            <w:vAlign w:val="center"/>
          </w:tcPr>
          <w:p w14:paraId="09849DDC" w14:textId="0148A45E" w:rsidR="00F93865" w:rsidRPr="00AC1478" w:rsidRDefault="00F93865" w:rsidP="00AC14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00B050"/>
              </w:rPr>
            </w:pPr>
            <w:r w:rsidRPr="00AC14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 РД</w:t>
            </w:r>
          </w:p>
        </w:tc>
        <w:tc>
          <w:tcPr>
            <w:tcW w:w="4679" w:type="dxa"/>
            <w:shd w:val="clear" w:color="auto" w:fill="D9D9D9" w:themeFill="background1" w:themeFillShade="D9"/>
            <w:vAlign w:val="center"/>
          </w:tcPr>
          <w:p w14:paraId="3FA8AB42" w14:textId="1BD438C7" w:rsidR="00F93865" w:rsidRPr="00AC1478" w:rsidRDefault="00F93865" w:rsidP="00AC14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00B050"/>
              </w:rPr>
            </w:pPr>
            <w:r w:rsidRPr="00AC14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Поведение СОУР</w:t>
            </w:r>
          </w:p>
        </w:tc>
      </w:tr>
      <w:tr w:rsidR="00F93865" w14:paraId="65FA0B27" w14:textId="77777777" w:rsidTr="00F93865">
        <w:tc>
          <w:tcPr>
            <w:tcW w:w="846" w:type="dxa"/>
            <w:shd w:val="clear" w:color="auto" w:fill="auto"/>
            <w:vAlign w:val="center"/>
          </w:tcPr>
          <w:p w14:paraId="471C38DB" w14:textId="77777777" w:rsidR="00F93865" w:rsidRPr="00AC1478" w:rsidRDefault="00F93865" w:rsidP="00A864D2">
            <w:pPr>
              <w:pStyle w:val="a3"/>
              <w:numPr>
                <w:ilvl w:val="0"/>
                <w:numId w:val="39"/>
              </w:numPr>
              <w:ind w:left="306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00B050"/>
              </w:rPr>
            </w:pPr>
          </w:p>
        </w:tc>
        <w:tc>
          <w:tcPr>
            <w:tcW w:w="3826" w:type="dxa"/>
            <w:shd w:val="clear" w:color="auto" w:fill="FFFFFF" w:themeFill="background1"/>
            <w:vAlign w:val="center"/>
          </w:tcPr>
          <w:p w14:paraId="20BDFCF5" w14:textId="78CD59AD" w:rsidR="00F93865" w:rsidRPr="00A864D2" w:rsidRDefault="002F1F79" w:rsidP="00A864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F93865" w:rsidRPr="00A864D2">
              <w:rPr>
                <w:rFonts w:ascii="Times New Roman" w:hAnsi="Times New Roman" w:cs="Times New Roman"/>
                <w:sz w:val="24"/>
                <w:szCs w:val="24"/>
              </w:rPr>
              <w:t>Планирование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679" w:type="dxa"/>
            <w:shd w:val="clear" w:color="auto" w:fill="FFFFFF" w:themeFill="background1"/>
            <w:vAlign w:val="center"/>
          </w:tcPr>
          <w:p w14:paraId="339DFCDA" w14:textId="79654506" w:rsidR="00EB1BF4" w:rsidRPr="00971ACB" w:rsidRDefault="00EB1BF4" w:rsidP="00971ACB">
            <w:pPr>
              <w:pStyle w:val="a3"/>
              <w:numPr>
                <w:ilvl w:val="0"/>
                <w:numId w:val="40"/>
              </w:numPr>
              <w:ind w:left="3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Заявка автоматически обновляется в РД.</w:t>
            </w:r>
          </w:p>
        </w:tc>
      </w:tr>
      <w:tr w:rsidR="00521C91" w14:paraId="31A9C51C" w14:textId="77777777" w:rsidTr="00F44F73">
        <w:trPr>
          <w:trHeight w:val="979"/>
        </w:trPr>
        <w:tc>
          <w:tcPr>
            <w:tcW w:w="846" w:type="dxa"/>
            <w:shd w:val="clear" w:color="auto" w:fill="auto"/>
            <w:vAlign w:val="center"/>
          </w:tcPr>
          <w:p w14:paraId="448AC53D" w14:textId="77777777" w:rsidR="00521C91" w:rsidRPr="00AC1478" w:rsidRDefault="00521C91" w:rsidP="00A864D2">
            <w:pPr>
              <w:pStyle w:val="a3"/>
              <w:numPr>
                <w:ilvl w:val="0"/>
                <w:numId w:val="39"/>
              </w:numPr>
              <w:ind w:left="306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00B050"/>
              </w:rPr>
            </w:pPr>
          </w:p>
        </w:tc>
        <w:tc>
          <w:tcPr>
            <w:tcW w:w="3826" w:type="dxa"/>
            <w:shd w:val="clear" w:color="auto" w:fill="FFFFFF" w:themeFill="background1"/>
            <w:vAlign w:val="center"/>
          </w:tcPr>
          <w:p w14:paraId="1ABD887C" w14:textId="64EDC093" w:rsidR="00521C91" w:rsidRPr="00A864D2" w:rsidRDefault="002F1F79" w:rsidP="00A864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521C91">
              <w:rPr>
                <w:rFonts w:ascii="Times New Roman" w:hAnsi="Times New Roman" w:cs="Times New Roman"/>
                <w:sz w:val="24"/>
                <w:szCs w:val="24"/>
              </w:rPr>
              <w:t>Передан на проверку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679" w:type="dxa"/>
            <w:vMerge w:val="restart"/>
            <w:shd w:val="clear" w:color="auto" w:fill="FFFFFF" w:themeFill="background1"/>
            <w:vAlign w:val="center"/>
          </w:tcPr>
          <w:p w14:paraId="0503B276" w14:textId="345834EE" w:rsidR="00F44F73" w:rsidRDefault="00F44F73" w:rsidP="00F44F73">
            <w:pPr>
              <w:pStyle w:val="a3"/>
              <w:numPr>
                <w:ilvl w:val="0"/>
                <w:numId w:val="40"/>
              </w:numPr>
              <w:ind w:left="319"/>
              <w:rPr>
                <w:ins w:id="9" w:author="Хадиев Эдуард" w:date="2025-02-07T16:27:00Z"/>
                <w:rFonts w:ascii="Times New Roman" w:hAnsi="Times New Roman" w:cs="Times New Roman"/>
                <w:sz w:val="24"/>
                <w:szCs w:val="24"/>
              </w:rPr>
            </w:pPr>
            <w:commentRangeStart w:id="10"/>
            <w:commentRangeStart w:id="11"/>
            <w:commentRangeStart w:id="12"/>
            <w:r>
              <w:rPr>
                <w:rFonts w:ascii="Times New Roman" w:hAnsi="Times New Roman" w:cs="Times New Roman"/>
                <w:sz w:val="24"/>
                <w:szCs w:val="24"/>
              </w:rPr>
              <w:t>РД автоматически переводится в статус «Планирование».</w:t>
            </w:r>
            <w:commentRangeEnd w:id="10"/>
            <w:r w:rsidR="00A67FEC">
              <w:rPr>
                <w:rStyle w:val="a4"/>
              </w:rPr>
              <w:commentReference w:id="10"/>
            </w:r>
            <w:commentRangeEnd w:id="11"/>
            <w:r w:rsidR="00285DA1">
              <w:rPr>
                <w:rStyle w:val="a4"/>
              </w:rPr>
              <w:commentReference w:id="11"/>
            </w:r>
            <w:commentRangeEnd w:id="12"/>
            <w:r w:rsidR="00C61CAF">
              <w:rPr>
                <w:rStyle w:val="a4"/>
              </w:rPr>
              <w:commentReference w:id="12"/>
            </w:r>
          </w:p>
          <w:p w14:paraId="36F36F0B" w14:textId="6F7A00CD" w:rsidR="007330A0" w:rsidDel="00F936C2" w:rsidRDefault="007330A0" w:rsidP="00F44F73">
            <w:pPr>
              <w:pStyle w:val="a3"/>
              <w:numPr>
                <w:ilvl w:val="0"/>
                <w:numId w:val="40"/>
              </w:numPr>
              <w:ind w:left="319"/>
              <w:rPr>
                <w:del w:id="13" w:author="Хадиев Эдуард" w:date="2025-02-07T16:30:00Z"/>
                <w:rFonts w:ascii="Times New Roman" w:hAnsi="Times New Roman" w:cs="Times New Roman"/>
                <w:sz w:val="24"/>
                <w:szCs w:val="24"/>
              </w:rPr>
            </w:pPr>
          </w:p>
          <w:p w14:paraId="7429AFEC" w14:textId="3D15E46D" w:rsidR="00521C91" w:rsidRPr="00F501F7" w:rsidRDefault="00F44F73" w:rsidP="00971ACB">
            <w:pPr>
              <w:pStyle w:val="a3"/>
              <w:numPr>
                <w:ilvl w:val="0"/>
                <w:numId w:val="40"/>
              </w:numPr>
              <w:ind w:left="319"/>
              <w:rPr>
                <w:rFonts w:ascii="Times New Roman" w:hAnsi="Times New Roman" w:cs="Times New Roman"/>
                <w:strike/>
                <w:sz w:val="24"/>
                <w:szCs w:val="24"/>
                <w:rPrChange w:id="14" w:author="Хадиев Эдуард" w:date="2025-02-10T14:36:00Z">
                  <w:rPr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Заявка автоматически обновляется в РД.</w:t>
            </w:r>
          </w:p>
        </w:tc>
      </w:tr>
      <w:tr w:rsidR="00521C91" w14:paraId="36C4F832" w14:textId="77777777" w:rsidTr="00F93865">
        <w:tc>
          <w:tcPr>
            <w:tcW w:w="846" w:type="dxa"/>
            <w:shd w:val="clear" w:color="auto" w:fill="auto"/>
            <w:vAlign w:val="center"/>
          </w:tcPr>
          <w:p w14:paraId="58FB9C69" w14:textId="77777777" w:rsidR="00521C91" w:rsidRPr="00AC1478" w:rsidRDefault="00521C91" w:rsidP="00A864D2">
            <w:pPr>
              <w:pStyle w:val="a3"/>
              <w:numPr>
                <w:ilvl w:val="0"/>
                <w:numId w:val="39"/>
              </w:numPr>
              <w:ind w:left="306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00B050"/>
              </w:rPr>
            </w:pPr>
          </w:p>
        </w:tc>
        <w:tc>
          <w:tcPr>
            <w:tcW w:w="3826" w:type="dxa"/>
            <w:shd w:val="clear" w:color="auto" w:fill="FFFFFF" w:themeFill="background1"/>
            <w:vAlign w:val="center"/>
          </w:tcPr>
          <w:p w14:paraId="47AC4ECC" w14:textId="24B58B36" w:rsidR="00521C91" w:rsidRPr="00A864D2" w:rsidRDefault="002F1F79" w:rsidP="00A864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521C91">
              <w:rPr>
                <w:rFonts w:ascii="Times New Roman" w:hAnsi="Times New Roman" w:cs="Times New Roman"/>
                <w:sz w:val="24"/>
                <w:szCs w:val="24"/>
              </w:rPr>
              <w:t>Проверен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679" w:type="dxa"/>
            <w:vMerge/>
            <w:shd w:val="clear" w:color="auto" w:fill="FFFFFF" w:themeFill="background1"/>
            <w:vAlign w:val="center"/>
          </w:tcPr>
          <w:p w14:paraId="3857BC1B" w14:textId="77777777" w:rsidR="00521C91" w:rsidRPr="00A864D2" w:rsidRDefault="00521C91" w:rsidP="00A864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865" w14:paraId="51C9F0FB" w14:textId="77777777" w:rsidTr="00F93865">
        <w:tc>
          <w:tcPr>
            <w:tcW w:w="846" w:type="dxa"/>
            <w:shd w:val="clear" w:color="auto" w:fill="auto"/>
            <w:vAlign w:val="center"/>
          </w:tcPr>
          <w:p w14:paraId="198175D9" w14:textId="77777777" w:rsidR="00F93865" w:rsidRPr="00AC1478" w:rsidRDefault="00F93865" w:rsidP="00A864D2">
            <w:pPr>
              <w:pStyle w:val="a3"/>
              <w:numPr>
                <w:ilvl w:val="0"/>
                <w:numId w:val="39"/>
              </w:numPr>
              <w:ind w:left="306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00B050"/>
              </w:rPr>
            </w:pPr>
          </w:p>
        </w:tc>
        <w:tc>
          <w:tcPr>
            <w:tcW w:w="3826" w:type="dxa"/>
            <w:shd w:val="clear" w:color="auto" w:fill="FFFFFF" w:themeFill="background1"/>
            <w:vAlign w:val="center"/>
          </w:tcPr>
          <w:p w14:paraId="1692CA9E" w14:textId="59344522" w:rsidR="00F93865" w:rsidRDefault="002F1F79" w:rsidP="00A864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F93865">
              <w:rPr>
                <w:rFonts w:ascii="Times New Roman" w:hAnsi="Times New Roman" w:cs="Times New Roman"/>
                <w:sz w:val="24"/>
                <w:szCs w:val="24"/>
              </w:rPr>
              <w:t>Выдан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F93865">
              <w:rPr>
                <w:rFonts w:ascii="Times New Roman" w:hAnsi="Times New Roman" w:cs="Times New Roman"/>
                <w:sz w:val="24"/>
                <w:szCs w:val="24"/>
              </w:rPr>
              <w:t xml:space="preserve"> и последующие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до «Подтверждение работ»</w:t>
            </w:r>
          </w:p>
        </w:tc>
        <w:tc>
          <w:tcPr>
            <w:tcW w:w="4679" w:type="dxa"/>
            <w:shd w:val="clear" w:color="auto" w:fill="FFFFFF" w:themeFill="background1"/>
            <w:vAlign w:val="center"/>
          </w:tcPr>
          <w:p w14:paraId="4C462362" w14:textId="77777777" w:rsidR="00F93865" w:rsidRDefault="00F22A29" w:rsidP="00F22A29">
            <w:pPr>
              <w:pStyle w:val="a3"/>
              <w:numPr>
                <w:ilvl w:val="0"/>
                <w:numId w:val="41"/>
              </w:numPr>
              <w:ind w:left="3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Заявка в РД обновляется только после перехода в статус «Подтверждение работ»</w:t>
            </w:r>
          </w:p>
          <w:p w14:paraId="1873DF80" w14:textId="0162C4F5" w:rsidR="00F22A29" w:rsidRPr="00F22A29" w:rsidRDefault="00BA3EB5" w:rsidP="00F22A29">
            <w:pPr>
              <w:pStyle w:val="a3"/>
              <w:numPr>
                <w:ilvl w:val="0"/>
                <w:numId w:val="41"/>
              </w:numPr>
              <w:ind w:left="3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 измененной заявкой демонстрируется</w:t>
            </w:r>
            <w:r w:rsidR="0040295B">
              <w:rPr>
                <w:rFonts w:ascii="Times New Roman" w:hAnsi="Times New Roman" w:cs="Times New Roman"/>
                <w:sz w:val="24"/>
                <w:szCs w:val="24"/>
              </w:rPr>
              <w:t xml:space="preserve"> сообщение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295B">
              <w:rPr>
                <w:rFonts w:ascii="Times New Roman" w:hAnsi="Times New Roman" w:cs="Times New Roman"/>
                <w:sz w:val="24"/>
                <w:szCs w:val="24"/>
              </w:rPr>
              <w:t>изменениями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B2FF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D1238F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D1238F">
              <w:rPr>
                <w:rFonts w:ascii="Times New Roman" w:hAnsi="Times New Roman" w:cs="Times New Roman"/>
                <w:sz w:val="24"/>
                <w:szCs w:val="24"/>
              </w:rPr>
              <w:instrText xml:space="preserve"> REF _Ref187751293 \h </w:instrText>
            </w:r>
            <w:r w:rsidR="00D1238F">
              <w:rPr>
                <w:rFonts w:ascii="Times New Roman" w:hAnsi="Times New Roman" w:cs="Times New Roman"/>
                <w:sz w:val="24"/>
                <w:szCs w:val="24"/>
              </w:rPr>
            </w:r>
            <w:r w:rsidR="00D1238F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A3587F" w:rsidRPr="00AD7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Рисунок </w:t>
            </w:r>
            <w:r w:rsidR="00A3587F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4"/>
                <w:szCs w:val="24"/>
              </w:rPr>
              <w:t>11</w:t>
            </w:r>
            <w:r w:rsidR="00D1238F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E1658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16588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E16588">
              <w:rPr>
                <w:rFonts w:ascii="Times New Roman" w:hAnsi="Times New Roman" w:cs="Times New Roman"/>
                <w:sz w:val="24"/>
                <w:szCs w:val="24"/>
              </w:rPr>
              <w:instrText xml:space="preserve"> REF _Ref187752369 \h </w:instrText>
            </w:r>
            <w:r w:rsidR="00E16588">
              <w:rPr>
                <w:rFonts w:ascii="Times New Roman" w:hAnsi="Times New Roman" w:cs="Times New Roman"/>
                <w:sz w:val="24"/>
                <w:szCs w:val="24"/>
              </w:rPr>
            </w:r>
            <w:r w:rsidR="00E16588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A3587F" w:rsidRPr="00E165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Рисунок </w:t>
            </w:r>
            <w:r w:rsidR="00A3587F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4"/>
                <w:szCs w:val="24"/>
              </w:rPr>
              <w:t>16</w:t>
            </w:r>
            <w:r w:rsidR="00E16588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2B2FF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F1F79" w14:paraId="6E87AFF4" w14:textId="77777777" w:rsidTr="00B20C81">
        <w:trPr>
          <w:trHeight w:val="817"/>
        </w:trPr>
        <w:tc>
          <w:tcPr>
            <w:tcW w:w="846" w:type="dxa"/>
            <w:shd w:val="clear" w:color="auto" w:fill="auto"/>
            <w:vAlign w:val="center"/>
          </w:tcPr>
          <w:p w14:paraId="1AE01B0A" w14:textId="77777777" w:rsidR="002F1F79" w:rsidRPr="00AC1478" w:rsidRDefault="002F1F79" w:rsidP="00A864D2">
            <w:pPr>
              <w:pStyle w:val="a3"/>
              <w:numPr>
                <w:ilvl w:val="0"/>
                <w:numId w:val="39"/>
              </w:numPr>
              <w:ind w:left="306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00B050"/>
              </w:rPr>
            </w:pPr>
          </w:p>
        </w:tc>
        <w:tc>
          <w:tcPr>
            <w:tcW w:w="3826" w:type="dxa"/>
            <w:shd w:val="clear" w:color="auto" w:fill="FFFFFF" w:themeFill="background1"/>
            <w:vAlign w:val="center"/>
          </w:tcPr>
          <w:p w14:paraId="227A0AF4" w14:textId="583951EB" w:rsidR="00756C78" w:rsidRDefault="002F1F79" w:rsidP="00A864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«Отправлен в СУПА»</w:t>
            </w:r>
            <w:r w:rsidR="00756C78">
              <w:rPr>
                <w:rFonts w:ascii="Times New Roman" w:hAnsi="Times New Roman" w:cs="Times New Roman"/>
                <w:sz w:val="24"/>
                <w:szCs w:val="24"/>
              </w:rPr>
              <w:t>, «Закрыт»</w:t>
            </w:r>
          </w:p>
        </w:tc>
        <w:tc>
          <w:tcPr>
            <w:tcW w:w="4679" w:type="dxa"/>
            <w:shd w:val="clear" w:color="auto" w:fill="FFFFFF" w:themeFill="background1"/>
            <w:vAlign w:val="center"/>
          </w:tcPr>
          <w:p w14:paraId="3F02EE95" w14:textId="659D7C14" w:rsidR="002F1F79" w:rsidRDefault="00756C78" w:rsidP="00F22A29">
            <w:pPr>
              <w:pStyle w:val="a3"/>
              <w:numPr>
                <w:ilvl w:val="0"/>
                <w:numId w:val="41"/>
              </w:numPr>
              <w:ind w:left="3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Заявка игнорируется.</w:t>
            </w:r>
          </w:p>
        </w:tc>
      </w:tr>
    </w:tbl>
    <w:p w14:paraId="329FC1F2" w14:textId="77777777" w:rsidR="0041194A" w:rsidRPr="009E3DE6" w:rsidRDefault="0041194A" w:rsidP="00F92505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2F3B432" w14:textId="28B7CD3D" w:rsidR="000B0D9B" w:rsidRPr="000B0D9B" w:rsidRDefault="000B0D9B" w:rsidP="000B0D9B">
      <w:pPr>
        <w:sectPr w:rsidR="000B0D9B" w:rsidRPr="000B0D9B" w:rsidSect="00CB6962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26C5BF96" w14:textId="7B8B9233" w:rsidR="003F5720" w:rsidRDefault="003F5720" w:rsidP="00611137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5" w:name="_Toc190092288"/>
      <w:r w:rsidRPr="003F5720">
        <w:rPr>
          <w:rFonts w:ascii="Times New Roman" w:hAnsi="Times New Roman" w:cs="Times New Roman"/>
          <w:b/>
          <w:bCs/>
          <w:color w:val="auto"/>
        </w:rPr>
        <w:lastRenderedPageBreak/>
        <w:t>База данных</w:t>
      </w:r>
      <w:bookmarkEnd w:id="15"/>
    </w:p>
    <w:p w14:paraId="21A19E47" w14:textId="77777777" w:rsidR="001E2460" w:rsidRDefault="001E2460" w:rsidP="001E2460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C54D018" wp14:editId="0E60305D">
            <wp:extent cx="7366407" cy="5118428"/>
            <wp:effectExtent l="0" t="0" r="635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7465" cy="512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C04D" w14:textId="41308601" w:rsidR="001E2460" w:rsidRDefault="001E2460" w:rsidP="001E2460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Фрагмент базы данных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hyperlink r:id="rId13" w:history="1">
        <w:proofErr w:type="spellStart"/>
        <w:r w:rsidR="00EB0F51" w:rsidRPr="00EB0F51">
          <w:rPr>
            <w:rStyle w:val="ab"/>
            <w:rFonts w:ascii="Times New Roman" w:hAnsi="Times New Roman" w:cs="Times New Roman"/>
            <w:b/>
            <w:bCs/>
            <w:i w:val="0"/>
            <w:iCs w:val="0"/>
            <w:sz w:val="24"/>
            <w:szCs w:val="24"/>
            <w:lang w:val="en-US"/>
          </w:rPr>
          <w:t>dbdiagram</w:t>
        </w:r>
        <w:proofErr w:type="spellEnd"/>
      </w:hyperlink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p w14:paraId="61EEB6DD" w14:textId="5321EDD2" w:rsidR="00552AC5" w:rsidRPr="00552AC5" w:rsidRDefault="00552AC5" w:rsidP="00552AC5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Атрибутивный состав полей 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order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setting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(настройка обязательности</w:t>
      </w:r>
      <w:r w:rsidR="00B01A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согласования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заказов ТС в </w:t>
      </w:r>
      <w:r w:rsidR="00B01A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СУПА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C023D5" w:rsidRPr="00E5228A" w14:paraId="1B805BF7" w14:textId="77777777" w:rsidTr="001B3021">
        <w:trPr>
          <w:cantSplit/>
          <w:trHeight w:val="432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6BD910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7304D8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1A8D97A1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4FEC811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4E0013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3465D92E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249925A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C023D5" w:rsidRPr="00E5228A" w14:paraId="63B950EA" w14:textId="77777777" w:rsidTr="00425C5E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54E155" w14:textId="77777777" w:rsidR="00C023D5" w:rsidRPr="00E5228A" w:rsidRDefault="00C023D5" w:rsidP="00712CA9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55421D" w14:textId="67CD6B29" w:rsidR="00C023D5" w:rsidRPr="00E5228A" w:rsidRDefault="00C023D5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орг. структуры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ED609E8" w14:textId="77777777" w:rsidR="00C023D5" w:rsidRPr="00E5228A" w:rsidRDefault="00C023D5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446EC09" w14:textId="77777777" w:rsidR="00C023D5" w:rsidRPr="00E5228A" w:rsidRDefault="00C023D5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D9FE8B" w14:textId="77777777" w:rsidR="00C023D5" w:rsidRPr="00E5228A" w:rsidRDefault="00C023D5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906FC34" w14:textId="0E94885A" w:rsidR="00C023D5" w:rsidRPr="00E5228A" w:rsidRDefault="00425C5E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org_struct.id</w:t>
            </w: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C062B57" w14:textId="1DEB7BC8" w:rsidR="00C023D5" w:rsidRPr="00721E14" w:rsidRDefault="00831908" w:rsidP="00425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Только орг. структуры с типом</w:t>
            </w:r>
            <w:r w:rsidR="00721E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«завод» (</w:t>
            </w:r>
            <w:r w:rsidR="00721E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type</w:t>
            </w:r>
            <w:r w:rsidR="00721E14" w:rsidRPr="00721E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factory</w:t>
            </w:r>
            <w:r w:rsidR="00721E14" w:rsidRPr="00721E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C023D5" w:rsidRPr="00E5228A" w14:paraId="6B8AA5D4" w14:textId="77777777" w:rsidTr="00425C5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621692" w14:textId="77777777" w:rsidR="00C023D5" w:rsidRPr="00E5228A" w:rsidRDefault="00C023D5" w:rsidP="00712CA9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08B8A7" w14:textId="13EDB879" w:rsidR="00C023D5" w:rsidRPr="00E5228A" w:rsidRDefault="00C023D5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Тип РД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0C1CD" w14:textId="3C697504" w:rsidR="00C023D5" w:rsidRPr="00E5228A" w:rsidRDefault="00C023D5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rd_</w:t>
            </w:r>
            <w:r w:rsidR="00425C5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type_of_nds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794DD" w14:textId="5E01A734" w:rsidR="00C023D5" w:rsidRPr="00E5228A" w:rsidRDefault="00425C5E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rd_type_of_nds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56AF64" w14:textId="77777777" w:rsidR="00C023D5" w:rsidRPr="00780B0D" w:rsidRDefault="00C023D5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933F48" w14:textId="7EEA3EAD" w:rsidR="00C023D5" w:rsidRPr="00780B0D" w:rsidRDefault="00C023D5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75F70" w14:textId="5FEBE2F5" w:rsidR="00C023D5" w:rsidRDefault="00FA1A66" w:rsidP="00425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</w:t>
            </w:r>
            <w:r w:rsidR="00425C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num</w:t>
            </w:r>
            <w:proofErr w:type="spellEnd"/>
            <w:r w:rsidR="00425C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</w:p>
          <w:p w14:paraId="1E9A1F7C" w14:textId="5686A8CC" w:rsidR="00425C5E" w:rsidRDefault="0000113C" w:rsidP="00AA69B4">
            <w:pPr>
              <w:pStyle w:val="a3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</w:t>
            </w:r>
            <w:r w:rsidR="00425C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ork_permit</w:t>
            </w:r>
            <w:proofErr w:type="spellEnd"/>
          </w:p>
          <w:p w14:paraId="2C405123" w14:textId="5263D308" w:rsidR="00425C5E" w:rsidRDefault="0000113C" w:rsidP="00AA69B4">
            <w:pPr>
              <w:pStyle w:val="a3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</w:t>
            </w:r>
            <w:r w:rsidR="00425C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rder</w:t>
            </w:r>
          </w:p>
          <w:p w14:paraId="4A0C6E09" w14:textId="73116598" w:rsidR="00425C5E" w:rsidRDefault="0000113C" w:rsidP="00AA69B4">
            <w:pPr>
              <w:pStyle w:val="a3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errand</w:t>
            </w:r>
          </w:p>
          <w:p w14:paraId="72EF9095" w14:textId="61810D46" w:rsidR="0000113C" w:rsidRPr="00425C5E" w:rsidRDefault="0000113C" w:rsidP="00AA69B4">
            <w:pPr>
              <w:pStyle w:val="a3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works_according_list</w:t>
            </w:r>
            <w:proofErr w:type="spellEnd"/>
          </w:p>
        </w:tc>
      </w:tr>
    </w:tbl>
    <w:p w14:paraId="0C0921F8" w14:textId="77777777" w:rsidR="00C023D5" w:rsidRDefault="00C023D5" w:rsidP="00940479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3DD157EC" w14:textId="13A33D59" w:rsidR="00940479" w:rsidRPr="008B74D4" w:rsidRDefault="00940479" w:rsidP="00940479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</w:rPr>
      </w:pP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Атрибутивный состав полей </w:t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order</w:t>
      </w:r>
      <w:r w:rsidR="00B170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B170D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request</w:t>
      </w:r>
      <w:r w:rsidR="008B74D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495E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предварительная </w:t>
      </w:r>
      <w:r w:rsid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заявка на</w:t>
      </w:r>
      <w:r w:rsidR="006A6C0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собственное</w:t>
      </w:r>
      <w:r w:rsid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ТС</w:t>
      </w:r>
      <w:r w:rsidR="008B74D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3E62BE" w:rsidRPr="00E5228A" w14:paraId="6E0F00B8" w14:textId="77777777" w:rsidTr="001B3021">
        <w:trPr>
          <w:cantSplit/>
          <w:trHeight w:val="623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B3F01A" w14:textId="77777777" w:rsidR="003E62BE" w:rsidRPr="00E5228A" w:rsidRDefault="003E62BE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EF44E" w14:textId="77777777" w:rsidR="003E62BE" w:rsidRPr="00E5228A" w:rsidRDefault="003E62BE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FBF2C88" w14:textId="77777777" w:rsidR="003E62BE" w:rsidRPr="00E5228A" w:rsidRDefault="003E62BE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341C08DE" w14:textId="77777777" w:rsidR="003E62BE" w:rsidRPr="00E5228A" w:rsidRDefault="003E62BE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8CED9D" w14:textId="77777777" w:rsidR="003E62BE" w:rsidRPr="00E5228A" w:rsidRDefault="003E62BE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63846604" w14:textId="77777777" w:rsidR="003E62BE" w:rsidRPr="00E5228A" w:rsidRDefault="003E62BE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694A9A51" w14:textId="77777777" w:rsidR="003E62BE" w:rsidRPr="00E5228A" w:rsidRDefault="003E62BE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3E62BE" w:rsidRPr="00E5228A" w14:paraId="5ED833FA" w14:textId="77777777" w:rsidTr="00C023D5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9B973E" w14:textId="446C3A9C" w:rsidR="003E62BE" w:rsidRPr="00E5228A" w:rsidRDefault="003E62BE" w:rsidP="00AA69B4">
            <w:pPr>
              <w:pStyle w:val="a3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4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05FDDC" w14:textId="77777777" w:rsidR="003E62BE" w:rsidRPr="00E5228A" w:rsidRDefault="003E62BE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CE8E70C" w14:textId="77777777" w:rsidR="003E62BE" w:rsidRPr="00E5228A" w:rsidRDefault="003E62BE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DF4703A" w14:textId="77777777" w:rsidR="003E62BE" w:rsidRPr="00E5228A" w:rsidRDefault="003E62BE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825C1B" w14:textId="77777777" w:rsidR="003E62BE" w:rsidRPr="00E5228A" w:rsidRDefault="003E62BE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5143506" w14:textId="77777777" w:rsidR="003E62BE" w:rsidRPr="00E5228A" w:rsidRDefault="003E62BE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3431062" w14:textId="77777777" w:rsidR="003E62BE" w:rsidRPr="00E5228A" w:rsidRDefault="003E62BE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3E62BE" w:rsidRPr="00E5228A" w14:paraId="78B7F714" w14:textId="77777777" w:rsidTr="00C023D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41138C" w14:textId="77777777" w:rsidR="003E62BE" w:rsidRPr="00E5228A" w:rsidRDefault="003E62BE" w:rsidP="00AA69B4">
            <w:pPr>
              <w:pStyle w:val="a3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97A60B" w14:textId="1A9F8081" w:rsidR="003E62BE" w:rsidRPr="00E5228A" w:rsidRDefault="00B966FD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Статус заявки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4C9D914" w14:textId="5439BAE5" w:rsidR="003E62BE" w:rsidRPr="00E5228A" w:rsidRDefault="00177508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s</w:t>
            </w:r>
            <w:r w:rsidR="00B966F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E998904" w14:textId="7EB32532" w:rsidR="003E62BE" w:rsidRPr="00E5228A" w:rsidRDefault="00177508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="00B966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ransport_order_status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2A3380" w14:textId="50C77924" w:rsidR="003E62BE" w:rsidRPr="00E5228A" w:rsidRDefault="00780B0D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5066F33" w14:textId="3731000A" w:rsidR="003E62BE" w:rsidRPr="00E5228A" w:rsidRDefault="003E62BE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09DE282" w14:textId="58EC2249" w:rsidR="00D63B0C" w:rsidRDefault="00177508" w:rsidP="00B02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</w:t>
            </w:r>
            <w:r w:rsidR="00B966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num</w:t>
            </w:r>
            <w:proofErr w:type="spellEnd"/>
            <w:r w:rsidR="00B966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</w:p>
          <w:p w14:paraId="4F725B43" w14:textId="03672FA1" w:rsidR="00B966FD" w:rsidRDefault="00177508" w:rsidP="00B966FD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</w:t>
            </w:r>
            <w:r w:rsidR="00B966F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reated</w:t>
            </w:r>
          </w:p>
          <w:p w14:paraId="7D2C85E5" w14:textId="7465DE29" w:rsidR="00B966FD" w:rsidRDefault="00177508" w:rsidP="00B966FD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on_confirm</w:t>
            </w:r>
            <w:proofErr w:type="spellEnd"/>
          </w:p>
          <w:p w14:paraId="5524BF99" w14:textId="0DCDD808" w:rsidR="00177508" w:rsidRDefault="00177508" w:rsidP="00B966FD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accepted</w:t>
            </w:r>
          </w:p>
          <w:p w14:paraId="62E4A5C2" w14:textId="7D5A6056" w:rsidR="00177508" w:rsidRPr="00B966FD" w:rsidRDefault="00177508" w:rsidP="00B966FD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rejected</w:t>
            </w:r>
          </w:p>
        </w:tc>
      </w:tr>
      <w:tr w:rsidR="00B170DE" w:rsidRPr="00E5228A" w14:paraId="26EF7B12" w14:textId="77777777" w:rsidTr="00C023D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806705" w14:textId="77777777" w:rsidR="00B170DE" w:rsidRPr="00E5228A" w:rsidRDefault="00B170DE" w:rsidP="00AA69B4">
            <w:pPr>
              <w:pStyle w:val="a3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FCDCF1" w14:textId="7E7CC6E7" w:rsidR="00B170DE" w:rsidRDefault="00177508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РД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4B4F73E" w14:textId="68C1EA60" w:rsidR="00B170DE" w:rsidRDefault="0021578C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</w:t>
            </w:r>
            <w:r w:rsidR="0017750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D7E02BA" w14:textId="478B79DC" w:rsidR="00B170DE" w:rsidRDefault="0021578C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</w:t>
            </w:r>
            <w:r w:rsidR="001775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3B877D" w14:textId="2319A813" w:rsidR="00B170DE" w:rsidRDefault="00177508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4C9B227" w14:textId="340AD43F" w:rsidR="00B170DE" w:rsidRPr="00E5228A" w:rsidRDefault="0021578C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</w:t>
            </w:r>
            <w:r w:rsidR="001775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8C48A03" w14:textId="77777777" w:rsidR="00B170DE" w:rsidRPr="00B023A5" w:rsidRDefault="00B170DE" w:rsidP="00B02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170DE" w:rsidRPr="00E5228A" w14:paraId="66D13155" w14:textId="77777777" w:rsidTr="00C023D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CF705B" w14:textId="77777777" w:rsidR="00B170DE" w:rsidRPr="00E5228A" w:rsidRDefault="00B170DE" w:rsidP="00AA69B4">
            <w:pPr>
              <w:pStyle w:val="a3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15F9A6" w14:textId="45084CC1" w:rsidR="00B170DE" w:rsidRPr="00177508" w:rsidRDefault="00177508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B171DAF" w14:textId="7FE3798B" w:rsidR="00B170DE" w:rsidRDefault="0021578C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</w:t>
            </w:r>
            <w:r w:rsidR="0017750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ransport_id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0DAAE3F" w14:textId="40A235F0" w:rsidR="00B170DE" w:rsidRPr="00177508" w:rsidRDefault="0021578C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</w:t>
            </w:r>
            <w:r w:rsidR="001775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nt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5B817A" w14:textId="27332DE2" w:rsidR="00B170DE" w:rsidRDefault="00177508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82EFF2" w14:textId="450ECC1A" w:rsidR="00B170DE" w:rsidRPr="00E5228A" w:rsidRDefault="0021578C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="001775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ransports.id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73C13D2" w14:textId="77777777" w:rsidR="00B170DE" w:rsidRPr="00B023A5" w:rsidRDefault="00B170DE" w:rsidP="00B02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170DE" w:rsidRPr="00E5228A" w14:paraId="2CC77062" w14:textId="77777777" w:rsidTr="00C023D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1263DC" w14:textId="77777777" w:rsidR="00B170DE" w:rsidRPr="00E5228A" w:rsidRDefault="00B170DE" w:rsidP="00AA69B4">
            <w:pPr>
              <w:pStyle w:val="a3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8DB7D4" w14:textId="510B15B0" w:rsidR="00B170DE" w:rsidRDefault="00177508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водителя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AD20FBE" w14:textId="1DE11DE1" w:rsidR="00B170DE" w:rsidRDefault="0021578C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</w:t>
            </w:r>
            <w:r w:rsidR="0017750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river_id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7B2A9B1" w14:textId="0620A56C" w:rsidR="00B170DE" w:rsidRDefault="0021578C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</w:t>
            </w:r>
            <w:r w:rsidR="001775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24B195" w14:textId="4D328285" w:rsidR="00B170DE" w:rsidRDefault="00177508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6BD8982" w14:textId="4379CB72" w:rsidR="00B170DE" w:rsidRPr="00E5228A" w:rsidRDefault="0021578C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</w:t>
            </w:r>
            <w:r w:rsidR="001775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mployee.id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050F4AD" w14:textId="57D1B5A5" w:rsidR="00B170DE" w:rsidRPr="00177508" w:rsidRDefault="00177508" w:rsidP="00B02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Только для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спец.техники</w:t>
            </w:r>
            <w:proofErr w:type="spellEnd"/>
            <w:proofErr w:type="gramEnd"/>
          </w:p>
        </w:tc>
      </w:tr>
      <w:tr w:rsidR="00B170DE" w:rsidRPr="00E5228A" w14:paraId="38C096E2" w14:textId="77777777" w:rsidTr="00C023D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44B006" w14:textId="77777777" w:rsidR="00B170DE" w:rsidRPr="00E5228A" w:rsidRDefault="00B170DE" w:rsidP="00AA69B4">
            <w:pPr>
              <w:pStyle w:val="a3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21A3E2" w14:textId="4001D6A5" w:rsidR="00B170DE" w:rsidRPr="0049567A" w:rsidRDefault="0049567A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рекомендации ТС из заказа ТОРО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698D671" w14:textId="2BA340A5" w:rsidR="00B170DE" w:rsidRPr="0049567A" w:rsidRDefault="0021578C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</w:t>
            </w:r>
            <w:r w:rsidR="0049567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oro_operation_transport_id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0676F84" w14:textId="3C607A9D" w:rsidR="00B170DE" w:rsidRPr="0049567A" w:rsidRDefault="0021578C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</w:t>
            </w:r>
            <w:r w:rsidR="004956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2DD2DA" w14:textId="3EC1D352" w:rsidR="00B170DE" w:rsidRDefault="0049567A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7FEBC01" w14:textId="3FC1F2DD" w:rsidR="00B170DE" w:rsidRPr="0049567A" w:rsidRDefault="0021578C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="004956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oro_operation_transport.id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27F4D2E" w14:textId="77777777" w:rsidR="00B170DE" w:rsidRPr="0049567A" w:rsidRDefault="00B170DE" w:rsidP="00B02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9567A" w:rsidRPr="00E5228A" w14:paraId="45B51DDF" w14:textId="77777777" w:rsidTr="00C023D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EACC40" w14:textId="77777777" w:rsidR="0049567A" w:rsidRPr="00E5228A" w:rsidRDefault="0049567A" w:rsidP="0049567A">
            <w:pPr>
              <w:pStyle w:val="a3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AA6D52" w14:textId="56C81D14" w:rsidR="0049567A" w:rsidRPr="0049567A" w:rsidRDefault="0049567A" w:rsidP="00495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565D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начала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530B3DD" w14:textId="003A1D55" w:rsidR="0049567A" w:rsidRPr="0049567A" w:rsidRDefault="00565D85" w:rsidP="0049567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49567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_start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870ED4C" w14:textId="297C1F31" w:rsidR="0049567A" w:rsidRPr="0049567A" w:rsidRDefault="0049567A" w:rsidP="0049567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4C1F13" w14:textId="19C55DA4" w:rsidR="0049567A" w:rsidRDefault="0049567A" w:rsidP="00495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6510B05" w14:textId="77777777" w:rsidR="0049567A" w:rsidRPr="0049567A" w:rsidRDefault="0049567A" w:rsidP="00495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E20A70A" w14:textId="77777777" w:rsidR="0049567A" w:rsidRPr="0049567A" w:rsidRDefault="0049567A" w:rsidP="00495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9567A" w:rsidRPr="00E5228A" w14:paraId="1291EBCF" w14:textId="77777777" w:rsidTr="00C023D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7E2B34" w14:textId="77777777" w:rsidR="0049567A" w:rsidRPr="00E5228A" w:rsidRDefault="0049567A" w:rsidP="0049567A">
            <w:pPr>
              <w:pStyle w:val="a3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4C2F80" w14:textId="2576597C" w:rsidR="0049567A" w:rsidRDefault="0049567A" w:rsidP="00495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565D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окончания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9C71187" w14:textId="3BBCD92F" w:rsidR="0049567A" w:rsidRPr="0049567A" w:rsidRDefault="00565D85" w:rsidP="0049567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49567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_end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4F81B39" w14:textId="78D0748D" w:rsidR="0049567A" w:rsidRPr="0049567A" w:rsidRDefault="0049567A" w:rsidP="0049567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390F82" w14:textId="70143E4E" w:rsidR="0049567A" w:rsidRDefault="0049567A" w:rsidP="00495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114B1BC" w14:textId="77777777" w:rsidR="0049567A" w:rsidRPr="0049567A" w:rsidRDefault="0049567A" w:rsidP="00495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1F36C64" w14:textId="77777777" w:rsidR="0049567A" w:rsidRPr="0049567A" w:rsidRDefault="0049567A" w:rsidP="00495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9567A" w:rsidRPr="00E5228A" w14:paraId="5FF8649E" w14:textId="77777777" w:rsidTr="00C023D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462757" w14:textId="77777777" w:rsidR="0049567A" w:rsidRPr="00E5228A" w:rsidRDefault="0049567A" w:rsidP="0049567A">
            <w:pPr>
              <w:pStyle w:val="a3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5FE46A" w14:textId="5501474C" w:rsidR="0049567A" w:rsidRDefault="00565D85" w:rsidP="00495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Флаг бригадного автомобиля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9CA65A3" w14:textId="1073067C" w:rsidR="0049567A" w:rsidRPr="00565D85" w:rsidRDefault="0021578C" w:rsidP="0049567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</w:t>
            </w:r>
            <w:r w:rsidR="00565D8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s_brigade_transport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4AA01B7" w14:textId="6AB7DB2B" w:rsidR="0049567A" w:rsidRPr="00565D85" w:rsidRDefault="0021578C" w:rsidP="0049567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</w:t>
            </w:r>
            <w:r w:rsidR="00565D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ool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10D213" w14:textId="77961B1E" w:rsidR="0049567A" w:rsidRDefault="00565D85" w:rsidP="00495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55801D6" w14:textId="77777777" w:rsidR="0049567A" w:rsidRPr="0049567A" w:rsidRDefault="0049567A" w:rsidP="00495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A6C731B" w14:textId="1C0F8595" w:rsidR="0049567A" w:rsidRDefault="0021578C" w:rsidP="00495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="00565D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rue</w:t>
            </w:r>
            <w:r w:rsidR="00565D85" w:rsidRPr="00565D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565D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бригадный автомобиль, водитель не указывается</w:t>
            </w:r>
          </w:p>
          <w:p w14:paraId="2C4B4DE7" w14:textId="63D79201" w:rsidR="00565D85" w:rsidRPr="00565D85" w:rsidRDefault="0021578C" w:rsidP="00495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</w:t>
            </w:r>
            <w:r w:rsidR="00565D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alse</w:t>
            </w:r>
            <w:r w:rsidR="00565D85" w:rsidRPr="00565D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565D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спец. техника, водитель указывается</w:t>
            </w:r>
          </w:p>
        </w:tc>
      </w:tr>
    </w:tbl>
    <w:p w14:paraId="4F7B8847" w14:textId="77777777" w:rsidR="00673171" w:rsidRDefault="00673171" w:rsidP="00673171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6D872FDE" w14:textId="7EAF5B0B" w:rsidR="00673171" w:rsidRPr="00EC0618" w:rsidRDefault="00673171" w:rsidP="00673171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 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order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dispatch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(статус отправки</w:t>
      </w:r>
      <w:r w:rsidRPr="00E3360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предварительной заявки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в СУПА)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410"/>
        <w:gridCol w:w="4252"/>
      </w:tblGrid>
      <w:tr w:rsidR="00673171" w:rsidRPr="00E5228A" w14:paraId="509A9392" w14:textId="77777777" w:rsidTr="00BB36E1">
        <w:trPr>
          <w:cantSplit/>
          <w:trHeight w:val="486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444AF6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FCAE30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5CB333CA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61D6A9BE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3AC44E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089957E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3938BC3F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673171" w:rsidRPr="00E5228A" w14:paraId="17E5B3E0" w14:textId="77777777" w:rsidTr="00BB36E1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C3B34" w14:textId="77777777" w:rsidR="00673171" w:rsidRPr="00E5228A" w:rsidRDefault="00673171" w:rsidP="00BB36E1">
            <w:pPr>
              <w:pStyle w:val="a3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4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81AB3" w14:textId="77777777" w:rsidR="00673171" w:rsidRPr="0010050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предварительной</w:t>
            </w:r>
            <w:r w:rsidRPr="00AC58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заявки на ТС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2C51294" w14:textId="16FCC2D4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transport_order</w:t>
            </w:r>
            <w:r w:rsidR="00A0666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_request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_i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D669187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E9D91B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03AE4B0" w14:textId="77720902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transport_order</w:t>
            </w:r>
            <w:r w:rsidR="00A066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_request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.id</w:t>
            </w:r>
          </w:p>
        </w:tc>
        <w:tc>
          <w:tcPr>
            <w:tcW w:w="4252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E63DB6D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673171" w:rsidRPr="00E5228A" w14:paraId="1641E143" w14:textId="77777777" w:rsidTr="00BB36E1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325298" w14:textId="77777777" w:rsidR="00673171" w:rsidRPr="00E5228A" w:rsidRDefault="00673171" w:rsidP="00BB36E1">
            <w:pPr>
              <w:pStyle w:val="a3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7703A" w14:textId="77777777" w:rsidR="00673171" w:rsidRPr="0010050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Статус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загрузки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94733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D391B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data_upload_status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B4A8E3" w14:textId="77777777" w:rsidR="00673171" w:rsidRPr="00780B0D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FCB7C" w14:textId="77777777" w:rsidR="00673171" w:rsidRPr="00780B0D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E91EE" w14:textId="77777777" w:rsidR="00CB05BB" w:rsidRDefault="00CB05BB" w:rsidP="00CB05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</w:p>
          <w:p w14:paraId="3D811C05" w14:textId="5FCFBA61" w:rsidR="00CB05BB" w:rsidRDefault="00CB05BB" w:rsidP="00CB05BB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waiting</w:t>
            </w:r>
          </w:p>
          <w:p w14:paraId="1D1CCD60" w14:textId="54B7509D" w:rsidR="00CB05BB" w:rsidRDefault="00CB05BB" w:rsidP="00CB05BB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processing</w:t>
            </w:r>
          </w:p>
          <w:p w14:paraId="0C1237EF" w14:textId="7F8DD45F" w:rsidR="00CB05BB" w:rsidRPr="00CB05BB" w:rsidRDefault="00843DE2" w:rsidP="00CB05BB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success</w:t>
            </w:r>
          </w:p>
          <w:p w14:paraId="05EDFE4F" w14:textId="31E26F7E" w:rsidR="00673171" w:rsidRPr="009372DE" w:rsidRDefault="00843DE2" w:rsidP="00CB05BB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error</w:t>
            </w:r>
          </w:p>
        </w:tc>
      </w:tr>
    </w:tbl>
    <w:p w14:paraId="639E099B" w14:textId="77777777" w:rsidR="00D75A77" w:rsidRDefault="00D75A77" w:rsidP="00D75A77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5138C31C" w14:textId="072C2972" w:rsidR="00D75A77" w:rsidRPr="00B3317C" w:rsidRDefault="00D75A77" w:rsidP="00D75A77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d</w:t>
      </w:r>
      <w:proofErr w:type="spellEnd"/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on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собственно</w:t>
      </w:r>
      <w:r w:rsidR="00C63EF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е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ТС</w:t>
      </w:r>
      <w:r w:rsidR="00C63EF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, прикрепленное к РД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D75A77" w:rsidRPr="00E5228A" w14:paraId="0AC055F6" w14:textId="77777777" w:rsidTr="00BB36E1">
        <w:trPr>
          <w:cantSplit/>
          <w:trHeight w:val="20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A1DCDF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A3065E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6381633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30B85208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2FDCE4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939E475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CFE16E0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D75A77" w:rsidRPr="00E5228A" w14:paraId="51AFA60C" w14:textId="77777777" w:rsidTr="00BB36E1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AE75E4" w14:textId="77777777" w:rsidR="00D75A77" w:rsidRPr="00E5228A" w:rsidRDefault="00D75A77" w:rsidP="00BB36E1">
            <w:pPr>
              <w:pStyle w:val="a3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ED7628" w14:textId="77777777" w:rsidR="00D75A77" w:rsidRPr="005857D8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РД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ADABD90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rd_i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4A71FC5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7A95F7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BD816EB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rd.id</w:t>
            </w: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BF42EAE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75A77" w:rsidRPr="00E5228A" w14:paraId="101C2F84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81F638" w14:textId="77777777" w:rsidR="00D75A77" w:rsidRPr="00E5228A" w:rsidRDefault="00D75A77" w:rsidP="00BB36E1">
            <w:pPr>
              <w:pStyle w:val="a3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CFB6B5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9A11AF7" w14:textId="77777777" w:rsidR="00D75A77" w:rsidRPr="007B43D7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4944E13" w14:textId="77777777" w:rsidR="00D75A77" w:rsidRPr="00E5228A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83E84C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7738AB2" w14:textId="77777777" w:rsidR="00D75A77" w:rsidRPr="00AC588C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transports.id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69C9566" w14:textId="77777777" w:rsidR="00D75A77" w:rsidRPr="00D63B0C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75A77" w:rsidRPr="00E5228A" w14:paraId="62C24EEF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579D0B" w14:textId="77777777" w:rsidR="00D75A77" w:rsidRPr="00E5228A" w:rsidRDefault="00D75A77" w:rsidP="00BB36E1">
            <w:pPr>
              <w:pStyle w:val="a3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306A6A" w14:textId="77777777" w:rsidR="00D75A77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сотрудника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C6F3FEB" w14:textId="77777777" w:rsidR="00D75A77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driver_id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2F40B4B" w14:textId="77777777" w:rsidR="00D75A77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61E588" w14:textId="77777777" w:rsidR="00D75A77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1AF6F79" w14:textId="77777777" w:rsidR="00D75A77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2543000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75A77" w:rsidRPr="00E5228A" w14:paraId="02845A8C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5B05FB" w14:textId="77777777" w:rsidR="00D75A77" w:rsidRPr="00E5228A" w:rsidRDefault="00D75A77" w:rsidP="00BB36E1">
            <w:pPr>
              <w:pStyle w:val="a3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01623F" w14:textId="77777777" w:rsidR="00D75A77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E22F296" w14:textId="77777777" w:rsidR="00D75A77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transport_order_number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DC14D50" w14:textId="77777777" w:rsidR="00D75A77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BFFAAF" w14:textId="77777777" w:rsidR="00D75A77" w:rsidRPr="00E319A2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319A2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F00F8E6" w14:textId="77777777" w:rsidR="00D75A77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35943A2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75A77" w:rsidRPr="00E5228A" w14:paraId="21597E0D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926548" w14:textId="77777777" w:rsidR="00D75A77" w:rsidRPr="00E5228A" w:rsidRDefault="00D75A77" w:rsidP="00BB36E1">
            <w:pPr>
              <w:pStyle w:val="a3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444C61" w14:textId="77777777" w:rsidR="00D75A77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033122F" w14:textId="77777777" w:rsidR="00D75A77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transport_order_date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24D72F5" w14:textId="77777777" w:rsidR="00D75A77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4011B3" w14:textId="77777777" w:rsidR="00D75A77" w:rsidRPr="00E319A2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319A2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4F3BAB2" w14:textId="77777777" w:rsidR="00D75A77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54E2120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75A77" w:rsidRPr="00A523CD" w14:paraId="22A1CEFA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457FC2" w14:textId="77777777" w:rsidR="00D75A77" w:rsidRPr="00E5228A" w:rsidRDefault="00D75A77" w:rsidP="00BB36E1">
            <w:pPr>
              <w:pStyle w:val="a3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42F072" w14:textId="77777777" w:rsidR="00D75A77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рекомендации из заказа ТОРО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D0F1D62" w14:textId="77777777" w:rsidR="00D75A77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toro_operation_transport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 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7E700FC" w14:textId="77777777" w:rsidR="00D75A77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1D88DB" w14:textId="77777777" w:rsidR="00D75A77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C181413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toro_operation_transport.id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2C6E091" w14:textId="77777777" w:rsidR="00D75A77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75A77" w:rsidRPr="00E5228A" w14:paraId="462DA24C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8E1E6C" w14:textId="77777777" w:rsidR="00D75A77" w:rsidRPr="00A523CD" w:rsidRDefault="00D75A77" w:rsidP="00BB36E1">
            <w:pPr>
              <w:pStyle w:val="a3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31D84B" w14:textId="4D2D4430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B52975" w:rsidRPr="00B5297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52975">
              <w:rPr>
                <w:rFonts w:ascii="Times New Roman" w:eastAsia="Times New Roman" w:hAnsi="Times New Roman" w:cs="Times New Roman"/>
                <w:sz w:val="20"/>
                <w:szCs w:val="20"/>
              </w:rPr>
              <w:t>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начала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243A4E3" w14:textId="7D82BE9B" w:rsidR="00D75A77" w:rsidRPr="00E5228A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rent_start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8198B09" w14:textId="77777777" w:rsidR="00D75A77" w:rsidRPr="00CA3555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F78154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0296208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EA2CA08" w14:textId="77777777" w:rsidR="00D75A77" w:rsidRPr="00785276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47F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 миграции заполняется плановой датой начала РД</w:t>
            </w:r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</w:t>
            </w:r>
            <w:proofErr w:type="spellEnd"/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plan</w:t>
            </w:r>
            <w:proofErr w:type="gramEnd"/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start</w:t>
            </w:r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D75A77" w:rsidRPr="00E5228A" w14:paraId="4C2ED460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B80E28" w14:textId="77777777" w:rsidR="00D75A77" w:rsidRPr="00E5228A" w:rsidRDefault="00D75A77" w:rsidP="00BB36E1">
            <w:pPr>
              <w:pStyle w:val="a3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03F87D" w14:textId="0941367E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B5297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окончания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A6092BA" w14:textId="44B2D66C" w:rsidR="00D75A77" w:rsidRPr="00E5228A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rent_end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5E9AFB5" w14:textId="77777777" w:rsidR="00D75A77" w:rsidRPr="00E5228A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0666D5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DA3B612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C8CAF53" w14:textId="77777777" w:rsidR="00D75A77" w:rsidRPr="00785276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47F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 миграции заполняется плановой датой окончания РД</w:t>
            </w:r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</w:t>
            </w:r>
            <w:proofErr w:type="spellEnd"/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plan</w:t>
            </w:r>
            <w:proofErr w:type="gramEnd"/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end</w:t>
            </w:r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D75A77" w:rsidRPr="00E5228A" w14:paraId="4500B1B8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963CD1" w14:textId="77777777" w:rsidR="00D75A77" w:rsidRPr="00E5228A" w:rsidRDefault="00D75A77" w:rsidP="00BB36E1">
            <w:pPr>
              <w:pStyle w:val="a3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A804E1" w14:textId="77777777" w:rsidR="00D75A77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Флаг бригадного автомобиля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1CFF53F" w14:textId="5BCCF323" w:rsidR="00D75A77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is_brigade_transport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2002CA2" w14:textId="35E4FF74" w:rsidR="00D75A77" w:rsidRDefault="00DC34A1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</w:t>
            </w:r>
            <w:r w:rsidR="00D75A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oolean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BD05E9" w14:textId="77777777" w:rsidR="00D75A77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D98C24B" w14:textId="77777777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513484E" w14:textId="77777777" w:rsidR="00B941C0" w:rsidRDefault="00B941C0" w:rsidP="00B94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true</w:t>
            </w:r>
            <w:r w:rsidRPr="00565D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бригадный автомобиль, водитель не указывается</w:t>
            </w:r>
          </w:p>
          <w:p w14:paraId="08627A76" w14:textId="5FC9C9A0" w:rsidR="00D75A77" w:rsidRPr="00747F19" w:rsidRDefault="00B941C0" w:rsidP="00B94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false</w:t>
            </w:r>
            <w:r w:rsidRPr="00565D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спец. техника, водитель указывается</w:t>
            </w:r>
          </w:p>
        </w:tc>
      </w:tr>
      <w:tr w:rsidR="00D75A77" w:rsidRPr="00E5228A" w14:paraId="718B04EB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AECA2B" w14:textId="77777777" w:rsidR="00D75A77" w:rsidRPr="00E5228A" w:rsidRDefault="00D75A77" w:rsidP="00BB36E1">
            <w:pPr>
              <w:pStyle w:val="a3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EA3CC" w14:textId="5F031FE6" w:rsidR="00D75A77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Ссылка на согласованную заявку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D2E8A3A" w14:textId="276F4A58" w:rsidR="00D75A77" w:rsidRDefault="00D75A77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</w:t>
            </w:r>
            <w:r w:rsidR="00DC34A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_accepted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D7980A0" w14:textId="237C3E18" w:rsidR="00D75A77" w:rsidRDefault="00DC34A1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</w:t>
            </w:r>
            <w:r w:rsidR="00D75A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4864BF" w14:textId="77777777" w:rsidR="00D75A77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94DDF6E" w14:textId="09A9B032" w:rsidR="00D75A77" w:rsidRPr="00E5228A" w:rsidRDefault="00D75A77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transport_order</w:t>
            </w:r>
            <w:r w:rsidR="00DC34A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_accepted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B817C51" w14:textId="383E9CD4" w:rsidR="00D75A77" w:rsidRPr="00747F19" w:rsidRDefault="00D75A77" w:rsidP="00DC3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C4EADC3" w14:textId="77777777" w:rsidR="00B52975" w:rsidRDefault="00B52975" w:rsidP="00B52975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1942BA0F" w14:textId="6255D546" w:rsidR="00B52975" w:rsidRPr="00AD2820" w:rsidRDefault="00B52975" w:rsidP="00B52975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B529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order</w:t>
      </w:r>
      <w:r w:rsidRPr="00B529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accepted</w: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(согласованное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собственное</w: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ТС)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B52975" w:rsidRPr="00E5228A" w14:paraId="69451CC7" w14:textId="77777777" w:rsidTr="00BB36E1">
        <w:trPr>
          <w:cantSplit/>
          <w:trHeight w:val="389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E8A333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C99587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7279FFC8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D568E25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981044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0B4A69E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6D68D1C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B52975" w:rsidRPr="00E5228A" w14:paraId="13CAED98" w14:textId="77777777" w:rsidTr="00BB36E1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6DFBCD" w14:textId="77777777" w:rsidR="00B52975" w:rsidRPr="00E5228A" w:rsidRDefault="00B52975" w:rsidP="00BB36E1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4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61A47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DEF3D8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E1824C9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47E419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4066BF3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55680D1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52975" w:rsidRPr="00F501F7" w14:paraId="269BD3BD" w14:textId="77777777" w:rsidTr="00BB36E1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09A992" w14:textId="77777777" w:rsidR="00B52975" w:rsidRPr="00E5228A" w:rsidRDefault="00B52975" w:rsidP="00BB36E1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BB3F92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Интеграционный код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2B5DA" w14:textId="77777777" w:rsidR="00B52975" w:rsidRPr="000D5A6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i</w:t>
            </w:r>
            <w:r w:rsidRPr="000D5A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ntegration_code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7691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D7DC6B" w14:textId="77777777" w:rsidR="00B52975" w:rsidRPr="00780B0D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FC3C6" w14:textId="77777777" w:rsidR="00B52975" w:rsidRPr="00780B0D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640AB" w14:textId="7A88B16D" w:rsidR="00B52975" w:rsidRPr="00A45DC2" w:rsidRDefault="00A45DC2" w:rsidP="00C7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source_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platform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:§</w:t>
            </w:r>
            <w:proofErr w:type="gramEnd"/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integration_entity_id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:§:</w:t>
            </w:r>
            <w:r w:rsidR="002E652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transport.integration_entity_id</w:t>
            </w:r>
            <w:r w:rsidR="004A69EC"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§:</w:t>
            </w:r>
            <w:r w:rsidR="004A69E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employee.integration_entity_id</w:t>
            </w:r>
          </w:p>
        </w:tc>
      </w:tr>
      <w:tr w:rsidR="00B52975" w:rsidRPr="00E5228A" w14:paraId="16BF37D0" w14:textId="77777777" w:rsidTr="00A45DC2">
        <w:trPr>
          <w:cantSplit/>
          <w:trHeight w:val="1032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16B7A0" w14:textId="77777777" w:rsidR="00B52975" w:rsidRPr="00A45DC2" w:rsidRDefault="00B52975" w:rsidP="00BB36E1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8F5748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интеграционной сущности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B143D0B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integration_entity_id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276D1AD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5684EF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9368950" w14:textId="77777777" w:rsidR="00B52975" w:rsidRPr="00780B0D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C3E8D4A" w14:textId="3D6B0C4D" w:rsidR="00B52975" w:rsidRPr="00E5228A" w:rsidRDefault="00A45DC2" w:rsidP="00A45D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заявки в СУПА</w:t>
            </w:r>
          </w:p>
        </w:tc>
      </w:tr>
      <w:tr w:rsidR="00B52975" w:rsidRPr="00E5228A" w14:paraId="5401DBC3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CCD791" w14:textId="77777777" w:rsidR="00B52975" w:rsidRPr="00E5228A" w:rsidRDefault="00B52975" w:rsidP="00BB36E1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76A793" w14:textId="77777777" w:rsidR="00B52975" w:rsidRPr="00AA4911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ДЗО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77A5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CF71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D093AF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E885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1AE20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52975" w:rsidRPr="00E5228A" w14:paraId="6E8119A8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58B562" w14:textId="77777777" w:rsidR="00B52975" w:rsidRPr="00E5228A" w:rsidRDefault="00B52975" w:rsidP="00BB36E1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335FDE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F1BDBC" w14:textId="77777777" w:rsidR="00B52975" w:rsidRPr="007B43D7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208B953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BA91E1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77B075B" w14:textId="77777777" w:rsidR="00B52975" w:rsidRPr="00AC588C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transports.id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5D604C0" w14:textId="77777777" w:rsidR="00B52975" w:rsidRPr="00D63B0C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52975" w:rsidRPr="00E5228A" w14:paraId="1EB7F42C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22F0D" w14:textId="77777777" w:rsidR="00B52975" w:rsidRPr="00E5228A" w:rsidRDefault="00B52975" w:rsidP="00BB36E1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93EAA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сотрудника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A9DD5D9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driver_id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4219CC1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87776D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FFD45DF" w14:textId="77777777" w:rsidR="00B52975" w:rsidRPr="00AC588C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26E5B78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52975" w:rsidRPr="00E5228A" w14:paraId="403A97C7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1EECD7" w14:textId="77777777" w:rsidR="00B52975" w:rsidRPr="00E5228A" w:rsidRDefault="00B52975" w:rsidP="00BB36E1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70B811" w14:textId="35BE428B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BE345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начала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A523459" w14:textId="0E9A06FE" w:rsidR="00B52975" w:rsidRPr="00E5228A" w:rsidRDefault="00BE3450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B529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_start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EAF21CF" w14:textId="77777777" w:rsidR="00B52975" w:rsidRPr="00CA3555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B0D61F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E13278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FE0055D" w14:textId="77777777" w:rsidR="00B52975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52975" w:rsidRPr="00E5228A" w14:paraId="4932E6BB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DD82B7" w14:textId="77777777" w:rsidR="00B52975" w:rsidRPr="00E5228A" w:rsidRDefault="00B52975" w:rsidP="00BB36E1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EC5CA8" w14:textId="3BF16EEC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BE3450" w:rsidRPr="00BE345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E3450">
              <w:rPr>
                <w:rFonts w:ascii="Times New Roman" w:eastAsia="Times New Roman" w:hAnsi="Times New Roman" w:cs="Times New Roman"/>
                <w:sz w:val="20"/>
                <w:szCs w:val="20"/>
              </w:rPr>
              <w:t>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окончания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4AB5905" w14:textId="62DE2F15" w:rsidR="00B52975" w:rsidRPr="00E5228A" w:rsidRDefault="00BE3450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B529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_end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C82F34D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CACAF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F399C01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0229175" w14:textId="77777777" w:rsidR="00B52975" w:rsidRPr="00E0225E" w:rsidRDefault="00B52975" w:rsidP="008D2258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ind w:left="8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52975" w:rsidRPr="00E5228A" w14:paraId="3625FC18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CA7ABD" w14:textId="77777777" w:rsidR="00B52975" w:rsidRPr="00E5228A" w:rsidRDefault="00B52975" w:rsidP="00BB36E1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D36E9E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4476196" w14:textId="77777777" w:rsidR="00B52975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transport_order_number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77AE8D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704931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9B49AEB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0A7F31A" w14:textId="77777777" w:rsidR="00B52975" w:rsidRPr="00E0225E" w:rsidRDefault="00B52975" w:rsidP="008D2258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ind w:left="8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52975" w:rsidRPr="00E5228A" w14:paraId="29958C09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4501C7" w14:textId="77777777" w:rsidR="00B52975" w:rsidRPr="00E5228A" w:rsidRDefault="00B52975" w:rsidP="00BB36E1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62200F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374C772" w14:textId="77777777" w:rsidR="00B52975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transport_order_date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214651C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77D763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78EC03D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A71C4BE" w14:textId="77777777" w:rsidR="00B52975" w:rsidRPr="00E0225E" w:rsidRDefault="00B52975" w:rsidP="008D2258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ind w:left="8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52975" w:rsidRPr="00E5228A" w14:paraId="75C3BD33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29F508" w14:textId="77777777" w:rsidR="00B52975" w:rsidRPr="00E5228A" w:rsidRDefault="00B52975" w:rsidP="00BB36E1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AA23D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предварительной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F2E23E8" w14:textId="6C90A3DC" w:rsidR="00B52975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</w:t>
            </w:r>
            <w:r w:rsidR="009B0AD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_request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8246097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9A2425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2698E7D" w14:textId="3966A282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transport_order</w:t>
            </w:r>
            <w:r w:rsidR="009B0A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_request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8C0C60" w14:textId="77777777" w:rsidR="00B52975" w:rsidRPr="00E0225E" w:rsidRDefault="00B52975" w:rsidP="008D2258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ind w:left="8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8D2258" w:rsidRPr="00E5228A" w14:paraId="26CB06F7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C78941" w14:textId="77777777" w:rsidR="008D2258" w:rsidRPr="00E5228A" w:rsidRDefault="008D2258" w:rsidP="00BB36E1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E960A5" w14:textId="25A46E24" w:rsidR="008D2258" w:rsidRPr="007A496F" w:rsidRDefault="007A496F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Флаг синхронизации с таблицей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rd</w:t>
            </w:r>
            <w:proofErr w:type="spellEnd"/>
            <w:r w:rsidRPr="007A496F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on</w:t>
            </w:r>
            <w:r w:rsidRPr="007A496F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transport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72D9891" w14:textId="66E453A0" w:rsidR="008D2258" w:rsidRDefault="008D2258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is_synced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B42F1FA" w14:textId="44A9EF92" w:rsidR="008D2258" w:rsidRDefault="008D2258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49F4F7" w14:textId="4BB2A028" w:rsidR="008D2258" w:rsidRDefault="008D2258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A4765D8" w14:textId="77777777" w:rsidR="008D2258" w:rsidRDefault="008D2258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01AFF91" w14:textId="6A19ED2C" w:rsidR="009C7962" w:rsidRPr="008D2258" w:rsidRDefault="009C7962" w:rsidP="008D22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713E5751" w14:textId="7D46DC22" w:rsidR="00B52975" w:rsidRDefault="00B52975" w:rsidP="00B52975"/>
    <w:p w14:paraId="703B2AD1" w14:textId="155A42A6" w:rsidR="00A33F5B" w:rsidRPr="008B74D4" w:rsidRDefault="00A33F5B" w:rsidP="00A33F5B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</w:rPr>
      </w:pP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Атрибутивный состав полей </w:t>
      </w:r>
      <w:r w:rsidR="006A6C0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rented</w:t>
      </w:r>
      <w:r w:rsidR="006A6C0E" w:rsidRPr="006A6C0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94047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order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request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(предварительная заявка на</w:t>
      </w:r>
      <w:r w:rsidR="006A6C0E" w:rsidRPr="006A6C0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6A6C0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арендное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ТС)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A33F5B" w:rsidRPr="00E5228A" w14:paraId="484EEB1C" w14:textId="77777777" w:rsidTr="00A33F5B">
        <w:trPr>
          <w:cantSplit/>
          <w:trHeight w:val="623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E6896A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327A28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3E85116B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11FA1B41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F436DF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2DE9F3F0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33FF963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A33F5B" w:rsidRPr="00E5228A" w14:paraId="3EF9B8D0" w14:textId="77777777" w:rsidTr="00A33F5B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9E6818" w14:textId="77777777" w:rsidR="00A33F5B" w:rsidRPr="00E5228A" w:rsidRDefault="00A33F5B" w:rsidP="00A33F5B">
            <w:pPr>
              <w:pStyle w:val="a3"/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0C1FCF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A2D1FCB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0296F30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9B4001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EF34FB7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745E1F2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A33F5B" w:rsidRPr="00E5228A" w14:paraId="61FAB105" w14:textId="77777777" w:rsidTr="00A33F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33CA60" w14:textId="77777777" w:rsidR="00A33F5B" w:rsidRPr="00E5228A" w:rsidRDefault="00A33F5B" w:rsidP="00A33F5B">
            <w:pPr>
              <w:pStyle w:val="a3"/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E76AF1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Статус заявки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6FE5D84" w14:textId="77777777" w:rsidR="00A33F5B" w:rsidRPr="00E5228A" w:rsidRDefault="00A33F5B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756731C" w14:textId="77777777" w:rsidR="00A33F5B" w:rsidRPr="00E5228A" w:rsidRDefault="00A33F5B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transport_order_status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AD110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A832F1F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5B3B013" w14:textId="77777777" w:rsidR="00A33F5B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</w:p>
          <w:p w14:paraId="29768D77" w14:textId="77777777" w:rsidR="00A33F5B" w:rsidRDefault="00A33F5B" w:rsidP="00BB36E1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created</w:t>
            </w:r>
          </w:p>
          <w:p w14:paraId="441DC96D" w14:textId="77777777" w:rsidR="00A33F5B" w:rsidRDefault="00A33F5B" w:rsidP="00BB36E1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on_confirm</w:t>
            </w:r>
            <w:proofErr w:type="spellEnd"/>
          </w:p>
          <w:p w14:paraId="45C5211B" w14:textId="77777777" w:rsidR="00A33F5B" w:rsidRDefault="00A33F5B" w:rsidP="00BB36E1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accepted</w:t>
            </w:r>
          </w:p>
          <w:p w14:paraId="3693DFBA" w14:textId="77777777" w:rsidR="00A33F5B" w:rsidRPr="00B966FD" w:rsidRDefault="00A33F5B" w:rsidP="00BB36E1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rejected</w:t>
            </w:r>
          </w:p>
        </w:tc>
      </w:tr>
      <w:tr w:rsidR="00A33F5B" w:rsidRPr="00E5228A" w14:paraId="5C0F4922" w14:textId="77777777" w:rsidTr="00A33F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65ED79" w14:textId="77777777" w:rsidR="00A33F5B" w:rsidRPr="00E5228A" w:rsidRDefault="00A33F5B" w:rsidP="00A33F5B">
            <w:pPr>
              <w:pStyle w:val="a3"/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5420F0" w14:textId="77777777" w:rsidR="00A33F5B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РД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48052D4" w14:textId="77777777" w:rsidR="00A33F5B" w:rsidRDefault="00A33F5B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rd_id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9F67F56" w14:textId="77777777" w:rsidR="00A33F5B" w:rsidRDefault="00A33F5B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7FC46E" w14:textId="77777777" w:rsidR="00A33F5B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09FA705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7D75CC8" w14:textId="77777777" w:rsidR="00A33F5B" w:rsidRPr="00B023A5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A33F5B" w:rsidRPr="00E5228A" w14:paraId="4F0AB1BC" w14:textId="77777777" w:rsidTr="00A33F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758D72" w14:textId="77777777" w:rsidR="00A33F5B" w:rsidRPr="00E5228A" w:rsidRDefault="00A33F5B" w:rsidP="00A33F5B">
            <w:pPr>
              <w:pStyle w:val="a3"/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C01E11" w14:textId="6185DD55" w:rsidR="00A33F5B" w:rsidRPr="00177508" w:rsidRDefault="00295B4E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типа объекта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64E28DF" w14:textId="02AC8BBF" w:rsidR="00A33F5B" w:rsidRDefault="00394B59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object_type</w:t>
            </w:r>
            <w:r w:rsidR="00A33F5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F82E3C8" w14:textId="77777777" w:rsidR="00A33F5B" w:rsidRPr="00177508" w:rsidRDefault="00A33F5B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int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69314C" w14:textId="77777777" w:rsidR="00A33F5B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D94E894" w14:textId="717FEEC9" w:rsidR="00A33F5B" w:rsidRPr="00E5228A" w:rsidRDefault="00394B5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object_types.</w:t>
            </w:r>
            <w:r w:rsidR="00A33F5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4AB69E7" w14:textId="77777777" w:rsidR="00A33F5B" w:rsidRPr="00B023A5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A33F5B" w:rsidRPr="00E5228A" w14:paraId="3B0861D3" w14:textId="77777777" w:rsidTr="00A33F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516BEF" w14:textId="77777777" w:rsidR="00A33F5B" w:rsidRPr="00E5228A" w:rsidRDefault="00A33F5B" w:rsidP="00A33F5B">
            <w:pPr>
              <w:pStyle w:val="a3"/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A6AC95" w14:textId="77777777" w:rsidR="00A33F5B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водителя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337942B" w14:textId="77777777" w:rsidR="00A33F5B" w:rsidRDefault="00A33F5B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driver_id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63BE666" w14:textId="77777777" w:rsidR="00A33F5B" w:rsidRDefault="00A33F5B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02BA69" w14:textId="77777777" w:rsidR="00A33F5B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AB62271" w14:textId="77777777" w:rsidR="00A33F5B" w:rsidRPr="00E5228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85409CA" w14:textId="53F87EE4" w:rsidR="00A33F5B" w:rsidRPr="00177508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33F5B" w:rsidRPr="00E5228A" w14:paraId="6E2A178B" w14:textId="77777777" w:rsidTr="00A33F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728D4C" w14:textId="77777777" w:rsidR="00A33F5B" w:rsidRPr="00E5228A" w:rsidRDefault="00A33F5B" w:rsidP="00A33F5B">
            <w:pPr>
              <w:pStyle w:val="a3"/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A36104" w14:textId="77777777" w:rsidR="00A33F5B" w:rsidRPr="0049567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и время начала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ACDD06F" w14:textId="77777777" w:rsidR="00A33F5B" w:rsidRPr="0049567A" w:rsidRDefault="00A33F5B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rent_start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4C2276F" w14:textId="77777777" w:rsidR="00A33F5B" w:rsidRPr="0049567A" w:rsidRDefault="00A33F5B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6FC9EE" w14:textId="77777777" w:rsidR="00A33F5B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A28BFF" w14:textId="77777777" w:rsidR="00A33F5B" w:rsidRPr="0049567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4E19BFD" w14:textId="77777777" w:rsidR="00A33F5B" w:rsidRPr="0049567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33F5B" w:rsidRPr="00E5228A" w14:paraId="0875828C" w14:textId="77777777" w:rsidTr="00A33F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D61925" w14:textId="77777777" w:rsidR="00A33F5B" w:rsidRPr="00E5228A" w:rsidRDefault="00A33F5B" w:rsidP="00A33F5B">
            <w:pPr>
              <w:pStyle w:val="a3"/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8F7EC7" w14:textId="77777777" w:rsidR="00A33F5B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и время окончания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2FF6612" w14:textId="77777777" w:rsidR="00A33F5B" w:rsidRPr="0049567A" w:rsidRDefault="00A33F5B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rent_end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AFB88D8" w14:textId="77777777" w:rsidR="00A33F5B" w:rsidRPr="0049567A" w:rsidRDefault="00A33F5B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BDAB2C" w14:textId="77777777" w:rsidR="00A33F5B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D5C959F" w14:textId="77777777" w:rsidR="00A33F5B" w:rsidRPr="0049567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3E4B80C" w14:textId="77777777" w:rsidR="00A33F5B" w:rsidRPr="0049567A" w:rsidRDefault="00A33F5B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46318FC3" w14:textId="77777777" w:rsidR="00C11A8C" w:rsidRDefault="00C11A8C" w:rsidP="00C11A8C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701D9DD6" w14:textId="29D52D0B" w:rsidR="00C11A8C" w:rsidRPr="00EC0618" w:rsidRDefault="00C11A8C" w:rsidP="00C11A8C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 </w:t>
      </w:r>
      <w:r w:rsidR="000D78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rented</w:t>
      </w:r>
      <w:r w:rsidR="000D788D" w:rsidRPr="000D78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order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dispatch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(статус отправки</w:t>
      </w:r>
      <w:r w:rsidRPr="00E3360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предварительной заявки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в СУПА)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410"/>
        <w:gridCol w:w="4252"/>
      </w:tblGrid>
      <w:tr w:rsidR="00C11A8C" w:rsidRPr="00E5228A" w14:paraId="4F3A9035" w14:textId="77777777" w:rsidTr="00C11A8C">
        <w:trPr>
          <w:cantSplit/>
          <w:trHeight w:val="486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3D013F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65AB06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D5ED68E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A59C31B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9E9B28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FB317C9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24A45416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C11A8C" w:rsidRPr="00F501F7" w14:paraId="0B2D4C87" w14:textId="77777777" w:rsidTr="00C11A8C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BB0E48" w14:textId="77777777" w:rsidR="00C11A8C" w:rsidRPr="00E5228A" w:rsidRDefault="00C11A8C" w:rsidP="00C11A8C">
            <w:pPr>
              <w:pStyle w:val="a3"/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1FAF81" w14:textId="77777777" w:rsidR="00C11A8C" w:rsidRPr="0010050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предварительной</w:t>
            </w:r>
            <w:r w:rsidRPr="00AC58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заявки на ТС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59CCF6A" w14:textId="232544FF" w:rsidR="00C11A8C" w:rsidRPr="00E5228A" w:rsidRDefault="000D788D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rented_</w:t>
            </w:r>
            <w:r w:rsidR="00C11A8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transport_order_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request_</w:t>
            </w:r>
            <w:r w:rsidR="00C11A8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="00C11A8C"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BCDF066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8C3932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C7AF939" w14:textId="5CF01A25" w:rsidR="00C11A8C" w:rsidRPr="00E5228A" w:rsidRDefault="000D788D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rented_</w:t>
            </w:r>
            <w:r w:rsidR="00C11A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transport_order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_request</w:t>
            </w:r>
            <w:r w:rsidR="00C11A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.id</w:t>
            </w:r>
          </w:p>
        </w:tc>
        <w:tc>
          <w:tcPr>
            <w:tcW w:w="4252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4B7D32E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C11A8C" w:rsidRPr="00E5228A" w14:paraId="5B17C9A0" w14:textId="77777777" w:rsidTr="00C11A8C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DD8F16" w14:textId="77777777" w:rsidR="00C11A8C" w:rsidRPr="00A0666A" w:rsidRDefault="00C11A8C" w:rsidP="00C11A8C">
            <w:pPr>
              <w:pStyle w:val="a3"/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C73A19" w14:textId="77777777" w:rsidR="00C11A8C" w:rsidRPr="0010050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Статус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загрузки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CBBA2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6F492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data_upload_status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6139C9" w14:textId="77777777" w:rsidR="00C11A8C" w:rsidRPr="00780B0D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2CF6E" w14:textId="77777777" w:rsidR="00C11A8C" w:rsidRPr="00780B0D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A70DE" w14:textId="77777777" w:rsidR="0086463F" w:rsidRDefault="0086463F" w:rsidP="00864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</w:p>
          <w:p w14:paraId="3808B6D0" w14:textId="77777777" w:rsidR="0086463F" w:rsidRDefault="0086463F" w:rsidP="0086463F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waiting</w:t>
            </w:r>
          </w:p>
          <w:p w14:paraId="415A0BF3" w14:textId="77777777" w:rsidR="0086463F" w:rsidRDefault="0086463F" w:rsidP="0086463F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processing</w:t>
            </w:r>
          </w:p>
          <w:p w14:paraId="41C891A6" w14:textId="77777777" w:rsidR="0086463F" w:rsidRPr="0086463F" w:rsidRDefault="0086463F" w:rsidP="0086463F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success</w:t>
            </w:r>
          </w:p>
          <w:p w14:paraId="340C68A8" w14:textId="6CE2544A" w:rsidR="00C11A8C" w:rsidRPr="009372DE" w:rsidRDefault="0086463F" w:rsidP="0086463F">
            <w:pPr>
              <w:pStyle w:val="a3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error</w:t>
            </w:r>
          </w:p>
        </w:tc>
      </w:tr>
    </w:tbl>
    <w:p w14:paraId="2FAC9E5A" w14:textId="7A386DEF" w:rsidR="00BE4049" w:rsidRPr="002E731B" w:rsidRDefault="00BE4049" w:rsidP="00BE4049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rented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сторонне</w:t>
      </w:r>
      <w:r w:rsidR="00B4209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е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ТС</w:t>
      </w:r>
      <w:r w:rsidR="003E170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, прикрепленное к РД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BE4049" w:rsidRPr="00E5228A" w14:paraId="4F31B805" w14:textId="77777777" w:rsidTr="00BB36E1">
        <w:trPr>
          <w:cantSplit/>
          <w:trHeight w:val="61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43ACA7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4340DC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7E1C089E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1483874B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E9FF52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6FF4B3AB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199DA0E2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BE4049" w:rsidRPr="00E5228A" w14:paraId="01C9851F" w14:textId="77777777" w:rsidTr="00BB36E1">
        <w:trPr>
          <w:cantSplit/>
          <w:trHeight w:val="15"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6D8151" w14:textId="77777777" w:rsidR="00BE4049" w:rsidRPr="00E5228A" w:rsidRDefault="00BE4049" w:rsidP="00BB36E1">
            <w:pPr>
              <w:pStyle w:val="a3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06D0AD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D8044EE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CE12E42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B884F9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2D22CFB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641481EE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E4049" w:rsidRPr="00E5228A" w14:paraId="6EA63D7D" w14:textId="77777777" w:rsidTr="00BB36E1">
        <w:trPr>
          <w:cantSplit/>
          <w:trHeight w:val="23"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049AD4" w14:textId="77777777" w:rsidR="00BE4049" w:rsidRPr="00E5228A" w:rsidRDefault="00BE4049" w:rsidP="00BB36E1">
            <w:pPr>
              <w:pStyle w:val="a3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B48311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РД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52208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rd_id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7543E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F77F02" w14:textId="77777777" w:rsidR="00BE4049" w:rsidRPr="00780B0D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010D9" w14:textId="77777777" w:rsidR="00BE4049" w:rsidRPr="00780B0D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rd.id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3133F" w14:textId="77777777" w:rsidR="00BE4049" w:rsidRPr="009372DE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E4049" w:rsidRPr="00E5228A" w14:paraId="42A2EBB9" w14:textId="77777777" w:rsidTr="00BB36E1">
        <w:trPr>
          <w:cantSplit/>
          <w:trHeight w:val="243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91C9EF" w14:textId="77777777" w:rsidR="00BE4049" w:rsidRPr="00E5228A" w:rsidRDefault="00BE4049" w:rsidP="00BB36E1">
            <w:pPr>
              <w:pStyle w:val="a3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FCDAD2" w14:textId="4F99BD8D" w:rsidR="00BE4049" w:rsidRPr="002E731B" w:rsidRDefault="00295B4E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Текстовое описание требуемого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0639404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7321C3E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72589B" w14:textId="77777777" w:rsidR="00BE4049" w:rsidRPr="002E731B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5BE033C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58ECEDE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Легаси. Только для чтения</w:t>
            </w:r>
          </w:p>
        </w:tc>
      </w:tr>
      <w:tr w:rsidR="00BE4049" w:rsidRPr="009D5022" w14:paraId="6892F547" w14:textId="77777777" w:rsidTr="00BB36E1">
        <w:trPr>
          <w:cantSplit/>
          <w:trHeight w:val="196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39E036" w14:textId="77777777" w:rsidR="00BE4049" w:rsidRPr="00E5228A" w:rsidRDefault="00BE4049" w:rsidP="00BB36E1">
            <w:pPr>
              <w:pStyle w:val="a3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5B66CF" w14:textId="77777777" w:rsidR="00BE4049" w:rsidRPr="0074007B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типа объекта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F840251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object_type_id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659C594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FD84AD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4D7A661" w14:textId="77777777" w:rsidR="00BE4049" w:rsidRPr="00780B0D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object_types.id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016C6A9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Содержит доступные категории ТС.</w:t>
            </w:r>
          </w:p>
          <w:p w14:paraId="54CFF8C4" w14:textId="630C6236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 миграции заполняется первым подходящим</w:t>
            </w:r>
            <w:r w:rsidR="00295B4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по маске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id</w:t>
            </w:r>
            <w:r w:rsidRPr="009D50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</w:p>
          <w:p w14:paraId="498759F5" w14:textId="612EA6E2" w:rsidR="00BE4049" w:rsidRPr="009D5022" w:rsidRDefault="00B852A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 используется е</w:t>
            </w:r>
            <w:r w:rsidR="00BE40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сли поле</w:t>
            </w:r>
            <w:r w:rsidR="00BE4049" w:rsidRPr="009D50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E40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description</w:t>
            </w:r>
            <w:r w:rsidR="00BE4049" w:rsidRPr="009D50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E40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 пустое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E4049" w:rsidRPr="009D5022" w14:paraId="4F347B9F" w14:textId="77777777" w:rsidTr="00BB36E1">
        <w:trPr>
          <w:cantSplit/>
          <w:trHeight w:val="196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D8867F" w14:textId="77777777" w:rsidR="00BE4049" w:rsidRPr="00E5228A" w:rsidRDefault="00BE4049" w:rsidP="00BB36E1">
            <w:pPr>
              <w:pStyle w:val="a3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ACB0F1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сотрудника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D0D0296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driver_id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7292A0E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3F34B3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0D59A28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D87D649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E4049" w:rsidRPr="009D5022" w14:paraId="72B9DCDB" w14:textId="77777777" w:rsidTr="00BB36E1">
        <w:trPr>
          <w:cantSplit/>
          <w:trHeight w:val="23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775915" w14:textId="77777777" w:rsidR="00BE4049" w:rsidRPr="00E5228A" w:rsidRDefault="00BE4049" w:rsidP="00BB36E1">
            <w:pPr>
              <w:pStyle w:val="a3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A137B3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FE282ED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transport_order_number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FC5A114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C15428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2C65ED9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F3155EB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E4049" w:rsidRPr="009D5022" w14:paraId="1C803366" w14:textId="77777777" w:rsidTr="00BB36E1">
        <w:trPr>
          <w:cantSplit/>
          <w:trHeight w:val="23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5AAF26" w14:textId="77777777" w:rsidR="00BE4049" w:rsidRPr="00E5228A" w:rsidRDefault="00BE4049" w:rsidP="00BB36E1">
            <w:pPr>
              <w:pStyle w:val="a3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FE2CBB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606D94E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transport_order_date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FCB30DF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1EA2F1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F5DDFC7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F5EA22B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E4049" w:rsidRPr="00E5228A" w14:paraId="48D286F4" w14:textId="77777777" w:rsidTr="00BB36E1">
        <w:trPr>
          <w:cantSplit/>
          <w:trHeight w:val="23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40998E" w14:textId="77777777" w:rsidR="00BE4049" w:rsidRPr="009D5022" w:rsidRDefault="00BE4049" w:rsidP="00BB36E1">
            <w:pPr>
              <w:pStyle w:val="a3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4FE40F" w14:textId="1D0C2146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B852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начала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DECD683" w14:textId="5DB8BF28" w:rsidR="00BE4049" w:rsidRPr="007B43D7" w:rsidRDefault="00B852A9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BE40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_start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1EE28DF" w14:textId="77777777" w:rsidR="00BE4049" w:rsidRPr="00E5228A" w:rsidRDefault="00BE4049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A2BF36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68E7068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17B0DEF" w14:textId="77777777" w:rsidR="00BE4049" w:rsidRPr="00D63B0C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47F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 миграции заполняется плановой датой начала РД</w:t>
            </w:r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</w:t>
            </w:r>
            <w:proofErr w:type="spellEnd"/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plan</w:t>
            </w:r>
            <w:proofErr w:type="gramEnd"/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start</w:t>
            </w:r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BE4049" w:rsidRPr="00E5228A" w14:paraId="4D77AD31" w14:textId="77777777" w:rsidTr="00BB36E1">
        <w:trPr>
          <w:cantSplit/>
          <w:trHeight w:val="23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02584" w14:textId="77777777" w:rsidR="00BE4049" w:rsidRPr="00E5228A" w:rsidRDefault="00BE4049" w:rsidP="00BB36E1">
            <w:pPr>
              <w:pStyle w:val="a3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FC21DA" w14:textId="40EDD6D1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B852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окончания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EAB8D6C" w14:textId="006B454F" w:rsidR="00BE4049" w:rsidRPr="00E5228A" w:rsidRDefault="00B852A9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BE40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_end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65D5149" w14:textId="77777777" w:rsidR="00BE4049" w:rsidRPr="00E5228A" w:rsidRDefault="00BE4049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042A52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BD86C98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8CAF721" w14:textId="77777777" w:rsidR="00BE4049" w:rsidRPr="00E5228A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47F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 миграции заполняется плановой датой окончания РД</w:t>
            </w:r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</w:t>
            </w:r>
            <w:proofErr w:type="spellEnd"/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plan</w:t>
            </w:r>
            <w:proofErr w:type="gramEnd"/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end</w:t>
            </w:r>
            <w:r w:rsidRPr="0078527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BE4049" w:rsidRPr="00F501F7" w14:paraId="385B4E86" w14:textId="77777777" w:rsidTr="00BB36E1">
        <w:trPr>
          <w:cantSplit/>
          <w:trHeight w:val="23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3C027A" w14:textId="77777777" w:rsidR="00BE4049" w:rsidRPr="00E5228A" w:rsidRDefault="00BE4049" w:rsidP="00BB36E1">
            <w:pPr>
              <w:pStyle w:val="a3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37B559" w14:textId="5152FA19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Ссылка на </w:t>
            </w:r>
            <w:r w:rsidR="00BE70C5">
              <w:rPr>
                <w:rFonts w:ascii="Times New Roman" w:eastAsia="Times New Roman" w:hAnsi="Times New Roman" w:cs="Times New Roman"/>
                <w:sz w:val="20"/>
                <w:szCs w:val="20"/>
              </w:rPr>
              <w:t>согласованную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заявку</w:t>
            </w:r>
            <w:r w:rsidR="00BE70C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434E58F" w14:textId="6BCF6608" w:rsidR="00BE4049" w:rsidRDefault="00B852A9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rented_</w:t>
            </w:r>
            <w:r w:rsidR="00BE40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</w:t>
            </w:r>
            <w:r w:rsidR="00BE70C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_order</w:t>
            </w:r>
            <w:r w:rsidR="00BE40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accepted</w:t>
            </w:r>
            <w:r w:rsidR="00BE40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C5781B4" w14:textId="658C87F9" w:rsidR="00BE4049" w:rsidRDefault="00BE70C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</w:t>
            </w:r>
            <w:r w:rsidR="00BE40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17BFAB" w14:textId="77777777" w:rsidR="00BE4049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E20BE77" w14:textId="0E5D04C7" w:rsidR="00BE4049" w:rsidRPr="00424EBF" w:rsidRDefault="00BE70C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rented_</w:t>
            </w:r>
            <w:r w:rsidR="00BE40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transport_order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_accepted</w:t>
            </w:r>
            <w:r w:rsidR="00BE40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937AFAE" w14:textId="77777777" w:rsidR="00BE4049" w:rsidRPr="00424EBF" w:rsidRDefault="00BE404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2277F68B" w14:textId="77777777" w:rsidR="00A33F5B" w:rsidRPr="00424EBF" w:rsidRDefault="00A33F5B" w:rsidP="00B52975">
      <w:pPr>
        <w:rPr>
          <w:lang w:val="en-US"/>
        </w:rPr>
      </w:pPr>
    </w:p>
    <w:p w14:paraId="757991BE" w14:textId="4EE4BAE8" w:rsidR="003A2B5B" w:rsidRPr="005630F6" w:rsidRDefault="003A2B5B" w:rsidP="0006698A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Таблица</w: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>Таблица</w:instrTex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\* ARABIC </w:instrTex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  <w:lang w:val="en-US"/>
        </w:rPr>
        <w:t>10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Атрибутивный</w: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состав</w: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полей</w: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rented</w: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_transport</w:t>
      </w:r>
      <w:r w:rsidR="005630F6"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_</w:t>
      </w:r>
      <w:r w:rsid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order</w:t>
      </w:r>
      <w:r w:rsidR="005630F6"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_</w:t>
      </w:r>
      <w:r w:rsid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accepted</w:t>
      </w:r>
      <w:proofErr w:type="spellEnd"/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(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согласованное</w: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арендное</w: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ТС</w: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3A2B5B" w:rsidRPr="00E5228A" w14:paraId="28950489" w14:textId="77777777" w:rsidTr="001B3021">
        <w:trPr>
          <w:cantSplit/>
          <w:trHeight w:val="509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230F0C" w14:textId="77777777" w:rsidR="003A2B5B" w:rsidRPr="00E5228A" w:rsidRDefault="003A2B5B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04FB61" w14:textId="77777777" w:rsidR="003A2B5B" w:rsidRPr="00E5228A" w:rsidRDefault="003A2B5B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1C2C7EAC" w14:textId="77777777" w:rsidR="003A2B5B" w:rsidRPr="00E5228A" w:rsidRDefault="003A2B5B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72045C6E" w14:textId="77777777" w:rsidR="003A2B5B" w:rsidRPr="00E5228A" w:rsidRDefault="003A2B5B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5AE0E6" w14:textId="77777777" w:rsidR="003A2B5B" w:rsidRPr="00E5228A" w:rsidRDefault="003A2B5B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357291A0" w14:textId="77777777" w:rsidR="003A2B5B" w:rsidRPr="00E5228A" w:rsidRDefault="003A2B5B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7497834" w14:textId="77777777" w:rsidR="003A2B5B" w:rsidRPr="00E5228A" w:rsidRDefault="003A2B5B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3A2B5B" w:rsidRPr="00E5228A" w14:paraId="0963C491" w14:textId="77777777" w:rsidTr="003A2B5B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DBC499" w14:textId="77777777" w:rsidR="003A2B5B" w:rsidRPr="00E5228A" w:rsidRDefault="003A2B5B" w:rsidP="00AA69B4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4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1210B3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1178B40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F46097D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E6E830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16642DE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B2018CA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3A2B5B" w:rsidRPr="00F501F7" w14:paraId="1AE2B39D" w14:textId="77777777" w:rsidTr="001F439E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78B795" w14:textId="77777777" w:rsidR="003A2B5B" w:rsidRPr="00E5228A" w:rsidRDefault="003A2B5B" w:rsidP="00AA69B4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279EDA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Интеграционный код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5F539" w14:textId="77777777" w:rsidR="003A2B5B" w:rsidRPr="000D5A6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i</w:t>
            </w:r>
            <w:r w:rsidRPr="000D5A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ntegration_code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D785A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EFD12" w14:textId="77777777" w:rsidR="003A2B5B" w:rsidRPr="00780B0D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F765A" w14:textId="77777777" w:rsidR="003A2B5B" w:rsidRPr="00780B0D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C3A3B" w14:textId="3409A162" w:rsidR="003A2B5B" w:rsidRPr="001F439E" w:rsidRDefault="001F439E" w:rsidP="001F43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source_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platform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:§</w:t>
            </w:r>
            <w:proofErr w:type="gramEnd"/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integration_entity_id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:§:</w:t>
            </w:r>
            <w:r w:rsidR="00856B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object_types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.integration_entity_id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§: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employee.integration_entity_id</w:t>
            </w:r>
          </w:p>
        </w:tc>
      </w:tr>
      <w:tr w:rsidR="003A2B5B" w:rsidRPr="00E5228A" w14:paraId="285B8000" w14:textId="77777777" w:rsidTr="001F439E">
        <w:trPr>
          <w:cantSplit/>
          <w:trHeight w:val="1032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116122" w14:textId="77777777" w:rsidR="003A2B5B" w:rsidRPr="001F439E" w:rsidRDefault="003A2B5B" w:rsidP="00AA69B4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C819AF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интеграционной сущности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E8E4198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integration_entity_id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27710BB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C9855D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A0E19CD" w14:textId="77777777" w:rsidR="003A2B5B" w:rsidRPr="00780B0D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A00B63A" w14:textId="0EEBC8B5" w:rsidR="003A2B5B" w:rsidRPr="00E5228A" w:rsidRDefault="001F439E" w:rsidP="001F43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заявки на ТС в СУПА</w:t>
            </w:r>
          </w:p>
        </w:tc>
      </w:tr>
      <w:tr w:rsidR="003A2B5B" w:rsidRPr="00E5228A" w14:paraId="20137959" w14:textId="77777777" w:rsidTr="003A2B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4A4AED" w14:textId="77777777" w:rsidR="003A2B5B" w:rsidRPr="00E5228A" w:rsidRDefault="003A2B5B" w:rsidP="00AA69B4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295884" w14:textId="77777777" w:rsidR="003A2B5B" w:rsidRPr="00AA4911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ДЗО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58170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39C73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5BDCC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F02AC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61F82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3A2B5B" w:rsidRPr="00E5228A" w14:paraId="6AE5E195" w14:textId="77777777" w:rsidTr="003A2B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231660" w14:textId="77777777" w:rsidR="003A2B5B" w:rsidRPr="00E5228A" w:rsidRDefault="003A2B5B" w:rsidP="00AA69B4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1E2433" w14:textId="609255A8" w:rsidR="003A2B5B" w:rsidRPr="00E5228A" w:rsidRDefault="00B414E1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Согласованное арендное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E5F8704" w14:textId="6A08CB71" w:rsidR="003A2B5B" w:rsidRPr="007B43D7" w:rsidRDefault="00AB59D6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object_type_id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CB7569" w14:textId="637B6DE3" w:rsidR="003A2B5B" w:rsidRPr="00E5228A" w:rsidRDefault="00E41AA4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643448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03680CE" w14:textId="2071C71A" w:rsidR="003A2B5B" w:rsidRPr="00AC588C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5F81FBA" w14:textId="77777777" w:rsidR="003A2B5B" w:rsidRPr="00D63B0C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319A2" w:rsidRPr="00E5228A" w14:paraId="6C99D367" w14:textId="77777777" w:rsidTr="003A2B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A59948" w14:textId="77777777" w:rsidR="00E319A2" w:rsidRPr="00E5228A" w:rsidRDefault="00E319A2" w:rsidP="00E319A2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F60E22" w14:textId="26D3108E" w:rsidR="00E319A2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сотрудника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9892A48" w14:textId="0A2ED4F5" w:rsidR="00E319A2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driver_id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E28022A" w14:textId="41AC656A" w:rsidR="00E319A2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E808AE" w14:textId="0DBB6602" w:rsidR="00E319A2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3A1EC20" w14:textId="69450DAD" w:rsidR="00E319A2" w:rsidRPr="00AC588C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5EC7D90" w14:textId="77777777" w:rsidR="00E319A2" w:rsidRPr="00D63B0C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319A2" w:rsidRPr="00E5228A" w14:paraId="0C222B91" w14:textId="77777777" w:rsidTr="003A2B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CCD11E" w14:textId="77777777" w:rsidR="00E319A2" w:rsidRPr="00E5228A" w:rsidRDefault="00E319A2" w:rsidP="00E319A2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7F479C" w14:textId="1C54F39E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Дата </w:t>
            </w:r>
            <w:r w:rsidR="004765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 время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начала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8EB121A" w14:textId="676F0602" w:rsidR="00E319A2" w:rsidRPr="00E5228A" w:rsidRDefault="0047658F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E319A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_start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D222E8A" w14:textId="77777777" w:rsidR="00E319A2" w:rsidRPr="00CA3555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60155C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8205139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AD8D9A4" w14:textId="77777777" w:rsidR="00E319A2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E319A2" w:rsidRPr="00E5228A" w14:paraId="6B6C7345" w14:textId="77777777" w:rsidTr="003A2B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EE1BFD" w14:textId="77777777" w:rsidR="00E319A2" w:rsidRPr="00E5228A" w:rsidRDefault="00E319A2" w:rsidP="00E319A2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B4893B" w14:textId="0A16A67B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4765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окончания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B0191D9" w14:textId="4787C3B1" w:rsidR="00E319A2" w:rsidRPr="00E5228A" w:rsidRDefault="0047658F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E319A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_end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44FD82" w14:textId="77777777" w:rsidR="00E319A2" w:rsidRPr="00E5228A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BE4F99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30085A9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6147F82" w14:textId="77777777" w:rsidR="00E319A2" w:rsidRPr="00E0225E" w:rsidRDefault="00E319A2" w:rsidP="00E319A2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ind w:left="8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E319A2" w:rsidRPr="00E5228A" w14:paraId="2E69AC84" w14:textId="77777777" w:rsidTr="003A2B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EFE20" w14:textId="77777777" w:rsidR="00E319A2" w:rsidRPr="00E5228A" w:rsidRDefault="00E319A2" w:rsidP="00E319A2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B7E65F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C0D8EB3" w14:textId="77777777" w:rsidR="00E319A2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transport_order_number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F2827BE" w14:textId="48B938B7" w:rsidR="00E319A2" w:rsidRPr="00E5228A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897F23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FDF36C1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1449089" w14:textId="77777777" w:rsidR="00E319A2" w:rsidRPr="00E0225E" w:rsidRDefault="00E319A2" w:rsidP="00E319A2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ind w:left="8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E319A2" w:rsidRPr="00E5228A" w14:paraId="76EE0D47" w14:textId="77777777" w:rsidTr="003A2B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0C0824" w14:textId="77777777" w:rsidR="00E319A2" w:rsidRPr="00E5228A" w:rsidRDefault="00E319A2" w:rsidP="00E319A2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A10BCC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44E45DC" w14:textId="77777777" w:rsidR="00E319A2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transport_order_date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9DADDF7" w14:textId="2C723FF6" w:rsidR="00E319A2" w:rsidRPr="00E5228A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822CCB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8FD15F9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040F46F" w14:textId="77777777" w:rsidR="00E319A2" w:rsidRPr="00E0225E" w:rsidRDefault="00E319A2" w:rsidP="00E319A2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ind w:left="8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E319A2" w:rsidRPr="00F501F7" w14:paraId="678E0A4C" w14:textId="77777777" w:rsidTr="003A2B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805D86" w14:textId="77777777" w:rsidR="00E319A2" w:rsidRPr="00E5228A" w:rsidRDefault="00E319A2" w:rsidP="00E319A2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90938E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предварительной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D797910" w14:textId="5F9DDDED" w:rsidR="00E319A2" w:rsidRDefault="0034276D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rented_</w:t>
            </w:r>
            <w:r w:rsidR="00E319A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_request</w:t>
            </w:r>
            <w:r w:rsidR="00E319A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82649C7" w14:textId="65EAAC26" w:rsidR="00E319A2" w:rsidRPr="00E5228A" w:rsidRDefault="009A3E5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E957F2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5DFB408" w14:textId="1831BF1A" w:rsidR="00E319A2" w:rsidRPr="00E5228A" w:rsidRDefault="009A3E5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rented_transport_order_request.id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20A7DF0" w14:textId="77777777" w:rsidR="00E319A2" w:rsidRPr="00E0225E" w:rsidRDefault="00E319A2" w:rsidP="00E319A2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ind w:left="8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8E751D" w:rsidRPr="009A3E52" w14:paraId="126E8079" w14:textId="77777777" w:rsidTr="003A2B5B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2986FF" w14:textId="77777777" w:rsidR="008E751D" w:rsidRPr="002218B8" w:rsidRDefault="008E751D" w:rsidP="008E751D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40954BBE" w14:textId="45E74AB3" w:rsidR="00B9287F" w:rsidRPr="002218B8" w:rsidRDefault="00B9287F" w:rsidP="00B9287F">
            <w:pPr>
              <w:rPr>
                <w:lang w:val="en-US"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780DB" w14:textId="390C525B" w:rsidR="008E751D" w:rsidRDefault="008E751D" w:rsidP="008E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Флаг синхронизации с таблицей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rented</w:t>
            </w:r>
            <w:r w:rsidRPr="007A496F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transport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B6725C6" w14:textId="663C314B" w:rsidR="008E751D" w:rsidRDefault="008E751D" w:rsidP="008E751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is_synced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F21236D" w14:textId="2E3C0641" w:rsidR="008E751D" w:rsidRDefault="008E751D" w:rsidP="008E751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58E83B" w14:textId="4FC8B6B1" w:rsidR="008E751D" w:rsidRDefault="008E751D" w:rsidP="008E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ED22541" w14:textId="77777777" w:rsidR="008E751D" w:rsidRDefault="008E751D" w:rsidP="008E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EEC1857" w14:textId="77777777" w:rsidR="008E751D" w:rsidRPr="00E0225E" w:rsidRDefault="008E751D" w:rsidP="008E751D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ind w:left="8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68F31355" w14:textId="77777777" w:rsidR="00145937" w:rsidRPr="004C49B3" w:rsidRDefault="00145937" w:rsidP="003F5720">
      <w:pPr>
        <w:rPr>
          <w:lang w:val="en-US"/>
        </w:rPr>
      </w:pPr>
    </w:p>
    <w:p w14:paraId="51163484" w14:textId="5A181539" w:rsidR="00145937" w:rsidRPr="004C49B3" w:rsidRDefault="00145937" w:rsidP="003F5720">
      <w:pPr>
        <w:rPr>
          <w:lang w:val="en-US"/>
        </w:rPr>
        <w:sectPr w:rsidR="00145937" w:rsidRPr="004C49B3" w:rsidSect="001E2460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5BD25628" w14:textId="411BBCD5" w:rsidR="00930634" w:rsidRDefault="00F901AF" w:rsidP="00F901AF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6" w:name="_Toc190092289"/>
      <w:r w:rsidRPr="00F901AF">
        <w:rPr>
          <w:rFonts w:ascii="Times New Roman" w:hAnsi="Times New Roman" w:cs="Times New Roman"/>
          <w:b/>
          <w:bCs/>
          <w:color w:val="auto"/>
        </w:rPr>
        <w:lastRenderedPageBreak/>
        <w:t>Веб-приложение</w:t>
      </w:r>
      <w:bookmarkEnd w:id="16"/>
    </w:p>
    <w:p w14:paraId="3B526FD9" w14:textId="3491D742" w:rsidR="00000296" w:rsidRDefault="00450112" w:rsidP="0000029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Ref187415446"/>
      <w:bookmarkStart w:id="18" w:name="_Ref187657539"/>
      <w:bookmarkStart w:id="19" w:name="_Toc190092290"/>
      <w:r w:rsidRPr="0045011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Настройка </w:t>
      </w:r>
      <w:r w:rsidR="00581C34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обязательности</w:t>
      </w:r>
      <w:r w:rsidRPr="0045011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согласования предварительных заявок на ТС</w:t>
      </w:r>
      <w:bookmarkEnd w:id="17"/>
      <w:bookmarkEnd w:id="18"/>
      <w:bookmarkEnd w:id="19"/>
    </w:p>
    <w:p w14:paraId="5053E915" w14:textId="7B5C4031" w:rsidR="00605C05" w:rsidRPr="00E67EA8" w:rsidRDefault="001D3F4F" w:rsidP="00E67EA8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D5C9B">
        <w:rPr>
          <w:rFonts w:ascii="Times New Roman" w:hAnsi="Times New Roman" w:cs="Times New Roman"/>
          <w:sz w:val="24"/>
          <w:szCs w:val="24"/>
          <w:shd w:val="clear" w:color="auto" w:fill="00B050"/>
        </w:rPr>
        <w:t xml:space="preserve">РД может быть оформлен с ТС или без него. Если </w:t>
      </w:r>
      <w:r w:rsidR="002D7482" w:rsidRPr="008D5C9B">
        <w:rPr>
          <w:rFonts w:ascii="Times New Roman" w:hAnsi="Times New Roman" w:cs="Times New Roman"/>
          <w:sz w:val="24"/>
          <w:szCs w:val="24"/>
          <w:shd w:val="clear" w:color="auto" w:fill="00B050"/>
        </w:rPr>
        <w:t>РД</w:t>
      </w:r>
      <w:r w:rsidRPr="008D5C9B">
        <w:rPr>
          <w:rFonts w:ascii="Times New Roman" w:hAnsi="Times New Roman" w:cs="Times New Roman"/>
          <w:sz w:val="24"/>
          <w:szCs w:val="24"/>
          <w:shd w:val="clear" w:color="auto" w:fill="00B050"/>
        </w:rPr>
        <w:t xml:space="preserve"> оформляется с ТС, тогда пользователь формирует</w:t>
      </w:r>
      <w:r w:rsidR="002D7482" w:rsidRPr="008D5C9B">
        <w:rPr>
          <w:rFonts w:ascii="Times New Roman" w:hAnsi="Times New Roman" w:cs="Times New Roman"/>
          <w:sz w:val="24"/>
          <w:szCs w:val="24"/>
          <w:shd w:val="clear" w:color="auto" w:fill="00B050"/>
        </w:rPr>
        <w:t xml:space="preserve"> предварительн</w:t>
      </w:r>
      <w:r w:rsidRPr="008D5C9B">
        <w:rPr>
          <w:rFonts w:ascii="Times New Roman" w:hAnsi="Times New Roman" w:cs="Times New Roman"/>
          <w:sz w:val="24"/>
          <w:szCs w:val="24"/>
          <w:shd w:val="clear" w:color="auto" w:fill="00B050"/>
        </w:rPr>
        <w:t>ую</w:t>
      </w:r>
      <w:r w:rsidR="002D7482" w:rsidRPr="008D5C9B">
        <w:rPr>
          <w:rFonts w:ascii="Times New Roman" w:hAnsi="Times New Roman" w:cs="Times New Roman"/>
          <w:sz w:val="24"/>
          <w:szCs w:val="24"/>
          <w:shd w:val="clear" w:color="auto" w:fill="00B050"/>
        </w:rPr>
        <w:t xml:space="preserve"> заявк</w:t>
      </w:r>
      <w:r w:rsidRPr="008D5C9B">
        <w:rPr>
          <w:rFonts w:ascii="Times New Roman" w:hAnsi="Times New Roman" w:cs="Times New Roman"/>
          <w:sz w:val="24"/>
          <w:szCs w:val="24"/>
          <w:shd w:val="clear" w:color="auto" w:fill="00B050"/>
        </w:rPr>
        <w:t>у, которая обязательно передается</w:t>
      </w:r>
      <w:r w:rsidR="002D7482" w:rsidRPr="008D5C9B">
        <w:rPr>
          <w:rFonts w:ascii="Times New Roman" w:hAnsi="Times New Roman" w:cs="Times New Roman"/>
          <w:sz w:val="24"/>
          <w:szCs w:val="24"/>
          <w:shd w:val="clear" w:color="auto" w:fill="00B050"/>
        </w:rPr>
        <w:t xml:space="preserve"> на согласование в СУПА</w:t>
      </w:r>
      <w:commentRangeStart w:id="20"/>
      <w:commentRangeStart w:id="21"/>
      <w:commentRangeStart w:id="22"/>
      <w:commentRangeEnd w:id="22"/>
      <w:r w:rsidR="00A67FEC" w:rsidRPr="008D5C9B">
        <w:rPr>
          <w:rStyle w:val="a4"/>
          <w:rFonts w:ascii="Calibri" w:eastAsia="Calibri" w:hAnsi="Calibri" w:cs="Calibri"/>
          <w:shd w:val="clear" w:color="auto" w:fill="00B050"/>
          <w:lang w:eastAsia="ru-RU"/>
        </w:rPr>
        <w:commentReference w:id="22"/>
      </w:r>
      <w:commentRangeEnd w:id="20"/>
      <w:r w:rsidR="00A3624F" w:rsidRPr="008D5C9B">
        <w:rPr>
          <w:rStyle w:val="a4"/>
          <w:rFonts w:ascii="Calibri" w:eastAsia="Calibri" w:hAnsi="Calibri" w:cs="Calibri"/>
          <w:shd w:val="clear" w:color="auto" w:fill="00B050"/>
          <w:lang w:eastAsia="ru-RU"/>
        </w:rPr>
        <w:commentReference w:id="20"/>
      </w:r>
      <w:commentRangeEnd w:id="21"/>
      <w:r w:rsidRPr="008D5C9B">
        <w:rPr>
          <w:rStyle w:val="a4"/>
          <w:rFonts w:ascii="Calibri" w:eastAsia="Calibri" w:hAnsi="Calibri" w:cs="Calibri"/>
          <w:shd w:val="clear" w:color="auto" w:fill="00B050"/>
          <w:lang w:eastAsia="ru-RU"/>
        </w:rPr>
        <w:commentReference w:id="21"/>
      </w:r>
      <w:r w:rsidR="002D7482" w:rsidRPr="008D5C9B">
        <w:rPr>
          <w:rFonts w:ascii="Times New Roman" w:hAnsi="Times New Roman" w:cs="Times New Roman"/>
          <w:sz w:val="24"/>
          <w:szCs w:val="24"/>
          <w:shd w:val="clear" w:color="auto" w:fill="00B050"/>
        </w:rPr>
        <w:t>.</w:t>
      </w:r>
      <w:r w:rsidR="002D7482">
        <w:rPr>
          <w:rFonts w:ascii="Times New Roman" w:hAnsi="Times New Roman" w:cs="Times New Roman"/>
          <w:sz w:val="24"/>
          <w:szCs w:val="24"/>
        </w:rPr>
        <w:t xml:space="preserve"> Но </w:t>
      </w:r>
      <w:r w:rsidR="00E67EA8" w:rsidRPr="00E67EA8">
        <w:rPr>
          <w:rFonts w:ascii="Times New Roman" w:hAnsi="Times New Roman" w:cs="Times New Roman"/>
          <w:sz w:val="24"/>
          <w:szCs w:val="24"/>
        </w:rPr>
        <w:t xml:space="preserve">Администратор </w:t>
      </w:r>
      <w:r w:rsidR="00E67EA8">
        <w:rPr>
          <w:rFonts w:ascii="Times New Roman" w:hAnsi="Times New Roman" w:cs="Times New Roman"/>
          <w:sz w:val="24"/>
          <w:szCs w:val="24"/>
        </w:rPr>
        <w:t>СОУР может</w:t>
      </w:r>
      <w:r w:rsidR="00380E9D">
        <w:rPr>
          <w:rFonts w:ascii="Times New Roman" w:hAnsi="Times New Roman" w:cs="Times New Roman"/>
          <w:sz w:val="24"/>
          <w:szCs w:val="24"/>
        </w:rPr>
        <w:t xml:space="preserve"> настраивать</w:t>
      </w:r>
      <w:r w:rsidR="00E67EA8">
        <w:rPr>
          <w:rFonts w:ascii="Times New Roman" w:hAnsi="Times New Roman" w:cs="Times New Roman"/>
          <w:sz w:val="24"/>
          <w:szCs w:val="24"/>
        </w:rPr>
        <w:t xml:space="preserve"> </w:t>
      </w:r>
      <w:r w:rsidR="00380E9D">
        <w:rPr>
          <w:rFonts w:ascii="Times New Roman" w:hAnsi="Times New Roman" w:cs="Times New Roman"/>
          <w:sz w:val="24"/>
          <w:szCs w:val="24"/>
        </w:rPr>
        <w:t>(</w:t>
      </w:r>
      <w:r w:rsidR="008B4C38">
        <w:rPr>
          <w:rFonts w:ascii="Times New Roman" w:hAnsi="Times New Roman" w:cs="Times New Roman"/>
          <w:sz w:val="24"/>
          <w:szCs w:val="24"/>
        </w:rPr>
        <w:t>включать/отключать</w:t>
      </w:r>
      <w:r w:rsidR="00380E9D">
        <w:rPr>
          <w:rFonts w:ascii="Times New Roman" w:hAnsi="Times New Roman" w:cs="Times New Roman"/>
          <w:sz w:val="24"/>
          <w:szCs w:val="24"/>
        </w:rPr>
        <w:t>)</w:t>
      </w:r>
      <w:r w:rsidR="008B4C38">
        <w:rPr>
          <w:rFonts w:ascii="Times New Roman" w:hAnsi="Times New Roman" w:cs="Times New Roman"/>
          <w:sz w:val="24"/>
          <w:szCs w:val="24"/>
        </w:rPr>
        <w:t xml:space="preserve"> необходимость </w:t>
      </w:r>
      <w:r w:rsidR="002D7482">
        <w:rPr>
          <w:rFonts w:ascii="Times New Roman" w:hAnsi="Times New Roman" w:cs="Times New Roman"/>
          <w:sz w:val="24"/>
          <w:szCs w:val="24"/>
        </w:rPr>
        <w:t>получения ответа от</w:t>
      </w:r>
      <w:r w:rsidR="008B4C38">
        <w:rPr>
          <w:rFonts w:ascii="Times New Roman" w:hAnsi="Times New Roman" w:cs="Times New Roman"/>
          <w:sz w:val="24"/>
          <w:szCs w:val="24"/>
        </w:rPr>
        <w:t xml:space="preserve"> СУПА.</w:t>
      </w:r>
      <w:r w:rsidR="004B379F">
        <w:rPr>
          <w:rFonts w:ascii="Times New Roman" w:hAnsi="Times New Roman" w:cs="Times New Roman"/>
          <w:sz w:val="24"/>
          <w:szCs w:val="24"/>
        </w:rPr>
        <w:t xml:space="preserve"> При </w:t>
      </w:r>
      <w:r w:rsidR="00306BE9">
        <w:rPr>
          <w:rFonts w:ascii="Times New Roman" w:hAnsi="Times New Roman" w:cs="Times New Roman"/>
          <w:sz w:val="24"/>
          <w:szCs w:val="24"/>
        </w:rPr>
        <w:t>включенной</w:t>
      </w:r>
      <w:r w:rsidR="004B379F">
        <w:rPr>
          <w:rFonts w:ascii="Times New Roman" w:hAnsi="Times New Roman" w:cs="Times New Roman"/>
          <w:sz w:val="24"/>
          <w:szCs w:val="24"/>
        </w:rPr>
        <w:t xml:space="preserve"> настройк</w:t>
      </w:r>
      <w:r w:rsidR="00306BE9">
        <w:rPr>
          <w:rFonts w:ascii="Times New Roman" w:hAnsi="Times New Roman" w:cs="Times New Roman"/>
          <w:sz w:val="24"/>
          <w:szCs w:val="24"/>
        </w:rPr>
        <w:t>е</w:t>
      </w:r>
      <w:r w:rsidR="004B379F">
        <w:rPr>
          <w:rFonts w:ascii="Times New Roman" w:hAnsi="Times New Roman" w:cs="Times New Roman"/>
          <w:sz w:val="24"/>
          <w:szCs w:val="24"/>
        </w:rPr>
        <w:t xml:space="preserve">, перевод РД в статус </w:t>
      </w:r>
      <w:commentRangeStart w:id="23"/>
      <w:commentRangeStart w:id="24"/>
      <w:commentRangeStart w:id="25"/>
      <w:r w:rsidR="004B379F">
        <w:rPr>
          <w:rFonts w:ascii="Times New Roman" w:hAnsi="Times New Roman" w:cs="Times New Roman"/>
          <w:sz w:val="24"/>
          <w:szCs w:val="24"/>
        </w:rPr>
        <w:t xml:space="preserve">«Передать на проверку» </w:t>
      </w:r>
      <w:commentRangeEnd w:id="23"/>
      <w:r w:rsidR="00A67FEC">
        <w:rPr>
          <w:rStyle w:val="a4"/>
          <w:rFonts w:ascii="Calibri" w:eastAsia="Calibri" w:hAnsi="Calibri" w:cs="Calibri"/>
          <w:lang w:eastAsia="ru-RU"/>
        </w:rPr>
        <w:commentReference w:id="23"/>
      </w:r>
      <w:commentRangeEnd w:id="24"/>
      <w:r w:rsidR="00187042">
        <w:rPr>
          <w:rStyle w:val="a4"/>
          <w:rFonts w:ascii="Calibri" w:eastAsia="Calibri" w:hAnsi="Calibri" w:cs="Calibri"/>
          <w:lang w:eastAsia="ru-RU"/>
        </w:rPr>
        <w:commentReference w:id="24"/>
      </w:r>
      <w:commentRangeEnd w:id="25"/>
      <w:r w:rsidR="00A75370">
        <w:rPr>
          <w:rStyle w:val="a4"/>
          <w:rFonts w:ascii="Calibri" w:eastAsia="Calibri" w:hAnsi="Calibri" w:cs="Calibri"/>
          <w:lang w:eastAsia="ru-RU"/>
        </w:rPr>
        <w:commentReference w:id="25"/>
      </w:r>
      <w:r w:rsidR="00306BE9">
        <w:rPr>
          <w:rFonts w:ascii="Times New Roman" w:hAnsi="Times New Roman" w:cs="Times New Roman"/>
          <w:sz w:val="24"/>
          <w:szCs w:val="24"/>
        </w:rPr>
        <w:t>недоступен, пока от СУПА не придет информация о согласованной заявке</w:t>
      </w:r>
      <w:r w:rsidR="004B379F">
        <w:rPr>
          <w:rFonts w:ascii="Times New Roman" w:hAnsi="Times New Roman" w:cs="Times New Roman"/>
          <w:sz w:val="24"/>
          <w:szCs w:val="24"/>
        </w:rPr>
        <w:t>.</w:t>
      </w:r>
    </w:p>
    <w:p w14:paraId="7E61C49C" w14:textId="4264E34E" w:rsidR="00450112" w:rsidRPr="00297907" w:rsidRDefault="00450112" w:rsidP="00450112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26" w:name="_Toc190092291"/>
      <w:r w:rsidRPr="00297907">
        <w:rPr>
          <w:rFonts w:ascii="Times New Roman" w:hAnsi="Times New Roman" w:cs="Times New Roman"/>
          <w:b/>
          <w:bCs/>
          <w:color w:val="auto"/>
        </w:rPr>
        <w:t>Кому доступна функциональность</w:t>
      </w:r>
      <w:bookmarkEnd w:id="26"/>
    </w:p>
    <w:p w14:paraId="574B02DE" w14:textId="7B4BB3E4" w:rsidR="00450112" w:rsidRDefault="003A07B6" w:rsidP="008D5195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Видимость и н</w:t>
      </w:r>
      <w:r w:rsidR="00C07C1D">
        <w:rPr>
          <w:rFonts w:ascii="Times New Roman" w:hAnsi="Times New Roman" w:cs="Times New Roman"/>
          <w:sz w:val="24"/>
          <w:szCs w:val="24"/>
        </w:rPr>
        <w:t xml:space="preserve">астройка обязательного </w:t>
      </w:r>
      <w:r w:rsidR="00EC3E53">
        <w:rPr>
          <w:rFonts w:ascii="Times New Roman" w:hAnsi="Times New Roman" w:cs="Times New Roman"/>
          <w:sz w:val="24"/>
          <w:szCs w:val="24"/>
        </w:rPr>
        <w:t>получения</w:t>
      </w:r>
      <w:r w:rsidR="00090E38">
        <w:rPr>
          <w:rFonts w:ascii="Times New Roman" w:hAnsi="Times New Roman" w:cs="Times New Roman"/>
          <w:sz w:val="24"/>
          <w:szCs w:val="24"/>
        </w:rPr>
        <w:t xml:space="preserve"> ответа</w:t>
      </w:r>
      <w:r w:rsidR="00C07C1D">
        <w:rPr>
          <w:rFonts w:ascii="Times New Roman" w:hAnsi="Times New Roman" w:cs="Times New Roman"/>
          <w:sz w:val="24"/>
          <w:szCs w:val="24"/>
        </w:rPr>
        <w:t xml:space="preserve"> </w:t>
      </w:r>
      <w:r w:rsidR="00090E38">
        <w:rPr>
          <w:rFonts w:ascii="Times New Roman" w:hAnsi="Times New Roman" w:cs="Times New Roman"/>
          <w:sz w:val="24"/>
          <w:szCs w:val="24"/>
        </w:rPr>
        <w:t>от</w:t>
      </w:r>
      <w:r w:rsidR="00C07C1D">
        <w:rPr>
          <w:rFonts w:ascii="Times New Roman" w:hAnsi="Times New Roman" w:cs="Times New Roman"/>
          <w:sz w:val="24"/>
          <w:szCs w:val="24"/>
        </w:rPr>
        <w:t xml:space="preserve"> СУПА</w:t>
      </w:r>
      <w:r w:rsidR="00F8471C">
        <w:rPr>
          <w:rFonts w:ascii="Times New Roman" w:hAnsi="Times New Roman" w:cs="Times New Roman"/>
          <w:sz w:val="24"/>
          <w:szCs w:val="24"/>
        </w:rPr>
        <w:t xml:space="preserve"> доступна пользователям с уровнем </w:t>
      </w:r>
      <w:r w:rsidR="00827DFF">
        <w:rPr>
          <w:rFonts w:ascii="Times New Roman" w:hAnsi="Times New Roman" w:cs="Times New Roman"/>
          <w:sz w:val="24"/>
          <w:szCs w:val="24"/>
        </w:rPr>
        <w:t>доступа к панели администратора (</w:t>
      </w:r>
      <w:r w:rsidR="00827DFF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="00827DFF" w:rsidRPr="00827DFF">
        <w:rPr>
          <w:rFonts w:ascii="Times New Roman" w:hAnsi="Times New Roman" w:cs="Times New Roman"/>
          <w:sz w:val="24"/>
          <w:szCs w:val="24"/>
        </w:rPr>
        <w:t xml:space="preserve">) </w:t>
      </w:r>
      <w:r w:rsidR="00827DFF">
        <w:rPr>
          <w:rFonts w:ascii="Times New Roman" w:hAnsi="Times New Roman" w:cs="Times New Roman"/>
          <w:sz w:val="24"/>
          <w:szCs w:val="24"/>
        </w:rPr>
        <w:t>«</w:t>
      </w:r>
      <w:r w:rsidR="007E41B6">
        <w:rPr>
          <w:rFonts w:ascii="Times New Roman" w:hAnsi="Times New Roman" w:cs="Times New Roman"/>
          <w:sz w:val="24"/>
          <w:szCs w:val="24"/>
        </w:rPr>
        <w:t>Удаление</w:t>
      </w:r>
      <w:r w:rsidR="00827DFF">
        <w:rPr>
          <w:rFonts w:ascii="Times New Roman" w:hAnsi="Times New Roman" w:cs="Times New Roman"/>
          <w:sz w:val="24"/>
          <w:szCs w:val="24"/>
        </w:rPr>
        <w:t>»</w:t>
      </w:r>
      <w:r w:rsidR="0032432D">
        <w:rPr>
          <w:rFonts w:ascii="Times New Roman" w:hAnsi="Times New Roman" w:cs="Times New Roman"/>
          <w:sz w:val="24"/>
          <w:szCs w:val="24"/>
        </w:rPr>
        <w:t xml:space="preserve"> (</w:t>
      </w:r>
      <w:r w:rsidR="0032432D">
        <w:rPr>
          <w:rFonts w:ascii="Times New Roman" w:hAnsi="Times New Roman" w:cs="Times New Roman"/>
          <w:sz w:val="24"/>
          <w:szCs w:val="24"/>
        </w:rPr>
        <w:fldChar w:fldCharType="begin"/>
      </w:r>
      <w:r w:rsidR="0032432D">
        <w:rPr>
          <w:rFonts w:ascii="Times New Roman" w:hAnsi="Times New Roman" w:cs="Times New Roman"/>
          <w:sz w:val="24"/>
          <w:szCs w:val="24"/>
        </w:rPr>
        <w:instrText xml:space="preserve"> REF _Ref182386848 \h </w:instrText>
      </w:r>
      <w:r w:rsidR="008D5195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32432D">
        <w:rPr>
          <w:rFonts w:ascii="Times New Roman" w:hAnsi="Times New Roman" w:cs="Times New Roman"/>
          <w:sz w:val="24"/>
          <w:szCs w:val="24"/>
        </w:rPr>
      </w:r>
      <w:r w:rsidR="0032432D">
        <w:rPr>
          <w:rFonts w:ascii="Times New Roman" w:hAnsi="Times New Roman" w:cs="Times New Roman"/>
          <w:sz w:val="24"/>
          <w:szCs w:val="24"/>
        </w:rPr>
        <w:fldChar w:fldCharType="separate"/>
      </w:r>
      <w:r w:rsidR="00A3587F" w:rsidRPr="001F558C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A3587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11</w:t>
      </w:r>
      <w:r w:rsidR="0032432D">
        <w:rPr>
          <w:rFonts w:ascii="Times New Roman" w:hAnsi="Times New Roman" w:cs="Times New Roman"/>
          <w:sz w:val="24"/>
          <w:szCs w:val="24"/>
        </w:rPr>
        <w:fldChar w:fldCharType="end"/>
      </w:r>
      <w:r w:rsidR="0032432D">
        <w:rPr>
          <w:rFonts w:ascii="Times New Roman" w:hAnsi="Times New Roman" w:cs="Times New Roman"/>
          <w:sz w:val="24"/>
          <w:szCs w:val="24"/>
        </w:rPr>
        <w:t>).</w:t>
      </w:r>
    </w:p>
    <w:p w14:paraId="6034D8C4" w14:textId="65902920" w:rsidR="001F558C" w:rsidRPr="001F558C" w:rsidRDefault="001F558C" w:rsidP="007C098A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7" w:name="_Ref182386848"/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27"/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Фрагмент концепции ролей</w:t>
      </w:r>
    </w:p>
    <w:tbl>
      <w:tblPr>
        <w:tblStyle w:val="a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2410"/>
        <w:gridCol w:w="2268"/>
        <w:gridCol w:w="2268"/>
      </w:tblGrid>
      <w:tr w:rsidR="007E41B6" w14:paraId="38758C2A" w14:textId="77777777" w:rsidTr="007E41B6">
        <w:trPr>
          <w:tblHeader/>
        </w:trPr>
        <w:tc>
          <w:tcPr>
            <w:tcW w:w="709" w:type="dxa"/>
            <w:vMerge w:val="restart"/>
            <w:shd w:val="clear" w:color="auto" w:fill="D9D9D9" w:themeFill="background1" w:themeFillShade="D9"/>
            <w:vAlign w:val="center"/>
          </w:tcPr>
          <w:p w14:paraId="4E5E1666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69C">
              <w:rPr>
                <w:rFonts w:ascii="Times New Roman" w:hAnsi="Times New Roman" w:cs="Times New Roman"/>
                <w:b/>
                <w:bCs/>
              </w:rPr>
              <w:t xml:space="preserve">№ </w:t>
            </w:r>
            <w:proofErr w:type="spellStart"/>
            <w:r w:rsidRPr="009A169C">
              <w:rPr>
                <w:rFonts w:ascii="Times New Roman" w:hAnsi="Times New Roman" w:cs="Times New Roman"/>
                <w:b/>
                <w:bCs/>
              </w:rPr>
              <w:t>п.п</w:t>
            </w:r>
            <w:proofErr w:type="spellEnd"/>
            <w:r w:rsidRPr="009A169C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6379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0A8E2E3C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69C">
              <w:rPr>
                <w:rFonts w:ascii="Times New Roman" w:hAnsi="Times New Roman" w:cs="Times New Roman"/>
                <w:b/>
                <w:bCs/>
              </w:rPr>
              <w:t>Наименование роли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0B906BD9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Панель администратора</w:t>
            </w:r>
          </w:p>
        </w:tc>
      </w:tr>
      <w:tr w:rsidR="007E41B6" w14:paraId="18637476" w14:textId="77777777" w:rsidTr="007E41B6">
        <w:trPr>
          <w:tblHeader/>
        </w:trPr>
        <w:tc>
          <w:tcPr>
            <w:tcW w:w="709" w:type="dxa"/>
            <w:vMerge/>
          </w:tcPr>
          <w:p w14:paraId="108F0C57" w14:textId="77777777" w:rsidR="007E41B6" w:rsidRPr="009A169C" w:rsidRDefault="007E41B6" w:rsidP="00712CA9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6379" w:type="dxa"/>
            <w:gridSpan w:val="3"/>
            <w:vMerge/>
          </w:tcPr>
          <w:p w14:paraId="5AD91A5B" w14:textId="77777777" w:rsidR="007E41B6" w:rsidRPr="009A169C" w:rsidRDefault="007E41B6" w:rsidP="00712C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55D4EA1A" w14:textId="77777777" w:rsidR="007E41B6" w:rsidRPr="001E7042" w:rsidRDefault="007E41B6" w:rsidP="00712CA9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16"/>
                <w:lang w:val="en-US"/>
              </w:rPr>
              <w:t>admin</w:t>
            </w:r>
          </w:p>
        </w:tc>
      </w:tr>
      <w:tr w:rsidR="007E41B6" w14:paraId="257758C8" w14:textId="77777777" w:rsidTr="003A07B6">
        <w:tc>
          <w:tcPr>
            <w:tcW w:w="709" w:type="dxa"/>
          </w:tcPr>
          <w:p w14:paraId="3A77891E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6D40ADC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Исполнительный аппарат</w:t>
            </w:r>
          </w:p>
        </w:tc>
        <w:tc>
          <w:tcPr>
            <w:tcW w:w="2410" w:type="dxa"/>
            <w:vAlign w:val="center"/>
          </w:tcPr>
          <w:p w14:paraId="5FB14DEC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300732D3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268" w:type="dxa"/>
            <w:vAlign w:val="center"/>
          </w:tcPr>
          <w:p w14:paraId="1F358532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SOUR_GI_IA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6343A003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7E41B6" w14:paraId="661E5EA2" w14:textId="77777777" w:rsidTr="003A07B6">
        <w:tc>
          <w:tcPr>
            <w:tcW w:w="709" w:type="dxa"/>
          </w:tcPr>
          <w:p w14:paraId="6E95B849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00CBBB3D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22DACA3C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2268" w:type="dxa"/>
            <w:vAlign w:val="center"/>
          </w:tcPr>
          <w:p w14:paraId="3E8D26AE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SOUR_ADMIN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4811C01C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7E41B6" w14:paraId="59DCFF2A" w14:textId="77777777" w:rsidTr="003A07B6">
        <w:tc>
          <w:tcPr>
            <w:tcW w:w="709" w:type="dxa"/>
          </w:tcPr>
          <w:p w14:paraId="36216590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3A4210B1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38725CE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</w:t>
            </w:r>
          </w:p>
        </w:tc>
        <w:tc>
          <w:tcPr>
            <w:tcW w:w="2268" w:type="dxa"/>
            <w:vAlign w:val="center"/>
          </w:tcPr>
          <w:p w14:paraId="42C1F899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SOUR_EXPERT_IA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266AD83B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7E41B6" w14:paraId="00CE72B6" w14:textId="77777777" w:rsidTr="003A07B6">
        <w:tc>
          <w:tcPr>
            <w:tcW w:w="709" w:type="dxa"/>
          </w:tcPr>
          <w:p w14:paraId="0E35E552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44AB4651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9B56EDC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 НСИ</w:t>
            </w:r>
          </w:p>
        </w:tc>
        <w:tc>
          <w:tcPr>
            <w:tcW w:w="2268" w:type="dxa"/>
            <w:vAlign w:val="center"/>
          </w:tcPr>
          <w:p w14:paraId="406ADB2B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SOUR_NSI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5E66D42A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7E41B6" w14:paraId="2E2999DE" w14:textId="77777777" w:rsidTr="003A07B6">
        <w:tc>
          <w:tcPr>
            <w:tcW w:w="709" w:type="dxa"/>
          </w:tcPr>
          <w:p w14:paraId="0B135EE0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012B780B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BA8F39B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268" w:type="dxa"/>
            <w:vAlign w:val="center"/>
          </w:tcPr>
          <w:p w14:paraId="1B966CF2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SOUR_ODS_IA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74DE4F43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7E41B6" w14:paraId="62F14733" w14:textId="77777777" w:rsidTr="003A07B6">
        <w:tc>
          <w:tcPr>
            <w:tcW w:w="709" w:type="dxa"/>
          </w:tcPr>
          <w:p w14:paraId="0D00A7BA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D2F4862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9F8D22F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охраны труда</w:t>
            </w:r>
          </w:p>
        </w:tc>
        <w:tc>
          <w:tcPr>
            <w:tcW w:w="2268" w:type="dxa"/>
            <w:vAlign w:val="center"/>
          </w:tcPr>
          <w:p w14:paraId="69A43534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SOUR_OHR_TRUDA_IA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5B9A0DD1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7E41B6" w14:paraId="074BDB55" w14:textId="77777777" w:rsidTr="003A07B6">
        <w:tc>
          <w:tcPr>
            <w:tcW w:w="709" w:type="dxa"/>
          </w:tcPr>
          <w:p w14:paraId="5D456CBB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4B692FC7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D5ACA13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Специалист (просмотр)</w:t>
            </w:r>
          </w:p>
        </w:tc>
        <w:tc>
          <w:tcPr>
            <w:tcW w:w="2268" w:type="dxa"/>
            <w:vAlign w:val="center"/>
          </w:tcPr>
          <w:p w14:paraId="3F06FA24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SOUR_TECHN_</w:t>
            </w:r>
            <w:proofErr w:type="gramStart"/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IA ?</w:t>
            </w:r>
            <w:proofErr w:type="gramEnd"/>
          </w:p>
        </w:tc>
        <w:tc>
          <w:tcPr>
            <w:tcW w:w="2268" w:type="dxa"/>
            <w:shd w:val="clear" w:color="auto" w:fill="FF0000"/>
            <w:vAlign w:val="center"/>
          </w:tcPr>
          <w:p w14:paraId="09B71C9C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7E41B6" w14:paraId="099D690E" w14:textId="77777777" w:rsidTr="003A07B6">
        <w:tc>
          <w:tcPr>
            <w:tcW w:w="709" w:type="dxa"/>
          </w:tcPr>
          <w:p w14:paraId="042A07D3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B7AE91E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Филиал</w:t>
            </w:r>
          </w:p>
        </w:tc>
        <w:tc>
          <w:tcPr>
            <w:tcW w:w="2410" w:type="dxa"/>
            <w:vAlign w:val="center"/>
          </w:tcPr>
          <w:p w14:paraId="154DF7F9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6B2EB74A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268" w:type="dxa"/>
            <w:vAlign w:val="center"/>
          </w:tcPr>
          <w:p w14:paraId="7A3A75AF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SOUR_GI_ХХХХ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2FC1B8AE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7E41B6" w14:paraId="7A490C1C" w14:textId="77777777" w:rsidTr="003A07B6">
        <w:tc>
          <w:tcPr>
            <w:tcW w:w="709" w:type="dxa"/>
          </w:tcPr>
          <w:p w14:paraId="76D3FDB2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3DB89E09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E938939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</w:t>
            </w:r>
          </w:p>
        </w:tc>
        <w:tc>
          <w:tcPr>
            <w:tcW w:w="2268" w:type="dxa"/>
            <w:vAlign w:val="center"/>
          </w:tcPr>
          <w:p w14:paraId="2D043443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SOUR_EXPERT_ХХХХ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1555BF31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7E41B6" w14:paraId="334E8A17" w14:textId="77777777" w:rsidTr="003A07B6">
        <w:tc>
          <w:tcPr>
            <w:tcW w:w="709" w:type="dxa"/>
          </w:tcPr>
          <w:p w14:paraId="5F627C2A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04249F9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A1CB2D1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268" w:type="dxa"/>
            <w:vAlign w:val="center"/>
          </w:tcPr>
          <w:p w14:paraId="6A04E233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SOUR_ODS_ХХХХ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5866BC68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7E41B6" w14:paraId="595D528F" w14:textId="77777777" w:rsidTr="003A07B6">
        <w:tc>
          <w:tcPr>
            <w:tcW w:w="709" w:type="dxa"/>
          </w:tcPr>
          <w:p w14:paraId="6714571D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25EEDAC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ED095CE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охраны труда</w:t>
            </w:r>
          </w:p>
        </w:tc>
        <w:tc>
          <w:tcPr>
            <w:tcW w:w="2268" w:type="dxa"/>
            <w:vAlign w:val="center"/>
          </w:tcPr>
          <w:p w14:paraId="030FF421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SOUR_OHR_TRUDA_ХХХХ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161545DF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7E41B6" w14:paraId="0EE646BF" w14:textId="77777777" w:rsidTr="003A07B6">
        <w:tc>
          <w:tcPr>
            <w:tcW w:w="709" w:type="dxa"/>
          </w:tcPr>
          <w:p w14:paraId="6C35117C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4AECC492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83DFF0F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Специалист (просмотр)</w:t>
            </w:r>
          </w:p>
        </w:tc>
        <w:tc>
          <w:tcPr>
            <w:tcW w:w="2268" w:type="dxa"/>
            <w:vAlign w:val="center"/>
          </w:tcPr>
          <w:p w14:paraId="7D6EE379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SOUR_TECHN_ХХХХ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22199112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7E41B6" w14:paraId="0BA7F451" w14:textId="77777777" w:rsidTr="003A07B6">
        <w:tc>
          <w:tcPr>
            <w:tcW w:w="709" w:type="dxa"/>
          </w:tcPr>
          <w:p w14:paraId="3334D565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CEB4C86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РЭС</w:t>
            </w:r>
          </w:p>
        </w:tc>
        <w:tc>
          <w:tcPr>
            <w:tcW w:w="2410" w:type="dxa"/>
            <w:vAlign w:val="center"/>
          </w:tcPr>
          <w:p w14:paraId="39E37970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Начальник</w:t>
            </w:r>
          </w:p>
          <w:p w14:paraId="66B67F79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0245313C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268" w:type="dxa"/>
            <w:vAlign w:val="center"/>
          </w:tcPr>
          <w:p w14:paraId="337E69F8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SOUR_TECH_ХХХХ_YYY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13B41827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7E41B6" w14:paraId="4EF34670" w14:textId="77777777" w:rsidTr="003A07B6">
        <w:tc>
          <w:tcPr>
            <w:tcW w:w="709" w:type="dxa"/>
          </w:tcPr>
          <w:p w14:paraId="45548F48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58099E69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40F1982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Мастер</w:t>
            </w:r>
          </w:p>
          <w:p w14:paraId="52525143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Инженер РЭС</w:t>
            </w:r>
          </w:p>
        </w:tc>
        <w:tc>
          <w:tcPr>
            <w:tcW w:w="2268" w:type="dxa"/>
            <w:vAlign w:val="center"/>
          </w:tcPr>
          <w:p w14:paraId="3B046AA8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SOUR_MASTER_ХХХХ_YYY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337C776A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7E41B6" w14:paraId="4FF976CB" w14:textId="77777777" w:rsidTr="003A07B6">
        <w:tc>
          <w:tcPr>
            <w:tcW w:w="709" w:type="dxa"/>
          </w:tcPr>
          <w:p w14:paraId="65E220B6" w14:textId="77777777" w:rsidR="007E41B6" w:rsidRPr="009A169C" w:rsidRDefault="007E41B6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2F0DC0C8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DA98A41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Исполнитель</w:t>
            </w:r>
          </w:p>
        </w:tc>
        <w:tc>
          <w:tcPr>
            <w:tcW w:w="2268" w:type="dxa"/>
            <w:vAlign w:val="center"/>
          </w:tcPr>
          <w:p w14:paraId="2C29B209" w14:textId="77777777" w:rsidR="007E41B6" w:rsidRPr="009A169C" w:rsidRDefault="007E41B6" w:rsidP="00712C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SOUR_WORKER_ХХХХ_YYY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569FD59D" w14:textId="77777777" w:rsidR="007E41B6" w:rsidRPr="009A169C" w:rsidRDefault="007E41B6" w:rsidP="00712C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</w:tbl>
    <w:p w14:paraId="7D72A023" w14:textId="77777777" w:rsidR="001F558C" w:rsidRPr="00827DFF" w:rsidRDefault="001F558C" w:rsidP="00C07C1D">
      <w:pPr>
        <w:ind w:firstLine="851"/>
        <w:rPr>
          <w:rFonts w:ascii="Times New Roman" w:hAnsi="Times New Roman" w:cs="Times New Roman"/>
          <w:sz w:val="24"/>
          <w:szCs w:val="24"/>
        </w:rPr>
      </w:pPr>
    </w:p>
    <w:p w14:paraId="3E4B0735" w14:textId="099026DA" w:rsidR="00450112" w:rsidRPr="00297907" w:rsidRDefault="00297907" w:rsidP="00297907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28" w:name="_Toc190092292"/>
      <w:r w:rsidRPr="00297907">
        <w:rPr>
          <w:rFonts w:ascii="Times New Roman" w:hAnsi="Times New Roman" w:cs="Times New Roman"/>
          <w:b/>
          <w:bCs/>
          <w:color w:val="auto"/>
        </w:rPr>
        <w:t>Где доступна функциональность</w:t>
      </w:r>
      <w:bookmarkEnd w:id="28"/>
    </w:p>
    <w:p w14:paraId="47A08F60" w14:textId="66860B63" w:rsidR="00297907" w:rsidRPr="00E37761" w:rsidRDefault="006748BF" w:rsidP="005A33BD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Обязательность </w:t>
      </w:r>
      <w:r w:rsidR="00E031AF">
        <w:rPr>
          <w:rFonts w:ascii="Times New Roman" w:hAnsi="Times New Roman" w:cs="Times New Roman"/>
          <w:sz w:val="24"/>
          <w:szCs w:val="24"/>
        </w:rPr>
        <w:t>получения ответа от СУПА по</w:t>
      </w:r>
      <w:r w:rsidR="00DC72D8">
        <w:rPr>
          <w:rFonts w:ascii="Times New Roman" w:hAnsi="Times New Roman" w:cs="Times New Roman"/>
          <w:sz w:val="24"/>
          <w:szCs w:val="24"/>
        </w:rPr>
        <w:t xml:space="preserve"> предварительны</w:t>
      </w:r>
      <w:r w:rsidR="00E031AF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заявк</w:t>
      </w:r>
      <w:r w:rsidR="00E031AF">
        <w:rPr>
          <w:rFonts w:ascii="Times New Roman" w:hAnsi="Times New Roman" w:cs="Times New Roman"/>
          <w:sz w:val="24"/>
          <w:szCs w:val="24"/>
        </w:rPr>
        <w:t>ам</w:t>
      </w:r>
      <w:r>
        <w:rPr>
          <w:rFonts w:ascii="Times New Roman" w:hAnsi="Times New Roman" w:cs="Times New Roman"/>
          <w:sz w:val="24"/>
          <w:szCs w:val="24"/>
        </w:rPr>
        <w:t xml:space="preserve"> на ТС</w:t>
      </w:r>
      <w:r w:rsidR="00586924">
        <w:rPr>
          <w:rFonts w:ascii="Times New Roman" w:hAnsi="Times New Roman" w:cs="Times New Roman"/>
          <w:sz w:val="24"/>
          <w:szCs w:val="24"/>
        </w:rPr>
        <w:t xml:space="preserve"> настраивается на вкладке «Панель администратора»</w:t>
      </w:r>
      <w:r w:rsidR="00F83069">
        <w:rPr>
          <w:rFonts w:ascii="Times New Roman" w:hAnsi="Times New Roman" w:cs="Times New Roman"/>
          <w:sz w:val="24"/>
          <w:szCs w:val="24"/>
        </w:rPr>
        <w:t>.</w:t>
      </w:r>
    </w:p>
    <w:p w14:paraId="61797CD9" w14:textId="77777777" w:rsidR="00586924" w:rsidRDefault="00586924" w:rsidP="00586924">
      <w:pPr>
        <w:keepNext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18D827" wp14:editId="7B1C8E75">
            <wp:extent cx="5934075" cy="3248025"/>
            <wp:effectExtent l="19050" t="19050" r="28575" b="285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FC3B6E" w14:textId="1B26FC95" w:rsidR="00586924" w:rsidRDefault="00586924" w:rsidP="0000129D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Вкладке "Настройка заявок на ТС" в разделе "Администрирование"</w:t>
      </w:r>
    </w:p>
    <w:p w14:paraId="29279983" w14:textId="6FCE6237" w:rsidR="0000129D" w:rsidRPr="0000129D" w:rsidRDefault="0000129D" w:rsidP="0000129D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12</w: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Описание элементов на вкладке "Настройка радиуса"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0129D" w14:paraId="37D99FC7" w14:textId="77777777" w:rsidTr="00712CA9">
        <w:trPr>
          <w:trHeight w:val="504"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3BAC4796" w14:textId="77777777" w:rsidR="0000129D" w:rsidRPr="00951E6E" w:rsidRDefault="0000129D" w:rsidP="00712CA9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5B431716" w14:textId="77777777" w:rsidR="0000129D" w:rsidRPr="00951E6E" w:rsidRDefault="0000129D" w:rsidP="00712CA9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Описание элемента интерфейса</w:t>
            </w:r>
          </w:p>
        </w:tc>
      </w:tr>
      <w:tr w:rsidR="0000129D" w14:paraId="57BF8B80" w14:textId="77777777" w:rsidTr="00712CA9">
        <w:tc>
          <w:tcPr>
            <w:tcW w:w="4672" w:type="dxa"/>
            <w:vAlign w:val="center"/>
          </w:tcPr>
          <w:p w14:paraId="32D367A4" w14:textId="27562A1B" w:rsidR="0000129D" w:rsidRDefault="0000129D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«Укажите </w:t>
            </w:r>
            <w:r w:rsidR="008D2F7C">
              <w:rPr>
                <w:rFonts w:ascii="Times New Roman" w:hAnsi="Times New Roman" w:cs="Times New Roman"/>
              </w:rPr>
              <w:t>для каких РД обязательно согласование заявок на транспортное средство»</w:t>
            </w:r>
          </w:p>
        </w:tc>
        <w:tc>
          <w:tcPr>
            <w:tcW w:w="4672" w:type="dxa"/>
            <w:vAlign w:val="center"/>
          </w:tcPr>
          <w:p w14:paraId="733BC9F4" w14:textId="77777777" w:rsidR="0000129D" w:rsidRDefault="0000129D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редактируемое текстовое поле</w:t>
            </w:r>
          </w:p>
        </w:tc>
      </w:tr>
      <w:tr w:rsidR="0000129D" w14:paraId="022716BB" w14:textId="77777777" w:rsidTr="00712CA9">
        <w:tc>
          <w:tcPr>
            <w:tcW w:w="4672" w:type="dxa"/>
            <w:vAlign w:val="center"/>
          </w:tcPr>
          <w:p w14:paraId="6A57A30F" w14:textId="77777777" w:rsidR="0000129D" w:rsidRDefault="0000129D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«Ограничение действует на все подведомственные орг. структуры»</w:t>
            </w:r>
          </w:p>
        </w:tc>
        <w:tc>
          <w:tcPr>
            <w:tcW w:w="4672" w:type="dxa"/>
            <w:vAlign w:val="center"/>
          </w:tcPr>
          <w:p w14:paraId="3F17766D" w14:textId="77777777" w:rsidR="0000129D" w:rsidRDefault="0000129D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редактируемое текстовое поле</w:t>
            </w:r>
          </w:p>
        </w:tc>
      </w:tr>
      <w:tr w:rsidR="0000129D" w14:paraId="4FB6EEEF" w14:textId="77777777" w:rsidTr="00712CA9">
        <w:tc>
          <w:tcPr>
            <w:tcW w:w="4672" w:type="dxa"/>
            <w:vAlign w:val="center"/>
          </w:tcPr>
          <w:p w14:paraId="309FC353" w14:textId="77777777" w:rsidR="0000129D" w:rsidRPr="00951E6E" w:rsidRDefault="0000129D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«Наименование»</w:t>
            </w:r>
          </w:p>
        </w:tc>
        <w:tc>
          <w:tcPr>
            <w:tcW w:w="4672" w:type="dxa"/>
            <w:vAlign w:val="center"/>
          </w:tcPr>
          <w:p w14:paraId="7C151441" w14:textId="77777777" w:rsidR="0000129D" w:rsidRPr="00951E6E" w:rsidRDefault="0000129D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 по вхождению среди орг. структур</w:t>
            </w:r>
          </w:p>
        </w:tc>
      </w:tr>
      <w:tr w:rsidR="0000129D" w14:paraId="0E10309F" w14:textId="77777777" w:rsidTr="00712CA9">
        <w:tc>
          <w:tcPr>
            <w:tcW w:w="4672" w:type="dxa"/>
            <w:vAlign w:val="center"/>
          </w:tcPr>
          <w:p w14:paraId="37F92143" w14:textId="77777777" w:rsidR="0000129D" w:rsidRDefault="0000129D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Табличная часть «Наименование»</w:t>
            </w:r>
          </w:p>
          <w:p w14:paraId="6B7DEA65" w14:textId="77777777" w:rsidR="0000129D" w:rsidRPr="00B24937" w:rsidRDefault="0000129D" w:rsidP="00712CA9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org</w:t>
            </w:r>
            <w:r w:rsidRPr="00B24937">
              <w:rPr>
                <w:rFonts w:ascii="Times New Roman" w:hAnsi="Times New Roman" w:cs="Times New Roman"/>
                <w:i/>
                <w:iCs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struct</w:t>
            </w:r>
            <w:r w:rsidRPr="00B24937">
              <w:rPr>
                <w:rFonts w:ascii="Times New Roman" w:hAnsi="Times New Roman" w:cs="Times New Roman"/>
                <w:i/>
                <w:iCs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name</w:t>
            </w:r>
          </w:p>
        </w:tc>
        <w:tc>
          <w:tcPr>
            <w:tcW w:w="4672" w:type="dxa"/>
            <w:vAlign w:val="center"/>
          </w:tcPr>
          <w:p w14:paraId="58960379" w14:textId="49E70E64" w:rsidR="0000129D" w:rsidRPr="00B24937" w:rsidRDefault="0000129D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Содержит все орг. структуры</w:t>
            </w:r>
            <w:r w:rsidR="00907730" w:rsidRPr="00907730">
              <w:rPr>
                <w:rFonts w:ascii="Times New Roman" w:hAnsi="Times New Roman" w:cs="Times New Roman"/>
              </w:rPr>
              <w:t xml:space="preserve"> </w:t>
            </w:r>
            <w:r w:rsidR="00907730">
              <w:rPr>
                <w:rFonts w:ascii="Times New Roman" w:hAnsi="Times New Roman" w:cs="Times New Roman"/>
              </w:rPr>
              <w:t>уровня «завод» (</w:t>
            </w:r>
            <w:r w:rsidR="00907730">
              <w:rPr>
                <w:rFonts w:ascii="Times New Roman" w:hAnsi="Times New Roman" w:cs="Times New Roman"/>
                <w:lang w:val="en-US"/>
              </w:rPr>
              <w:t>factory</w:t>
            </w:r>
            <w:r w:rsidR="00907730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, на которые у пользователя есть право доступа согласно </w:t>
            </w:r>
            <w:r w:rsidR="007C098A">
              <w:rPr>
                <w:rFonts w:ascii="Times New Roman" w:hAnsi="Times New Roman" w:cs="Times New Roman"/>
              </w:rPr>
              <w:fldChar w:fldCharType="begin"/>
            </w:r>
            <w:r w:rsidR="007C098A">
              <w:rPr>
                <w:rFonts w:ascii="Times New Roman" w:hAnsi="Times New Roman" w:cs="Times New Roman"/>
              </w:rPr>
              <w:instrText xml:space="preserve"> REF _Ref182386848 \h </w:instrText>
            </w:r>
            <w:r w:rsidR="007C098A">
              <w:rPr>
                <w:rFonts w:ascii="Times New Roman" w:hAnsi="Times New Roman" w:cs="Times New Roman"/>
              </w:rPr>
            </w:r>
            <w:r w:rsidR="007C098A">
              <w:rPr>
                <w:rFonts w:ascii="Times New Roman" w:hAnsi="Times New Roman" w:cs="Times New Roman"/>
              </w:rPr>
              <w:fldChar w:fldCharType="separate"/>
            </w:r>
            <w:r w:rsidR="00A3587F" w:rsidRPr="001F55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Таблица </w:t>
            </w:r>
            <w:r w:rsidR="00A3587F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4"/>
                <w:szCs w:val="24"/>
              </w:rPr>
              <w:t>11</w:t>
            </w:r>
            <w:r w:rsidR="007C098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6B0416" w14:paraId="6C6D1170" w14:textId="77777777" w:rsidTr="00712CA9">
        <w:tc>
          <w:tcPr>
            <w:tcW w:w="4672" w:type="dxa"/>
            <w:vAlign w:val="center"/>
          </w:tcPr>
          <w:p w14:paraId="1BC2022D" w14:textId="77777777" w:rsidR="006B0416" w:rsidRDefault="006B0416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Типы РД:</w:t>
            </w:r>
          </w:p>
          <w:p w14:paraId="5B2F86FB" w14:textId="77777777" w:rsidR="006B0416" w:rsidRDefault="006B0416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«Наряд-допуск»</w:t>
            </w:r>
          </w:p>
          <w:p w14:paraId="75105034" w14:textId="77777777" w:rsidR="006B0416" w:rsidRDefault="006B0416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«Распоряжение»</w:t>
            </w:r>
          </w:p>
          <w:p w14:paraId="65D91637" w14:textId="77777777" w:rsidR="006B0416" w:rsidRDefault="006B0416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«Поручение»</w:t>
            </w:r>
          </w:p>
          <w:p w14:paraId="3878556F" w14:textId="2FC800A3" w:rsidR="006B0416" w:rsidRDefault="006B0416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«Работа по перечню»</w:t>
            </w:r>
          </w:p>
        </w:tc>
        <w:tc>
          <w:tcPr>
            <w:tcW w:w="4672" w:type="dxa"/>
            <w:vAlign w:val="center"/>
          </w:tcPr>
          <w:p w14:paraId="7B72567E" w14:textId="5750CCEE" w:rsidR="006B0416" w:rsidRDefault="006B0416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редактируемые текстовые поля</w:t>
            </w:r>
          </w:p>
        </w:tc>
      </w:tr>
      <w:tr w:rsidR="0000129D" w14:paraId="48E95BA4" w14:textId="77777777" w:rsidTr="00712CA9">
        <w:tc>
          <w:tcPr>
            <w:tcW w:w="4672" w:type="dxa"/>
            <w:vAlign w:val="center"/>
          </w:tcPr>
          <w:p w14:paraId="08CB5C39" w14:textId="77777777" w:rsidR="0000129D" w:rsidRPr="00FE4119" w:rsidRDefault="00F856A3" w:rsidP="00712CA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Че</w:t>
            </w:r>
            <w:r w:rsidR="00D244D7">
              <w:rPr>
                <w:rFonts w:ascii="Times New Roman" w:hAnsi="Times New Roman" w:cs="Times New Roman"/>
              </w:rPr>
              <w:t>к</w:t>
            </w:r>
            <w:r w:rsidR="00D244D7" w:rsidRPr="00FE4119">
              <w:rPr>
                <w:rFonts w:ascii="Times New Roman" w:hAnsi="Times New Roman" w:cs="Times New Roman"/>
                <w:lang w:val="en-US"/>
              </w:rPr>
              <w:t>-</w:t>
            </w:r>
            <w:r w:rsidR="00D244D7">
              <w:rPr>
                <w:rFonts w:ascii="Times New Roman" w:hAnsi="Times New Roman" w:cs="Times New Roman"/>
              </w:rPr>
              <w:t>боксы</w:t>
            </w:r>
          </w:p>
          <w:p w14:paraId="1E25FA50" w14:textId="614F46CB" w:rsidR="0085403B" w:rsidRPr="00FE4119" w:rsidRDefault="0085403B" w:rsidP="00712CA9">
            <w:pPr>
              <w:rPr>
                <w:rFonts w:ascii="Times New Roman" w:hAnsi="Times New Roman" w:cs="Times New Roman"/>
                <w:lang w:val="en-US"/>
              </w:rPr>
            </w:pPr>
            <w:r w:rsidRPr="00FE4119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_order_setting</w:t>
            </w:r>
            <w:proofErr w:type="spellEnd"/>
            <w:r w:rsidRPr="00FE411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672" w:type="dxa"/>
            <w:vAlign w:val="center"/>
          </w:tcPr>
          <w:p w14:paraId="51AF30A0" w14:textId="01F03D74" w:rsidR="0000129D" w:rsidRPr="003E5E3B" w:rsidRDefault="00D244D7" w:rsidP="00D244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чек-бокс отмечен, тогда в</w:t>
            </w:r>
            <w:r w:rsidR="003E5E3B">
              <w:rPr>
                <w:rFonts w:ascii="Times New Roman" w:hAnsi="Times New Roman" w:cs="Times New Roman"/>
              </w:rPr>
              <w:t>с</w:t>
            </w:r>
            <w:r>
              <w:rPr>
                <w:rFonts w:ascii="Times New Roman" w:hAnsi="Times New Roman" w:cs="Times New Roman"/>
              </w:rPr>
              <w:t xml:space="preserve">е </w:t>
            </w:r>
            <w:r w:rsidR="003E5E3B">
              <w:rPr>
                <w:rFonts w:ascii="Times New Roman" w:hAnsi="Times New Roman" w:cs="Times New Roman"/>
              </w:rPr>
              <w:t>заявки на ТС обязательно согласовываются в СУПА</w:t>
            </w:r>
          </w:p>
        </w:tc>
      </w:tr>
      <w:tr w:rsidR="0000129D" w14:paraId="36A472C0" w14:textId="77777777" w:rsidTr="00712CA9">
        <w:tc>
          <w:tcPr>
            <w:tcW w:w="4672" w:type="dxa"/>
            <w:vAlign w:val="center"/>
          </w:tcPr>
          <w:p w14:paraId="62C38C2C" w14:textId="77777777" w:rsidR="0000129D" w:rsidRDefault="0000129D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Кнопка «Сохранить»</w:t>
            </w:r>
          </w:p>
        </w:tc>
        <w:tc>
          <w:tcPr>
            <w:tcW w:w="4672" w:type="dxa"/>
            <w:vAlign w:val="center"/>
          </w:tcPr>
          <w:p w14:paraId="02E56D72" w14:textId="77777777" w:rsidR="0000129D" w:rsidRDefault="0000129D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Сохраняет установленные значения</w:t>
            </w:r>
          </w:p>
        </w:tc>
      </w:tr>
      <w:tr w:rsidR="0000129D" w14:paraId="1C4E3AFA" w14:textId="77777777" w:rsidTr="00712CA9">
        <w:tc>
          <w:tcPr>
            <w:tcW w:w="4672" w:type="dxa"/>
            <w:vAlign w:val="center"/>
          </w:tcPr>
          <w:p w14:paraId="5DD2FC67" w14:textId="77777777" w:rsidR="0000129D" w:rsidRDefault="0000129D" w:rsidP="00712C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Пагинация</w:t>
            </w:r>
          </w:p>
        </w:tc>
        <w:tc>
          <w:tcPr>
            <w:tcW w:w="4672" w:type="dxa"/>
            <w:vAlign w:val="center"/>
          </w:tcPr>
          <w:p w14:paraId="0229E54C" w14:textId="77777777" w:rsidR="0000129D" w:rsidRDefault="0000129D" w:rsidP="00712CA9">
            <w:pPr>
              <w:rPr>
                <w:rFonts w:ascii="Times New Roman" w:hAnsi="Times New Roman" w:cs="Times New Roman"/>
              </w:rPr>
            </w:pPr>
          </w:p>
        </w:tc>
      </w:tr>
    </w:tbl>
    <w:p w14:paraId="5603A017" w14:textId="77777777" w:rsidR="0000129D" w:rsidRPr="0000129D" w:rsidRDefault="0000129D" w:rsidP="0000129D"/>
    <w:p w14:paraId="75987CA9" w14:textId="6A94AF62" w:rsidR="00297907" w:rsidRPr="00297907" w:rsidRDefault="00297907" w:rsidP="00320B8E">
      <w:pPr>
        <w:pStyle w:val="3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29" w:name="_Toc190092293"/>
      <w:r w:rsidRPr="00297907">
        <w:rPr>
          <w:rFonts w:ascii="Times New Roman" w:hAnsi="Times New Roman" w:cs="Times New Roman"/>
          <w:b/>
          <w:bCs/>
          <w:color w:val="auto"/>
        </w:rPr>
        <w:t>Как работает функциональность</w:t>
      </w:r>
      <w:bookmarkEnd w:id="29"/>
    </w:p>
    <w:p w14:paraId="639751F7" w14:textId="77777777" w:rsidR="008D5C9B" w:rsidRDefault="008D5C9B" w:rsidP="008D5C9B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Установленная отметка означает что пользователь в СОУР оформляет предварительную заявку, по которой от СУПА должен прийти ответ, т.е.:</w:t>
      </w:r>
    </w:p>
    <w:p w14:paraId="3F304A7F" w14:textId="77777777" w:rsidR="008D5C9B" w:rsidRDefault="008D5C9B" w:rsidP="008D5C9B">
      <w:pPr>
        <w:pStyle w:val="a3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отметка установлена, тогда</w:t>
      </w:r>
      <w:r w:rsidRPr="003B50EA">
        <w:rPr>
          <w:rFonts w:ascii="Times New Roman" w:hAnsi="Times New Roman" w:cs="Times New Roman"/>
          <w:sz w:val="24"/>
          <w:szCs w:val="24"/>
        </w:rPr>
        <w:t xml:space="preserve"> РД можно перевести из статуса «Планирование» только с согласованными заявками, либо без предварительных заявок вовсе.</w:t>
      </w:r>
    </w:p>
    <w:p w14:paraId="3AA6B4D7" w14:textId="77777777" w:rsidR="008D5C9B" w:rsidRPr="003B50EA" w:rsidRDefault="008D5C9B" w:rsidP="008D5C9B">
      <w:pPr>
        <w:pStyle w:val="a3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отметка не установлена, тогда для перевода РД достаточно иметь предварительные заявки в статусе «На согласовании».</w:t>
      </w:r>
      <w:r w:rsidRPr="003B50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74799E" w14:textId="77777777" w:rsidR="008D5C9B" w:rsidRDefault="008D5C9B" w:rsidP="008D5C9B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настройки пользователь отмечает необходимые типы РД для орг. структуры с типом «завод» (</w:t>
      </w:r>
      <w:r>
        <w:rPr>
          <w:rFonts w:ascii="Times New Roman" w:hAnsi="Times New Roman" w:cs="Times New Roman"/>
          <w:sz w:val="24"/>
          <w:szCs w:val="24"/>
          <w:lang w:val="en-US"/>
        </w:rPr>
        <w:t>factory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51220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Отметка распространяется на все подведомственные орг.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структуры</w:t>
      </w:r>
      <w:r w:rsidRPr="004746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 действует на их РД, в статусе «Планирование»</w:t>
      </w:r>
      <w:r w:rsidRPr="0031662F">
        <w:rPr>
          <w:rFonts w:ascii="Times New Roman" w:hAnsi="Times New Roman" w:cs="Times New Roman"/>
          <w:sz w:val="24"/>
          <w:szCs w:val="24"/>
        </w:rPr>
        <w:t>.</w:t>
      </w:r>
    </w:p>
    <w:p w14:paraId="176A7040" w14:textId="75E1969F" w:rsidR="008D5C9B" w:rsidRDefault="008D5C9B" w:rsidP="008D5C9B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зависимости от выбранной настройки меняется поведение СОУР в части работы с данными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_Ref188951526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A3587F" w:rsidRPr="008179CA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 w:rsidR="00A3587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9611686" w14:textId="77777777" w:rsidR="008D5C9B" w:rsidRDefault="008D5C9B" w:rsidP="008D5C9B">
      <w:pPr>
        <w:keepNext/>
        <w:ind w:firstLine="851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26D448" wp14:editId="6DAAD613">
            <wp:extent cx="5347204" cy="6170378"/>
            <wp:effectExtent l="0" t="0" r="635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355" cy="617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F343" w14:textId="77D6CC08" w:rsidR="008D5C9B" w:rsidRPr="008179CA" w:rsidRDefault="008D5C9B" w:rsidP="008D5C9B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bookmarkStart w:id="30" w:name="_Ref188951526"/>
      <w:r w:rsidRPr="008179C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179C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179C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179C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8179C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0"/>
      <w:r w:rsidRPr="008179C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Жизненный цикл предварительной заявки</w:t>
      </w:r>
    </w:p>
    <w:p w14:paraId="2EE6305A" w14:textId="77777777" w:rsidR="008D5C9B" w:rsidRPr="003B4439" w:rsidRDefault="008D5C9B" w:rsidP="008D5C9B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B4439">
        <w:rPr>
          <w:rFonts w:ascii="Times New Roman" w:hAnsi="Times New Roman" w:cs="Times New Roman"/>
          <w:sz w:val="24"/>
          <w:szCs w:val="24"/>
        </w:rPr>
        <w:t>Дополнительные условия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FD9AC75" w14:textId="77777777" w:rsidR="008D5C9B" w:rsidRPr="009B424D" w:rsidRDefault="008D5C9B" w:rsidP="008D5C9B">
      <w:pPr>
        <w:pStyle w:val="a3"/>
        <w:numPr>
          <w:ilvl w:val="0"/>
          <w:numId w:val="49"/>
        </w:numPr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Новые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данные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записываются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accepted</w:t>
      </w:r>
      <w:proofErr w:type="spellEnd"/>
      <w:r w:rsidRPr="009B424D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accepted</w:t>
      </w:r>
      <w:proofErr w:type="spellEnd"/>
      <w:r w:rsidRPr="009B42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значением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synced</w:t>
      </w:r>
      <w:proofErr w:type="spellEnd"/>
      <w:r w:rsidRPr="009B424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CB9F472" w14:textId="77777777" w:rsidR="008D5C9B" w:rsidRDefault="008D5C9B" w:rsidP="008D5C9B">
      <w:pPr>
        <w:pStyle w:val="a3"/>
        <w:numPr>
          <w:ilvl w:val="0"/>
          <w:numId w:val="49"/>
        </w:numPr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После</w:t>
      </w:r>
      <w:r w:rsidRPr="00B004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копирования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данных</w:t>
      </w:r>
      <w:r w:rsidRPr="009B42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Pr="00B004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B0044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B0044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accepted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rented_transport_order_accepted</w:t>
      </w:r>
      <w:proofErr w:type="spellEnd"/>
      <w:r w:rsidRPr="00B004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004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B0044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on_transport</w:t>
      </w:r>
      <w:proofErr w:type="spellEnd"/>
      <w:r w:rsidRPr="00680460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rented_transport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is_synced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помечается</w:t>
      </w:r>
      <w:r w:rsidRPr="00B004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true.</w:t>
      </w:r>
    </w:p>
    <w:p w14:paraId="34E3A17E" w14:textId="77777777" w:rsidR="008D5C9B" w:rsidRDefault="008D5C9B" w:rsidP="008D5C9B">
      <w:pPr>
        <w:pStyle w:val="a3"/>
        <w:numPr>
          <w:ilvl w:val="0"/>
          <w:numId w:val="49"/>
        </w:numPr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r>
        <w:rPr>
          <w:rFonts w:ascii="Times New Roman" w:hAnsi="Times New Roman" w:cs="Times New Roman"/>
          <w:sz w:val="24"/>
          <w:szCs w:val="24"/>
        </w:rPr>
        <w:t>Если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один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proofErr w:type="spellEnd"/>
      <w:r w:rsidRPr="00680460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transport_order_request</w:t>
      </w:r>
      <w:proofErr w:type="spellEnd"/>
      <w:r w:rsidRPr="006804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приходится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несколько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accepted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rented_transport_order_accepted</w:t>
      </w:r>
      <w:proofErr w:type="spellEnd"/>
      <w:r w:rsidRPr="0068046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копируется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последний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наибольшим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680460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BB71DCA" w14:textId="77777777" w:rsidR="008D5C9B" w:rsidRPr="00D93275" w:rsidRDefault="008D5C9B" w:rsidP="008D5C9B">
      <w:pPr>
        <w:pStyle w:val="a3"/>
        <w:numPr>
          <w:ilvl w:val="0"/>
          <w:numId w:val="49"/>
        </w:numPr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Если</w:t>
      </w:r>
      <w:r w:rsidRPr="00D93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</w:t>
      </w:r>
      <w:r w:rsidRPr="00D93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выдачи</w:t>
      </w:r>
      <w:r w:rsidRPr="00D93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РД</w:t>
      </w:r>
      <w:r w:rsidRPr="00D93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D93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СУПА</w:t>
      </w:r>
      <w:r w:rsidRPr="007D6A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пришло</w:t>
      </w:r>
      <w:r w:rsidRPr="007D6A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обновление</w:t>
      </w:r>
      <w:r w:rsidRPr="007D6A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заявки</w:t>
      </w:r>
      <w:r w:rsidRPr="007D6A9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данные</w:t>
      </w:r>
      <w:r w:rsidRPr="007D6A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сохраняются</w:t>
      </w:r>
      <w:r w:rsidRPr="007D6A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7D6A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F0449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F0449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accepted</w:t>
      </w:r>
      <w:proofErr w:type="spellEnd"/>
      <w:r w:rsidRPr="00F04492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F0449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F0449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F0449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accepted</w:t>
      </w:r>
      <w:proofErr w:type="spellEnd"/>
      <w:r w:rsidRPr="00F044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</w:t>
      </w:r>
      <w:r w:rsidRPr="00F044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значением</w:t>
      </w:r>
      <w:r w:rsidRPr="00F044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F0449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synced</w:t>
      </w:r>
      <w:proofErr w:type="spellEnd"/>
      <w:r w:rsidRPr="00F0449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7D6A9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Новые данные отображаются пользователю в качестве текстовой подсказки.</w:t>
      </w:r>
    </w:p>
    <w:p w14:paraId="5AFE9F01" w14:textId="77777777" w:rsidR="008D5C9B" w:rsidRPr="007D6A9B" w:rsidRDefault="008D5C9B" w:rsidP="008D5C9B">
      <w:pPr>
        <w:pStyle w:val="a3"/>
        <w:numPr>
          <w:ilvl w:val="0"/>
          <w:numId w:val="49"/>
        </w:numPr>
        <w:spacing w:after="0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переводе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РД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статуса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Подтверждение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статус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Передан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СУПА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F0449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F0449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accepted</w:t>
      </w:r>
      <w:proofErr w:type="spellEnd"/>
      <w:r w:rsidRPr="00F04492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F0449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F0449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F0449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accepted</w:t>
      </w:r>
      <w:proofErr w:type="spellEnd"/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которых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synced</w:t>
      </w:r>
      <w:proofErr w:type="spellEnd"/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4A45DC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копируются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proofErr w:type="spellEnd"/>
      <w:r w:rsidRPr="00BB1769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BB176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proofErr w:type="spellEnd"/>
      <w:r w:rsidRPr="004A45D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Именно они становятся актуальными и используется во всех бизнес-процессах.</w:t>
      </w:r>
    </w:p>
    <w:p w14:paraId="77982146" w14:textId="768DFEBA" w:rsidR="00000296" w:rsidRDefault="00000296" w:rsidP="0000029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190092294"/>
      <w:r w:rsidRPr="00450112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Создание заявок на ТС</w:t>
      </w:r>
      <w:bookmarkEnd w:id="31"/>
    </w:p>
    <w:p w14:paraId="38A91306" w14:textId="7E159222" w:rsidR="009B78DE" w:rsidRDefault="00440ED1" w:rsidP="0089036B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добавления ТС в РД пользователь оформляет</w:t>
      </w:r>
      <w:r w:rsidR="00DD09A4">
        <w:rPr>
          <w:rFonts w:ascii="Times New Roman" w:hAnsi="Times New Roman" w:cs="Times New Roman"/>
          <w:sz w:val="24"/>
          <w:szCs w:val="24"/>
        </w:rPr>
        <w:t xml:space="preserve"> предварительную заявку</w:t>
      </w:r>
      <w:r>
        <w:rPr>
          <w:rFonts w:ascii="Times New Roman" w:hAnsi="Times New Roman" w:cs="Times New Roman"/>
          <w:sz w:val="24"/>
          <w:szCs w:val="24"/>
        </w:rPr>
        <w:t xml:space="preserve"> с заполнением о</w:t>
      </w:r>
      <w:r w:rsidR="000D318C">
        <w:rPr>
          <w:rFonts w:ascii="Times New Roman" w:hAnsi="Times New Roman" w:cs="Times New Roman"/>
          <w:sz w:val="24"/>
          <w:szCs w:val="24"/>
        </w:rPr>
        <w:t>бязательны</w:t>
      </w:r>
      <w:r>
        <w:rPr>
          <w:rFonts w:ascii="Times New Roman" w:hAnsi="Times New Roman" w:cs="Times New Roman"/>
          <w:sz w:val="24"/>
          <w:szCs w:val="24"/>
        </w:rPr>
        <w:t>х</w:t>
      </w:r>
      <w:r w:rsidR="000D318C">
        <w:rPr>
          <w:rFonts w:ascii="Times New Roman" w:hAnsi="Times New Roman" w:cs="Times New Roman"/>
          <w:sz w:val="24"/>
          <w:szCs w:val="24"/>
        </w:rPr>
        <w:t xml:space="preserve"> пол</w:t>
      </w:r>
      <w:r>
        <w:rPr>
          <w:rFonts w:ascii="Times New Roman" w:hAnsi="Times New Roman" w:cs="Times New Roman"/>
          <w:sz w:val="24"/>
          <w:szCs w:val="24"/>
        </w:rPr>
        <w:t>ей</w:t>
      </w:r>
      <w:r w:rsidR="009B78DE">
        <w:rPr>
          <w:rFonts w:ascii="Times New Roman" w:hAnsi="Times New Roman" w:cs="Times New Roman"/>
          <w:sz w:val="24"/>
          <w:szCs w:val="24"/>
        </w:rPr>
        <w:t>, иначе</w:t>
      </w:r>
      <w:r w:rsidR="00E65FD3">
        <w:rPr>
          <w:rFonts w:ascii="Times New Roman" w:hAnsi="Times New Roman" w:cs="Times New Roman"/>
          <w:sz w:val="24"/>
          <w:szCs w:val="24"/>
        </w:rPr>
        <w:t xml:space="preserve"> (так как)</w:t>
      </w:r>
      <w:r w:rsidR="009B78DE">
        <w:rPr>
          <w:rFonts w:ascii="Times New Roman" w:hAnsi="Times New Roman" w:cs="Times New Roman"/>
          <w:sz w:val="24"/>
          <w:szCs w:val="24"/>
        </w:rPr>
        <w:t>:</w:t>
      </w:r>
    </w:p>
    <w:p w14:paraId="4E98E3B0" w14:textId="7003E208" w:rsidR="009B78DE" w:rsidRDefault="002A28BE" w:rsidP="00586BBC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ins w:id="32" w:author="Хадиев Эдуард" w:date="2025-02-07T16:44:00Z">
        <w:r w:rsidRPr="008D3C3F">
          <w:rPr>
            <w:rFonts w:ascii="Times New Roman" w:hAnsi="Times New Roman" w:cs="Times New Roman"/>
            <w:sz w:val="24"/>
            <w:szCs w:val="24"/>
            <w:shd w:val="clear" w:color="auto" w:fill="00B050"/>
            <w:rPrChange w:id="33" w:author="Хадиев Эдуард" w:date="2025-02-07T16:47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В случа</w:t>
        </w:r>
      </w:ins>
      <w:ins w:id="34" w:author="Хадиев Эдуард" w:date="2025-02-07T16:46:00Z">
        <w:r w:rsidR="008D3C3F" w:rsidRPr="008D3C3F">
          <w:rPr>
            <w:rFonts w:ascii="Times New Roman" w:hAnsi="Times New Roman" w:cs="Times New Roman"/>
            <w:sz w:val="24"/>
            <w:szCs w:val="24"/>
            <w:shd w:val="clear" w:color="auto" w:fill="00B050"/>
            <w:rPrChange w:id="35" w:author="Хадиев Эдуард" w:date="2025-02-07T16:47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е</w:t>
        </w:r>
      </w:ins>
      <w:ins w:id="36" w:author="Хадиев Эдуард" w:date="2025-02-07T16:44:00Z">
        <w:r w:rsidRPr="008D3C3F">
          <w:rPr>
            <w:rFonts w:ascii="Times New Roman" w:hAnsi="Times New Roman" w:cs="Times New Roman"/>
            <w:sz w:val="24"/>
            <w:szCs w:val="24"/>
            <w:shd w:val="clear" w:color="auto" w:fill="00B050"/>
            <w:rPrChange w:id="37" w:author="Хадиев Эдуард" w:date="2025-02-07T16:47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 xml:space="preserve"> включенной настройки</w:t>
        </w:r>
      </w:ins>
      <w:ins w:id="38" w:author="Хадиев Эдуард" w:date="2025-02-07T16:45:00Z">
        <w:r w:rsidR="008D3BBC" w:rsidRPr="008D3C3F">
          <w:rPr>
            <w:rFonts w:ascii="Times New Roman" w:hAnsi="Times New Roman" w:cs="Times New Roman"/>
            <w:sz w:val="24"/>
            <w:szCs w:val="24"/>
            <w:shd w:val="clear" w:color="auto" w:fill="00B050"/>
            <w:rPrChange w:id="39" w:author="Хадиев Эдуард" w:date="2025-02-07T16:47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 xml:space="preserve"> (описано в разделе</w:t>
        </w:r>
      </w:ins>
      <w:ins w:id="40" w:author="Хадиев Эдуард" w:date="2025-02-07T16:44:00Z">
        <w:r w:rsidRPr="008D3C3F">
          <w:rPr>
            <w:rFonts w:ascii="Times New Roman" w:hAnsi="Times New Roman" w:cs="Times New Roman"/>
            <w:sz w:val="24"/>
            <w:szCs w:val="24"/>
            <w:shd w:val="clear" w:color="auto" w:fill="00B050"/>
            <w:rPrChange w:id="41" w:author="Хадиев Эдуард" w:date="2025-02-07T16:47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 xml:space="preserve"> </w:t>
        </w:r>
      </w:ins>
      <w:ins w:id="42" w:author="Хадиев Эдуард" w:date="2025-02-07T16:45:00Z">
        <w:r w:rsidR="008D3BBC" w:rsidRPr="008D3C3F">
          <w:rPr>
            <w:rFonts w:ascii="Times New Roman" w:hAnsi="Times New Roman" w:cs="Times New Roman"/>
            <w:sz w:val="24"/>
            <w:szCs w:val="24"/>
            <w:shd w:val="clear" w:color="auto" w:fill="00B050"/>
            <w:rPrChange w:id="43" w:author="Хадиев Эдуард" w:date="2025-02-07T16:47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fldChar w:fldCharType="begin"/>
        </w:r>
        <w:r w:rsidR="008D3BBC" w:rsidRPr="008D3C3F">
          <w:rPr>
            <w:rFonts w:ascii="Times New Roman" w:hAnsi="Times New Roman" w:cs="Times New Roman"/>
            <w:sz w:val="24"/>
            <w:szCs w:val="24"/>
            <w:shd w:val="clear" w:color="auto" w:fill="00B050"/>
            <w:rPrChange w:id="44" w:author="Хадиев Эдуард" w:date="2025-02-07T16:47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instrText xml:space="preserve"> REF _Ref187415446 \r \h </w:instrText>
        </w:r>
      </w:ins>
      <w:r w:rsidR="008D3C3F">
        <w:rPr>
          <w:rFonts w:ascii="Times New Roman" w:hAnsi="Times New Roman" w:cs="Times New Roman"/>
          <w:sz w:val="24"/>
          <w:szCs w:val="24"/>
          <w:shd w:val="clear" w:color="auto" w:fill="00B050"/>
        </w:rPr>
        <w:instrText xml:space="preserve"> \* MERGEFORMAT </w:instrText>
      </w:r>
      <w:r w:rsidR="008D3BBC" w:rsidRPr="008D3C3F">
        <w:rPr>
          <w:rFonts w:ascii="Times New Roman" w:hAnsi="Times New Roman" w:cs="Times New Roman"/>
          <w:sz w:val="24"/>
          <w:szCs w:val="24"/>
          <w:shd w:val="clear" w:color="auto" w:fill="00B050"/>
          <w:rPrChange w:id="45" w:author="Хадиев Эдуард" w:date="2025-02-07T16:47:00Z">
            <w:rPr>
              <w:rFonts w:ascii="Times New Roman" w:hAnsi="Times New Roman" w:cs="Times New Roman"/>
              <w:sz w:val="24"/>
              <w:szCs w:val="24"/>
              <w:shd w:val="clear" w:color="auto" w:fill="00B050"/>
            </w:rPr>
          </w:rPrChange>
        </w:rPr>
      </w:r>
      <w:r w:rsidR="008D3BBC" w:rsidRPr="008D3C3F">
        <w:rPr>
          <w:rFonts w:ascii="Times New Roman" w:hAnsi="Times New Roman" w:cs="Times New Roman"/>
          <w:sz w:val="24"/>
          <w:szCs w:val="24"/>
          <w:shd w:val="clear" w:color="auto" w:fill="00B050"/>
          <w:rPrChange w:id="46" w:author="Хадиев Эдуард" w:date="2025-02-07T16:47:00Z">
            <w:rPr>
              <w:rFonts w:ascii="Times New Roman" w:hAnsi="Times New Roman" w:cs="Times New Roman"/>
              <w:sz w:val="24"/>
              <w:szCs w:val="24"/>
            </w:rPr>
          </w:rPrChange>
        </w:rPr>
        <w:fldChar w:fldCharType="separate"/>
      </w:r>
      <w:r w:rsidR="00A3587F">
        <w:rPr>
          <w:rFonts w:ascii="Times New Roman" w:hAnsi="Times New Roman" w:cs="Times New Roman"/>
          <w:sz w:val="24"/>
          <w:szCs w:val="24"/>
          <w:shd w:val="clear" w:color="auto" w:fill="00B050"/>
        </w:rPr>
        <w:t>5.1</w:t>
      </w:r>
      <w:ins w:id="47" w:author="Хадиев Эдуард" w:date="2025-02-07T16:45:00Z">
        <w:r w:rsidR="008D3BBC" w:rsidRPr="008D3C3F">
          <w:rPr>
            <w:rFonts w:ascii="Times New Roman" w:hAnsi="Times New Roman" w:cs="Times New Roman"/>
            <w:sz w:val="24"/>
            <w:szCs w:val="24"/>
            <w:shd w:val="clear" w:color="auto" w:fill="00B050"/>
            <w:rPrChange w:id="48" w:author="Хадиев Эдуард" w:date="2025-02-07T16:47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fldChar w:fldCharType="end"/>
        </w:r>
        <w:r w:rsidR="008D3BBC" w:rsidRPr="008D3C3F">
          <w:rPr>
            <w:rFonts w:ascii="Times New Roman" w:hAnsi="Times New Roman" w:cs="Times New Roman"/>
            <w:sz w:val="24"/>
            <w:szCs w:val="24"/>
            <w:shd w:val="clear" w:color="auto" w:fill="00B050"/>
            <w:rPrChange w:id="49" w:author="Хадиев Эдуард" w:date="2025-02-07T16:47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 xml:space="preserve">) </w:t>
        </w:r>
      </w:ins>
      <w:commentRangeStart w:id="50"/>
      <w:commentRangeStart w:id="51"/>
      <w:del w:id="52" w:author="Хадиев Эдуард" w:date="2025-02-07T16:45:00Z">
        <w:r w:rsidR="00E4798E" w:rsidDel="008D3BBC">
          <w:rPr>
            <w:rFonts w:ascii="Times New Roman" w:hAnsi="Times New Roman" w:cs="Times New Roman"/>
            <w:sz w:val="24"/>
            <w:szCs w:val="24"/>
          </w:rPr>
          <w:delText>П</w:delText>
        </w:r>
      </w:del>
      <w:ins w:id="53" w:author="Хадиев Эдуард" w:date="2025-02-07T16:45:00Z">
        <w:r w:rsidR="008D3BBC">
          <w:rPr>
            <w:rFonts w:ascii="Times New Roman" w:hAnsi="Times New Roman" w:cs="Times New Roman"/>
            <w:sz w:val="24"/>
            <w:szCs w:val="24"/>
          </w:rPr>
          <w:t>п</w:t>
        </w:r>
      </w:ins>
      <w:r w:rsidR="00E4798E">
        <w:rPr>
          <w:rFonts w:ascii="Times New Roman" w:hAnsi="Times New Roman" w:cs="Times New Roman"/>
          <w:sz w:val="24"/>
          <w:szCs w:val="24"/>
        </w:rPr>
        <w:t>еревод РД из статуса «Планирование» невозможен</w:t>
      </w:r>
      <w:commentRangeEnd w:id="50"/>
      <w:r w:rsidR="00292239">
        <w:rPr>
          <w:rStyle w:val="a4"/>
        </w:rPr>
        <w:commentReference w:id="50"/>
      </w:r>
      <w:commentRangeEnd w:id="51"/>
      <w:r w:rsidR="000D33CC">
        <w:rPr>
          <w:rStyle w:val="a4"/>
        </w:rPr>
        <w:commentReference w:id="51"/>
      </w:r>
      <w:ins w:id="54" w:author="Хадиев Эдуард" w:date="2025-02-07T16:45:00Z">
        <w:r w:rsidR="008D3BBC">
          <w:rPr>
            <w:rFonts w:ascii="Times New Roman" w:hAnsi="Times New Roman" w:cs="Times New Roman"/>
            <w:sz w:val="24"/>
            <w:szCs w:val="24"/>
          </w:rPr>
          <w:t xml:space="preserve">, </w:t>
        </w:r>
        <w:r w:rsidR="008D3BBC" w:rsidRPr="008D3C3F">
          <w:rPr>
            <w:rFonts w:ascii="Times New Roman" w:hAnsi="Times New Roman" w:cs="Times New Roman"/>
            <w:sz w:val="24"/>
            <w:szCs w:val="24"/>
            <w:shd w:val="clear" w:color="auto" w:fill="00B050"/>
            <w:rPrChange w:id="55" w:author="Хадиев Эдуард" w:date="2025-02-07T16:47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отключенной – блокировка не устанавливается</w:t>
        </w:r>
        <w:r w:rsidR="008D3BBC">
          <w:rPr>
            <w:rFonts w:ascii="Times New Roman" w:hAnsi="Times New Roman" w:cs="Times New Roman"/>
            <w:sz w:val="24"/>
            <w:szCs w:val="24"/>
          </w:rPr>
          <w:t>.</w:t>
        </w:r>
      </w:ins>
      <w:del w:id="56" w:author="Хадиев Эдуард" w:date="2025-02-07T16:45:00Z">
        <w:r w:rsidR="00E4798E" w:rsidDel="008D3BBC">
          <w:rPr>
            <w:rFonts w:ascii="Times New Roman" w:hAnsi="Times New Roman" w:cs="Times New Roman"/>
            <w:sz w:val="24"/>
            <w:szCs w:val="24"/>
          </w:rPr>
          <w:delText>.</w:delText>
        </w:r>
      </w:del>
    </w:p>
    <w:p w14:paraId="704A7C48" w14:textId="1D9CE420" w:rsidR="00E4798E" w:rsidRDefault="00E4798E" w:rsidP="00586BBC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Незаполненные поля подсвечиваются красным цветом.</w:t>
      </w:r>
    </w:p>
    <w:p w14:paraId="26E86DED" w14:textId="2F88FE62" w:rsidR="00E4798E" w:rsidRPr="00E4798E" w:rsidRDefault="00E4798E" w:rsidP="00586BBC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Пользователю выводится сообщение </w:t>
      </w:r>
      <w:commentRangeStart w:id="57"/>
      <w:commentRangeStart w:id="58"/>
      <w:r>
        <w:rPr>
          <w:rFonts w:ascii="Times New Roman" w:hAnsi="Times New Roman" w:cs="Times New Roman"/>
          <w:sz w:val="24"/>
          <w:szCs w:val="24"/>
        </w:rPr>
        <w:t>«Заполните необходимые поля</w:t>
      </w:r>
      <w:ins w:id="59" w:author="Хадиев Эдуард" w:date="2025-02-07T16:46:00Z">
        <w:r w:rsidR="008D3C3F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8D3C3F" w:rsidRPr="008D3C3F">
          <w:rPr>
            <w:rFonts w:ascii="Times New Roman" w:hAnsi="Times New Roman" w:cs="Times New Roman"/>
            <w:sz w:val="24"/>
            <w:szCs w:val="24"/>
            <w:shd w:val="clear" w:color="auto" w:fill="00B050"/>
            <w:rPrChange w:id="60" w:author="Хадиев Эдуард" w:date="2025-02-07T16:46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в разделе Транспорт</w:t>
        </w:r>
      </w:ins>
      <w:r>
        <w:rPr>
          <w:rFonts w:ascii="Times New Roman" w:hAnsi="Times New Roman" w:cs="Times New Roman"/>
          <w:sz w:val="24"/>
          <w:szCs w:val="24"/>
        </w:rPr>
        <w:t>».</w:t>
      </w:r>
      <w:commentRangeEnd w:id="57"/>
      <w:r w:rsidR="00292239">
        <w:rPr>
          <w:rStyle w:val="a4"/>
        </w:rPr>
        <w:commentReference w:id="57"/>
      </w:r>
      <w:commentRangeEnd w:id="58"/>
      <w:r w:rsidR="008D3C3F">
        <w:rPr>
          <w:rStyle w:val="a4"/>
        </w:rPr>
        <w:commentReference w:id="58"/>
      </w:r>
    </w:p>
    <w:p w14:paraId="6EDFE1C2" w14:textId="519E06DA" w:rsidR="00F901AF" w:rsidRPr="00FE520B" w:rsidRDefault="00F901AF" w:rsidP="00FE520B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61" w:name="_Toc190092295"/>
      <w:r w:rsidRPr="00FE520B">
        <w:rPr>
          <w:rFonts w:ascii="Times New Roman" w:hAnsi="Times New Roman" w:cs="Times New Roman"/>
          <w:b/>
          <w:bCs/>
          <w:color w:val="auto"/>
        </w:rPr>
        <w:t>Кому доступна функциональность</w:t>
      </w:r>
      <w:bookmarkEnd w:id="61"/>
    </w:p>
    <w:p w14:paraId="224348DF" w14:textId="25431D61" w:rsidR="00F901AF" w:rsidRDefault="009A169C" w:rsidP="00634550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предварительной заявки</w:t>
      </w:r>
      <w:r w:rsidR="00730E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доступно</w:t>
      </w:r>
      <w:r w:rsidR="00DC146F">
        <w:rPr>
          <w:rFonts w:ascii="Times New Roman" w:hAnsi="Times New Roman" w:cs="Times New Roman"/>
          <w:sz w:val="24"/>
          <w:szCs w:val="24"/>
        </w:rPr>
        <w:t xml:space="preserve"> только в статусе «Планирование» для</w:t>
      </w:r>
      <w:r>
        <w:rPr>
          <w:rFonts w:ascii="Times New Roman" w:hAnsi="Times New Roman" w:cs="Times New Roman"/>
          <w:sz w:val="24"/>
          <w:szCs w:val="24"/>
        </w:rPr>
        <w:t xml:space="preserve"> пользовател</w:t>
      </w:r>
      <w:r w:rsidR="00DC146F">
        <w:rPr>
          <w:rFonts w:ascii="Times New Roman" w:hAnsi="Times New Roman" w:cs="Times New Roman"/>
          <w:sz w:val="24"/>
          <w:szCs w:val="24"/>
        </w:rPr>
        <w:t>ей</w:t>
      </w:r>
      <w:r>
        <w:rPr>
          <w:rFonts w:ascii="Times New Roman" w:hAnsi="Times New Roman" w:cs="Times New Roman"/>
          <w:sz w:val="24"/>
          <w:szCs w:val="24"/>
        </w:rPr>
        <w:t xml:space="preserve"> с уровнем доступа к РД «Создание» и выше</w:t>
      </w:r>
      <w:r w:rsidR="00CB0B6B">
        <w:rPr>
          <w:rFonts w:ascii="Times New Roman" w:hAnsi="Times New Roman" w:cs="Times New Roman"/>
          <w:sz w:val="24"/>
          <w:szCs w:val="24"/>
        </w:rPr>
        <w:t xml:space="preserve"> (</w:t>
      </w:r>
      <w:r w:rsidR="00CB0B6B">
        <w:rPr>
          <w:rFonts w:ascii="Times New Roman" w:hAnsi="Times New Roman" w:cs="Times New Roman"/>
          <w:sz w:val="24"/>
          <w:szCs w:val="24"/>
        </w:rPr>
        <w:fldChar w:fldCharType="begin"/>
      </w:r>
      <w:r w:rsidR="00CB0B6B">
        <w:rPr>
          <w:rFonts w:ascii="Times New Roman" w:hAnsi="Times New Roman" w:cs="Times New Roman"/>
          <w:sz w:val="24"/>
          <w:szCs w:val="24"/>
        </w:rPr>
        <w:instrText xml:space="preserve"> REF _Ref181440769 \h </w:instrText>
      </w:r>
      <w:r w:rsidR="00634550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CB0B6B">
        <w:rPr>
          <w:rFonts w:ascii="Times New Roman" w:hAnsi="Times New Roman" w:cs="Times New Roman"/>
          <w:sz w:val="24"/>
          <w:szCs w:val="24"/>
        </w:rPr>
      </w:r>
      <w:r w:rsidR="00CB0B6B">
        <w:rPr>
          <w:rFonts w:ascii="Times New Roman" w:hAnsi="Times New Roman" w:cs="Times New Roman"/>
          <w:sz w:val="24"/>
          <w:szCs w:val="24"/>
        </w:rPr>
        <w:fldChar w:fldCharType="separate"/>
      </w:r>
      <w:r w:rsidR="00A3587F" w:rsidRPr="00A3587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Таблица </w:t>
      </w:r>
      <w:r w:rsidR="00A3587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13</w:t>
      </w:r>
      <w:r w:rsidR="00CB0B6B">
        <w:rPr>
          <w:rFonts w:ascii="Times New Roman" w:hAnsi="Times New Roman" w:cs="Times New Roman"/>
          <w:sz w:val="24"/>
          <w:szCs w:val="24"/>
        </w:rPr>
        <w:fldChar w:fldCharType="end"/>
      </w:r>
      <w:r w:rsidR="00CB0B6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BAD776" w14:textId="6F9D20CC" w:rsidR="009A169C" w:rsidRPr="009A169C" w:rsidRDefault="009A169C" w:rsidP="009A169C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62" w:name="_Ref181440769"/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13</w:t>
      </w: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62"/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Фрагмент концепции ролей</w:t>
      </w:r>
    </w:p>
    <w:tbl>
      <w:tblPr>
        <w:tblStyle w:val="a9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2410"/>
        <w:gridCol w:w="2410"/>
        <w:gridCol w:w="2126"/>
      </w:tblGrid>
      <w:tr w:rsidR="009A169C" w14:paraId="527B8095" w14:textId="77777777" w:rsidTr="00A3587F">
        <w:trPr>
          <w:tblHeader/>
        </w:trPr>
        <w:tc>
          <w:tcPr>
            <w:tcW w:w="704" w:type="dxa"/>
            <w:vMerge w:val="restart"/>
            <w:shd w:val="clear" w:color="auto" w:fill="D9D9D9" w:themeFill="background1" w:themeFillShade="D9"/>
            <w:vAlign w:val="center"/>
          </w:tcPr>
          <w:p w14:paraId="1BEF7E9F" w14:textId="77777777" w:rsidR="009A169C" w:rsidRPr="009A169C" w:rsidRDefault="009A169C" w:rsidP="00132D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69C">
              <w:rPr>
                <w:rFonts w:ascii="Times New Roman" w:hAnsi="Times New Roman" w:cs="Times New Roman"/>
                <w:b/>
                <w:bCs/>
              </w:rPr>
              <w:t xml:space="preserve">№ </w:t>
            </w:r>
            <w:proofErr w:type="spellStart"/>
            <w:r w:rsidRPr="009A169C">
              <w:rPr>
                <w:rFonts w:ascii="Times New Roman" w:hAnsi="Times New Roman" w:cs="Times New Roman"/>
                <w:b/>
                <w:bCs/>
              </w:rPr>
              <w:t>п.п</w:t>
            </w:r>
            <w:proofErr w:type="spellEnd"/>
            <w:r w:rsidRPr="009A169C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6521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4DD94EBC" w14:textId="77777777" w:rsidR="009A169C" w:rsidRPr="009A169C" w:rsidRDefault="009A169C" w:rsidP="00132D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69C">
              <w:rPr>
                <w:rFonts w:ascii="Times New Roman" w:hAnsi="Times New Roman" w:cs="Times New Roman"/>
                <w:b/>
                <w:bCs/>
              </w:rPr>
              <w:t>Наименование роли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4AE6C3F" w14:textId="70C800ED" w:rsidR="009A169C" w:rsidRPr="009A169C" w:rsidRDefault="008C1704" w:rsidP="00132D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1704">
              <w:rPr>
                <w:rFonts w:ascii="Times New Roman" w:hAnsi="Times New Roman" w:cs="Times New Roman"/>
                <w:b/>
                <w:bCs/>
              </w:rPr>
              <w:t>Разрешительные документы (Вкладки Основное, ТОРО, Этапы, Вложения)</w:t>
            </w:r>
          </w:p>
        </w:tc>
      </w:tr>
      <w:tr w:rsidR="009A169C" w14:paraId="2F1D264B" w14:textId="77777777" w:rsidTr="00A3587F">
        <w:trPr>
          <w:tblHeader/>
        </w:trPr>
        <w:tc>
          <w:tcPr>
            <w:tcW w:w="704" w:type="dxa"/>
            <w:vMerge/>
          </w:tcPr>
          <w:p w14:paraId="6700A9D8" w14:textId="77777777" w:rsidR="009A169C" w:rsidRPr="009A169C" w:rsidRDefault="009A169C" w:rsidP="00132D17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6521" w:type="dxa"/>
            <w:gridSpan w:val="3"/>
            <w:vMerge/>
          </w:tcPr>
          <w:p w14:paraId="1F80BBE1" w14:textId="77777777" w:rsidR="009A169C" w:rsidRPr="009A169C" w:rsidRDefault="009A169C" w:rsidP="00132D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</w:tcPr>
          <w:p w14:paraId="28B47C9C" w14:textId="262BBA5D" w:rsidR="009A169C" w:rsidRPr="008C1704" w:rsidRDefault="008C1704" w:rsidP="00132D17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Cs w:val="16"/>
                <w:lang w:val="en-US"/>
              </w:rPr>
              <w:t>rd</w:t>
            </w:r>
            <w:proofErr w:type="spellEnd"/>
          </w:p>
        </w:tc>
      </w:tr>
      <w:tr w:rsidR="009A169C" w14:paraId="6844EE37" w14:textId="77777777" w:rsidTr="00A3587F">
        <w:tc>
          <w:tcPr>
            <w:tcW w:w="704" w:type="dxa"/>
          </w:tcPr>
          <w:p w14:paraId="0C52D8E0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156C3BE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Исполнительный аппарат</w:t>
            </w:r>
          </w:p>
        </w:tc>
        <w:tc>
          <w:tcPr>
            <w:tcW w:w="2410" w:type="dxa"/>
            <w:vAlign w:val="center"/>
          </w:tcPr>
          <w:p w14:paraId="58A03CF8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164FD3FB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410" w:type="dxa"/>
            <w:vAlign w:val="center"/>
          </w:tcPr>
          <w:p w14:paraId="0F840E84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SOUR_GI_IA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582D989F" w14:textId="77777777" w:rsidR="009A169C" w:rsidRPr="009A169C" w:rsidRDefault="009A169C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9A169C" w14:paraId="0EB54FF1" w14:textId="77777777" w:rsidTr="00A3587F">
        <w:tc>
          <w:tcPr>
            <w:tcW w:w="704" w:type="dxa"/>
          </w:tcPr>
          <w:p w14:paraId="3773A7BF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AF71636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241C0EEE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2410" w:type="dxa"/>
            <w:vAlign w:val="center"/>
          </w:tcPr>
          <w:p w14:paraId="637576EF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SOUR_ADMIN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2C608AB0" w14:textId="77777777" w:rsidR="009A169C" w:rsidRPr="009A169C" w:rsidRDefault="009A169C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9A169C" w14:paraId="41AF1646" w14:textId="77777777" w:rsidTr="00A3587F">
        <w:tc>
          <w:tcPr>
            <w:tcW w:w="704" w:type="dxa"/>
          </w:tcPr>
          <w:p w14:paraId="5CC88766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3FF2C66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F56FE73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</w:t>
            </w:r>
          </w:p>
        </w:tc>
        <w:tc>
          <w:tcPr>
            <w:tcW w:w="2410" w:type="dxa"/>
            <w:vAlign w:val="center"/>
          </w:tcPr>
          <w:p w14:paraId="076C60DD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SOUR_EXPERT_IA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63CCC504" w14:textId="21AD71B6" w:rsidR="009A169C" w:rsidRPr="009A169C" w:rsidRDefault="008C1704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9A169C" w14:paraId="2F1ED8D8" w14:textId="77777777" w:rsidTr="00A3587F">
        <w:tc>
          <w:tcPr>
            <w:tcW w:w="704" w:type="dxa"/>
          </w:tcPr>
          <w:p w14:paraId="74F663E0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2B629085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F4F19CD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 НСИ</w:t>
            </w:r>
          </w:p>
        </w:tc>
        <w:tc>
          <w:tcPr>
            <w:tcW w:w="2410" w:type="dxa"/>
            <w:vAlign w:val="center"/>
          </w:tcPr>
          <w:p w14:paraId="189DC55C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SOUR_NSI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77A925DF" w14:textId="34032959" w:rsidR="009A169C" w:rsidRPr="009A169C" w:rsidRDefault="008C1704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9A169C" w14:paraId="037CF87C" w14:textId="77777777" w:rsidTr="00A3587F">
        <w:tc>
          <w:tcPr>
            <w:tcW w:w="704" w:type="dxa"/>
          </w:tcPr>
          <w:p w14:paraId="4D71A19F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B5231B9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B4A3B55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410" w:type="dxa"/>
            <w:vAlign w:val="center"/>
          </w:tcPr>
          <w:p w14:paraId="29D2FD67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SOUR_ODS_IA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1E5023E0" w14:textId="77777777" w:rsidR="009A169C" w:rsidRPr="009A169C" w:rsidRDefault="009A169C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9A169C" w14:paraId="7D44F9A8" w14:textId="77777777" w:rsidTr="00A3587F">
        <w:tc>
          <w:tcPr>
            <w:tcW w:w="704" w:type="dxa"/>
          </w:tcPr>
          <w:p w14:paraId="6C5551AF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202B9FF6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4A45DBC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охраны труда</w:t>
            </w:r>
          </w:p>
        </w:tc>
        <w:tc>
          <w:tcPr>
            <w:tcW w:w="2410" w:type="dxa"/>
            <w:vAlign w:val="center"/>
          </w:tcPr>
          <w:p w14:paraId="70ACC611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SOUR_OHR_TRUDA_IA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2F377309" w14:textId="77777777" w:rsidR="009A169C" w:rsidRPr="009A169C" w:rsidRDefault="009A169C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9A169C" w14:paraId="50D5B40D" w14:textId="77777777" w:rsidTr="00A3587F">
        <w:tc>
          <w:tcPr>
            <w:tcW w:w="704" w:type="dxa"/>
          </w:tcPr>
          <w:p w14:paraId="5A2A969E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2EE11D84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D361CEF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Специалист (просмотр)</w:t>
            </w:r>
          </w:p>
        </w:tc>
        <w:tc>
          <w:tcPr>
            <w:tcW w:w="2410" w:type="dxa"/>
            <w:vAlign w:val="center"/>
          </w:tcPr>
          <w:p w14:paraId="7000B757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SOUR_TECHN_</w:t>
            </w:r>
            <w:proofErr w:type="gramStart"/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IA ?</w:t>
            </w:r>
            <w:proofErr w:type="gramEnd"/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66867F7C" w14:textId="77777777" w:rsidR="009A169C" w:rsidRPr="009A169C" w:rsidRDefault="009A169C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9A169C" w14:paraId="63E636F6" w14:textId="77777777" w:rsidTr="00A3587F">
        <w:tc>
          <w:tcPr>
            <w:tcW w:w="704" w:type="dxa"/>
          </w:tcPr>
          <w:p w14:paraId="3169482A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F024D40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Филиал</w:t>
            </w:r>
          </w:p>
        </w:tc>
        <w:tc>
          <w:tcPr>
            <w:tcW w:w="2410" w:type="dxa"/>
            <w:vAlign w:val="center"/>
          </w:tcPr>
          <w:p w14:paraId="065A4980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50C25E49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410" w:type="dxa"/>
            <w:vAlign w:val="center"/>
          </w:tcPr>
          <w:p w14:paraId="4BA7E57E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SOUR_GI_ХХХХ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031BFDDA" w14:textId="77777777" w:rsidR="009A169C" w:rsidRPr="009A169C" w:rsidRDefault="009A169C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9A169C" w14:paraId="0FB98BC1" w14:textId="77777777" w:rsidTr="00A3587F">
        <w:tc>
          <w:tcPr>
            <w:tcW w:w="704" w:type="dxa"/>
          </w:tcPr>
          <w:p w14:paraId="11D76000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0E8AA84F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8679D09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</w:t>
            </w:r>
          </w:p>
        </w:tc>
        <w:tc>
          <w:tcPr>
            <w:tcW w:w="2410" w:type="dxa"/>
            <w:vAlign w:val="center"/>
          </w:tcPr>
          <w:p w14:paraId="3A006745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SOUR_EXPERT_ХХХХ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3C86856D" w14:textId="6E2F02D2" w:rsidR="009A169C" w:rsidRPr="009A169C" w:rsidRDefault="00574C3D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9A169C" w14:paraId="00B8EA83" w14:textId="77777777" w:rsidTr="00A3587F">
        <w:tc>
          <w:tcPr>
            <w:tcW w:w="704" w:type="dxa"/>
          </w:tcPr>
          <w:p w14:paraId="5C3326D4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31658A4D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F778C68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410" w:type="dxa"/>
            <w:vAlign w:val="center"/>
          </w:tcPr>
          <w:p w14:paraId="485242DA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SOUR_ODS_ХХХХ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16DB9391" w14:textId="7BEE1111" w:rsidR="009A169C" w:rsidRPr="009A169C" w:rsidRDefault="00574C3D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9A169C" w14:paraId="179817C1" w14:textId="77777777" w:rsidTr="00A3587F">
        <w:tc>
          <w:tcPr>
            <w:tcW w:w="704" w:type="dxa"/>
          </w:tcPr>
          <w:p w14:paraId="510945FB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BCE9655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F6A329D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охраны труда</w:t>
            </w:r>
          </w:p>
        </w:tc>
        <w:tc>
          <w:tcPr>
            <w:tcW w:w="2410" w:type="dxa"/>
            <w:vAlign w:val="center"/>
          </w:tcPr>
          <w:p w14:paraId="58249510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SOUR_OHR_TRUDA_ХХХХ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0E777389" w14:textId="77777777" w:rsidR="009A169C" w:rsidRPr="009A169C" w:rsidRDefault="009A169C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9A169C" w14:paraId="567CDCBA" w14:textId="77777777" w:rsidTr="00A3587F">
        <w:tc>
          <w:tcPr>
            <w:tcW w:w="704" w:type="dxa"/>
          </w:tcPr>
          <w:p w14:paraId="40D3F771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EC889F6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E616907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Специалист (просмотр)</w:t>
            </w:r>
          </w:p>
        </w:tc>
        <w:tc>
          <w:tcPr>
            <w:tcW w:w="2410" w:type="dxa"/>
            <w:vAlign w:val="center"/>
          </w:tcPr>
          <w:p w14:paraId="4A06F008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SOUR_TECHN_ХХХХ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07334F7B" w14:textId="77777777" w:rsidR="009A169C" w:rsidRPr="009A169C" w:rsidRDefault="009A169C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9A169C" w14:paraId="5554D488" w14:textId="77777777" w:rsidTr="00A3587F">
        <w:tc>
          <w:tcPr>
            <w:tcW w:w="704" w:type="dxa"/>
          </w:tcPr>
          <w:p w14:paraId="0F2CAA82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F95F606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РЭС</w:t>
            </w:r>
          </w:p>
        </w:tc>
        <w:tc>
          <w:tcPr>
            <w:tcW w:w="2410" w:type="dxa"/>
            <w:vAlign w:val="center"/>
          </w:tcPr>
          <w:p w14:paraId="770C11E1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Начальник</w:t>
            </w:r>
          </w:p>
          <w:p w14:paraId="2516CC71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76ADCD82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410" w:type="dxa"/>
            <w:vAlign w:val="center"/>
          </w:tcPr>
          <w:p w14:paraId="04B1F8DB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SOUR_TECH_ХХХХ_YYY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3AA48A27" w14:textId="77777777" w:rsidR="009A169C" w:rsidRPr="009A169C" w:rsidRDefault="009A169C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9A169C" w14:paraId="67BFEA08" w14:textId="77777777" w:rsidTr="00A3587F">
        <w:tc>
          <w:tcPr>
            <w:tcW w:w="704" w:type="dxa"/>
          </w:tcPr>
          <w:p w14:paraId="326A417F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315F61AE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333210F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Мастер</w:t>
            </w:r>
          </w:p>
          <w:p w14:paraId="4B8815EA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Инженер РЭС</w:t>
            </w:r>
          </w:p>
        </w:tc>
        <w:tc>
          <w:tcPr>
            <w:tcW w:w="2410" w:type="dxa"/>
            <w:vAlign w:val="center"/>
          </w:tcPr>
          <w:p w14:paraId="3EBD8734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SOUR_MASTER_ХХХХ_YYY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07F89D87" w14:textId="77777777" w:rsidR="009A169C" w:rsidRPr="009A169C" w:rsidRDefault="009A169C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9A169C" w14:paraId="5030286E" w14:textId="77777777" w:rsidTr="00A3587F">
        <w:tc>
          <w:tcPr>
            <w:tcW w:w="704" w:type="dxa"/>
          </w:tcPr>
          <w:p w14:paraId="48821244" w14:textId="77777777" w:rsidR="009A169C" w:rsidRPr="009A169C" w:rsidRDefault="009A169C" w:rsidP="00AA69B4">
            <w:pPr>
              <w:pStyle w:val="a3"/>
              <w:numPr>
                <w:ilvl w:val="0"/>
                <w:numId w:val="7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4103A0FB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34394B3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Исполнитель</w:t>
            </w:r>
          </w:p>
        </w:tc>
        <w:tc>
          <w:tcPr>
            <w:tcW w:w="2410" w:type="dxa"/>
            <w:vAlign w:val="center"/>
          </w:tcPr>
          <w:p w14:paraId="12AC76DD" w14:textId="77777777" w:rsidR="009A169C" w:rsidRPr="009A169C" w:rsidRDefault="009A169C" w:rsidP="00132D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SOUR_WORKER_ХХХХ_YYY</w:t>
            </w:r>
          </w:p>
        </w:tc>
        <w:tc>
          <w:tcPr>
            <w:tcW w:w="2126" w:type="dxa"/>
            <w:shd w:val="clear" w:color="auto" w:fill="92D050"/>
            <w:vAlign w:val="center"/>
          </w:tcPr>
          <w:p w14:paraId="7D58BBF9" w14:textId="2881708B" w:rsidR="009A169C" w:rsidRPr="009A169C" w:rsidRDefault="00EF6EDB" w:rsidP="00132D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Редактирование</w:t>
            </w:r>
          </w:p>
        </w:tc>
      </w:tr>
    </w:tbl>
    <w:p w14:paraId="1E5B7A91" w14:textId="7ED0EE31" w:rsidR="00F901AF" w:rsidRPr="00FE520B" w:rsidRDefault="00320CA0" w:rsidP="00FE520B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63" w:name="_Toc190092296"/>
      <w:r w:rsidRPr="00FE520B">
        <w:rPr>
          <w:rFonts w:ascii="Times New Roman" w:hAnsi="Times New Roman" w:cs="Times New Roman"/>
          <w:b/>
          <w:bCs/>
          <w:color w:val="auto"/>
        </w:rPr>
        <w:lastRenderedPageBreak/>
        <w:t>Где доступна функциональность</w:t>
      </w:r>
      <w:bookmarkEnd w:id="63"/>
    </w:p>
    <w:p w14:paraId="77AC97FF" w14:textId="63965AFD" w:rsidR="00196F18" w:rsidRDefault="003C0B61" w:rsidP="00634550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предварительных заявок</w:t>
      </w:r>
      <w:r w:rsidR="000B0D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ТС доступно на вкладке «Основное» РД.</w:t>
      </w:r>
    </w:p>
    <w:p w14:paraId="1AC5AE9B" w14:textId="77777777" w:rsidR="008B2FF7" w:rsidRDefault="0055561B" w:rsidP="008B2FF7">
      <w:pPr>
        <w:keepNext/>
        <w:ind w:firstLine="851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253DFE" wp14:editId="6D400154">
            <wp:extent cx="4629110" cy="3154652"/>
            <wp:effectExtent l="19050" t="19050" r="19685" b="273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10" cy="3154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7C0080" w14:textId="4E0CBE9C" w:rsidR="003E0EE8" w:rsidRDefault="008B2FF7" w:rsidP="008B2FF7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Фрагмент вкладки "Основное" РД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546DB" w14:paraId="0C07D745" w14:textId="77777777" w:rsidTr="00C546DB">
        <w:trPr>
          <w:trHeight w:val="587"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7CA41222" w14:textId="6C9F90DA" w:rsidR="00C546DB" w:rsidRDefault="00C546DB" w:rsidP="00C546DB">
            <w:pPr>
              <w:jc w:val="center"/>
            </w:pPr>
            <w:r w:rsidRPr="00951E6E">
              <w:rPr>
                <w:rFonts w:ascii="Times New Roman" w:hAnsi="Times New Roman" w:cs="Times New Roman"/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3D58A03B" w14:textId="4084F182" w:rsidR="00C546DB" w:rsidRDefault="00C546DB" w:rsidP="00C546DB">
            <w:pPr>
              <w:jc w:val="center"/>
            </w:pPr>
            <w:r w:rsidRPr="00951E6E">
              <w:rPr>
                <w:rFonts w:ascii="Times New Roman" w:hAnsi="Times New Roman" w:cs="Times New Roman"/>
                <w:b/>
                <w:bCs/>
              </w:rPr>
              <w:t>Описание элемента интерфейса</w:t>
            </w:r>
          </w:p>
        </w:tc>
      </w:tr>
      <w:tr w:rsidR="00C546DB" w14:paraId="7A5E122F" w14:textId="77777777" w:rsidTr="007E4F21">
        <w:tc>
          <w:tcPr>
            <w:tcW w:w="4672" w:type="dxa"/>
            <w:vAlign w:val="center"/>
          </w:tcPr>
          <w:p w14:paraId="23DA31C2" w14:textId="3E1A7736" w:rsidR="00C546DB" w:rsidRPr="00C546DB" w:rsidRDefault="00C546DB" w:rsidP="007E4F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«Добавить бригадный автомобиль»</w:t>
            </w:r>
          </w:p>
        </w:tc>
        <w:tc>
          <w:tcPr>
            <w:tcW w:w="4672" w:type="dxa"/>
          </w:tcPr>
          <w:p w14:paraId="04B3A217" w14:textId="5C20DBDB" w:rsidR="00C546DB" w:rsidRPr="00C546DB" w:rsidRDefault="006040A0" w:rsidP="00C546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Добавляет новую строку </w:t>
            </w:r>
            <w:r w:rsidR="004A79A1">
              <w:rPr>
                <w:rFonts w:ascii="Times New Roman" w:hAnsi="Times New Roman" w:cs="Times New Roman"/>
              </w:rPr>
              <w:t xml:space="preserve">с </w:t>
            </w:r>
            <w:r w:rsidR="006C33D2">
              <w:rPr>
                <w:rFonts w:ascii="Times New Roman" w:hAnsi="Times New Roman" w:cs="Times New Roman"/>
              </w:rPr>
              <w:t>ТС</w:t>
            </w:r>
            <w:r w:rsidR="004A79A1">
              <w:rPr>
                <w:rFonts w:ascii="Times New Roman" w:hAnsi="Times New Roman" w:cs="Times New Roman"/>
              </w:rPr>
              <w:t>, без возможности указать машиниста (</w:t>
            </w:r>
            <w:r w:rsidR="004A79A1">
              <w:rPr>
                <w:rFonts w:ascii="Times New Roman" w:hAnsi="Times New Roman" w:cs="Times New Roman"/>
                <w:lang w:val="en-US"/>
              </w:rPr>
              <w:t>driver</w:t>
            </w:r>
            <w:r w:rsidR="004A79A1" w:rsidRPr="004A79A1">
              <w:rPr>
                <w:rFonts w:ascii="Times New Roman" w:hAnsi="Times New Roman" w:cs="Times New Roman"/>
              </w:rPr>
              <w:t>_</w:t>
            </w:r>
            <w:r w:rsidR="004A79A1">
              <w:rPr>
                <w:rFonts w:ascii="Times New Roman" w:hAnsi="Times New Roman" w:cs="Times New Roman"/>
                <w:lang w:val="en-US"/>
              </w:rPr>
              <w:t>id</w:t>
            </w:r>
            <w:r w:rsidR="004A79A1" w:rsidRPr="004A79A1">
              <w:rPr>
                <w:rFonts w:ascii="Times New Roman" w:hAnsi="Times New Roman" w:cs="Times New Roman"/>
              </w:rPr>
              <w:t xml:space="preserve"> = </w:t>
            </w:r>
            <w:r w:rsidR="004A79A1">
              <w:rPr>
                <w:rFonts w:ascii="Times New Roman" w:hAnsi="Times New Roman" w:cs="Times New Roman"/>
                <w:lang w:val="en-US"/>
              </w:rPr>
              <w:t>null</w:t>
            </w:r>
            <w:r w:rsidR="004A79A1">
              <w:rPr>
                <w:rFonts w:ascii="Times New Roman" w:hAnsi="Times New Roman" w:cs="Times New Roman"/>
              </w:rPr>
              <w:t>).</w:t>
            </w:r>
          </w:p>
        </w:tc>
      </w:tr>
      <w:tr w:rsidR="00C546DB" w14:paraId="2A7C444F" w14:textId="77777777" w:rsidTr="007E4F21">
        <w:tc>
          <w:tcPr>
            <w:tcW w:w="4672" w:type="dxa"/>
            <w:vAlign w:val="center"/>
          </w:tcPr>
          <w:p w14:paraId="05ECA05F" w14:textId="238C88CE" w:rsidR="00C546DB" w:rsidRPr="00C546DB" w:rsidRDefault="00C546DB" w:rsidP="007E4F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«Добавить спецтехнику»</w:t>
            </w:r>
          </w:p>
        </w:tc>
        <w:tc>
          <w:tcPr>
            <w:tcW w:w="4672" w:type="dxa"/>
          </w:tcPr>
          <w:p w14:paraId="61D10366" w14:textId="02451B1B" w:rsidR="00C546DB" w:rsidRPr="00C546DB" w:rsidRDefault="000F6014" w:rsidP="00C546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 модальное окно для выбора ТС, после чего создается новая строка</w:t>
            </w:r>
            <w:r w:rsidR="004A79A1">
              <w:rPr>
                <w:rFonts w:ascii="Times New Roman" w:hAnsi="Times New Roman" w:cs="Times New Roman"/>
              </w:rPr>
              <w:t>, выбор</w:t>
            </w:r>
            <w:r w:rsidR="004A79A1" w:rsidRPr="004A79A1">
              <w:rPr>
                <w:rFonts w:ascii="Times New Roman" w:hAnsi="Times New Roman" w:cs="Times New Roman"/>
              </w:rPr>
              <w:t xml:space="preserve"> </w:t>
            </w:r>
            <w:r w:rsidR="004A79A1">
              <w:rPr>
                <w:rFonts w:ascii="Times New Roman" w:hAnsi="Times New Roman" w:cs="Times New Roman"/>
              </w:rPr>
              <w:t>машиниста обязателен.</w:t>
            </w:r>
          </w:p>
        </w:tc>
      </w:tr>
      <w:tr w:rsidR="00C546DB" w14:paraId="7603D141" w14:textId="77777777" w:rsidTr="007E4F21">
        <w:tc>
          <w:tcPr>
            <w:tcW w:w="4672" w:type="dxa"/>
            <w:vAlign w:val="center"/>
          </w:tcPr>
          <w:p w14:paraId="7C5565E2" w14:textId="305778E1" w:rsidR="00C546DB" w:rsidRPr="00C546DB" w:rsidRDefault="00922792" w:rsidP="007E4F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6040A0">
              <w:rPr>
                <w:rFonts w:ascii="Times New Roman" w:hAnsi="Times New Roman" w:cs="Times New Roman"/>
              </w:rPr>
              <w:t>Добавить сторонне ТС»</w:t>
            </w:r>
          </w:p>
        </w:tc>
        <w:tc>
          <w:tcPr>
            <w:tcW w:w="4672" w:type="dxa"/>
          </w:tcPr>
          <w:p w14:paraId="73329179" w14:textId="2E99DCEA" w:rsidR="00C546DB" w:rsidRPr="00C546DB" w:rsidRDefault="00246A26" w:rsidP="00C546DB">
            <w:pPr>
              <w:rPr>
                <w:rFonts w:ascii="Times New Roman" w:hAnsi="Times New Roman" w:cs="Times New Roman"/>
              </w:rPr>
            </w:pPr>
            <w:commentRangeStart w:id="64"/>
            <w:commentRangeStart w:id="65"/>
            <w:r>
              <w:rPr>
                <w:rFonts w:ascii="Times New Roman" w:hAnsi="Times New Roman" w:cs="Times New Roman"/>
              </w:rPr>
              <w:t>Открывает модальное окно для выбора</w:t>
            </w:r>
            <w:r w:rsidR="000F6014">
              <w:rPr>
                <w:rFonts w:ascii="Times New Roman" w:hAnsi="Times New Roman" w:cs="Times New Roman"/>
              </w:rPr>
              <w:t xml:space="preserve"> вида</w:t>
            </w:r>
            <w:r>
              <w:rPr>
                <w:rFonts w:ascii="Times New Roman" w:hAnsi="Times New Roman" w:cs="Times New Roman"/>
              </w:rPr>
              <w:t xml:space="preserve"> ТС, после чего создается</w:t>
            </w:r>
            <w:r w:rsidR="006C33D2">
              <w:rPr>
                <w:rFonts w:ascii="Times New Roman" w:hAnsi="Times New Roman" w:cs="Times New Roman"/>
              </w:rPr>
              <w:t xml:space="preserve"> нов</w:t>
            </w:r>
            <w:r>
              <w:rPr>
                <w:rFonts w:ascii="Times New Roman" w:hAnsi="Times New Roman" w:cs="Times New Roman"/>
              </w:rPr>
              <w:t>ая</w:t>
            </w:r>
            <w:r w:rsidR="006C33D2">
              <w:rPr>
                <w:rFonts w:ascii="Times New Roman" w:hAnsi="Times New Roman" w:cs="Times New Roman"/>
              </w:rPr>
              <w:t xml:space="preserve"> строк</w:t>
            </w:r>
            <w:r>
              <w:rPr>
                <w:rFonts w:ascii="Times New Roman" w:hAnsi="Times New Roman" w:cs="Times New Roman"/>
              </w:rPr>
              <w:t>а</w:t>
            </w:r>
            <w:ins w:id="66" w:author="Хадиев Эдуард" w:date="2025-02-07T16:49:00Z">
              <w:r w:rsidR="002B0B25">
                <w:rPr>
                  <w:rFonts w:ascii="Times New Roman" w:hAnsi="Times New Roman" w:cs="Times New Roman"/>
                </w:rPr>
                <w:t xml:space="preserve"> </w:t>
              </w:r>
              <w:r w:rsidR="002B0B25" w:rsidRPr="002B0B25">
                <w:rPr>
                  <w:rFonts w:ascii="Times New Roman" w:hAnsi="Times New Roman" w:cs="Times New Roman"/>
                  <w:shd w:val="clear" w:color="auto" w:fill="00B050"/>
                  <w:rPrChange w:id="67" w:author="Хадиев Эдуард" w:date="2025-02-07T16:49:00Z">
                    <w:rPr>
                      <w:rFonts w:ascii="Times New Roman" w:hAnsi="Times New Roman" w:cs="Times New Roman"/>
                    </w:rPr>
                  </w:rPrChange>
                </w:rPr>
                <w:t>с возможностью выбора машиниста</w:t>
              </w:r>
            </w:ins>
            <w:r w:rsidR="006227F7">
              <w:rPr>
                <w:rFonts w:ascii="Times New Roman" w:hAnsi="Times New Roman" w:cs="Times New Roman"/>
              </w:rPr>
              <w:t>.</w:t>
            </w:r>
            <w:commentRangeEnd w:id="64"/>
            <w:r w:rsidR="00292239">
              <w:rPr>
                <w:rStyle w:val="a4"/>
                <w:rFonts w:ascii="Calibri" w:eastAsia="Calibri" w:hAnsi="Calibri" w:cs="Calibri"/>
                <w:lang w:eastAsia="ru-RU"/>
              </w:rPr>
              <w:commentReference w:id="64"/>
            </w:r>
            <w:commentRangeEnd w:id="65"/>
            <w:r w:rsidR="002B0B25">
              <w:rPr>
                <w:rStyle w:val="a4"/>
                <w:rFonts w:ascii="Calibri" w:eastAsia="Calibri" w:hAnsi="Calibri" w:cs="Calibri"/>
                <w:lang w:eastAsia="ru-RU"/>
              </w:rPr>
              <w:commentReference w:id="65"/>
            </w:r>
          </w:p>
        </w:tc>
      </w:tr>
      <w:tr w:rsidR="00C546DB" w14:paraId="13855ED8" w14:textId="77777777" w:rsidTr="007E4F21">
        <w:tc>
          <w:tcPr>
            <w:tcW w:w="4672" w:type="dxa"/>
            <w:vAlign w:val="center"/>
          </w:tcPr>
          <w:p w14:paraId="0B7FA606" w14:textId="504586EE" w:rsidR="00C546DB" w:rsidRPr="00C546DB" w:rsidRDefault="006040A0" w:rsidP="007E4F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3D625B">
              <w:rPr>
                <w:rFonts w:ascii="Times New Roman" w:hAnsi="Times New Roman" w:cs="Times New Roman"/>
              </w:rPr>
              <w:t>Отправить все на согласование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672" w:type="dxa"/>
          </w:tcPr>
          <w:p w14:paraId="2CCD9C28" w14:textId="165626EA" w:rsidR="00C546DB" w:rsidRDefault="006C33D2" w:rsidP="00C546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Отправляет на согласование в СУПА все предварительные заявки в статусе «</w:t>
            </w:r>
            <w:r w:rsidR="001D118D">
              <w:rPr>
                <w:rFonts w:ascii="Times New Roman" w:hAnsi="Times New Roman" w:cs="Times New Roman"/>
              </w:rPr>
              <w:t>Создана</w:t>
            </w:r>
            <w:r>
              <w:rPr>
                <w:rFonts w:ascii="Times New Roman" w:hAnsi="Times New Roman" w:cs="Times New Roman"/>
              </w:rPr>
              <w:t>».</w:t>
            </w:r>
          </w:p>
          <w:p w14:paraId="3B10EDF3" w14:textId="27FC0F1B" w:rsidR="00306C07" w:rsidRPr="00C546DB" w:rsidRDefault="006C33D2" w:rsidP="00C546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Активна, если есть хотя бы одна предварительная заявка в статусе «</w:t>
            </w:r>
            <w:r w:rsidR="001D118D">
              <w:rPr>
                <w:rFonts w:ascii="Times New Roman" w:hAnsi="Times New Roman" w:cs="Times New Roman"/>
              </w:rPr>
              <w:t>Создана</w:t>
            </w:r>
            <w:r>
              <w:rPr>
                <w:rFonts w:ascii="Times New Roman" w:hAnsi="Times New Roman" w:cs="Times New Roman"/>
              </w:rPr>
              <w:t>»</w:t>
            </w:r>
          </w:p>
        </w:tc>
      </w:tr>
    </w:tbl>
    <w:p w14:paraId="2FCAE123" w14:textId="77777777" w:rsidR="00C546DB" w:rsidRPr="00C546DB" w:rsidRDefault="00C546DB" w:rsidP="00C546DB"/>
    <w:p w14:paraId="222AF275" w14:textId="609CDA0A" w:rsidR="00196F18" w:rsidRPr="00FE520B" w:rsidRDefault="00196F18" w:rsidP="0050550A">
      <w:pPr>
        <w:pStyle w:val="3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68" w:name="_Toc190092297"/>
      <w:r w:rsidRPr="00FE520B">
        <w:rPr>
          <w:rFonts w:ascii="Times New Roman" w:hAnsi="Times New Roman" w:cs="Times New Roman"/>
          <w:b/>
          <w:bCs/>
          <w:color w:val="auto"/>
        </w:rPr>
        <w:t>Как работает функциональность</w:t>
      </w:r>
      <w:bookmarkEnd w:id="68"/>
    </w:p>
    <w:p w14:paraId="0BC8C144" w14:textId="6C599938" w:rsidR="003439DE" w:rsidRDefault="00285591" w:rsidP="002218B8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17397C">
        <w:rPr>
          <w:rFonts w:ascii="Times New Roman" w:hAnsi="Times New Roman" w:cs="Times New Roman"/>
          <w:sz w:val="24"/>
          <w:szCs w:val="24"/>
        </w:rPr>
        <w:t>редварительную заявку</w:t>
      </w:r>
      <w:r w:rsidR="00B91622">
        <w:rPr>
          <w:rFonts w:ascii="Times New Roman" w:hAnsi="Times New Roman" w:cs="Times New Roman"/>
          <w:sz w:val="24"/>
          <w:szCs w:val="24"/>
        </w:rPr>
        <w:t xml:space="preserve"> можно оформить</w:t>
      </w:r>
      <w:r w:rsidR="003C0B61">
        <w:rPr>
          <w:rFonts w:ascii="Times New Roman" w:hAnsi="Times New Roman" w:cs="Times New Roman"/>
          <w:sz w:val="24"/>
          <w:szCs w:val="24"/>
        </w:rPr>
        <w:t xml:space="preserve"> на</w:t>
      </w:r>
      <w:r w:rsidR="003C0B61" w:rsidRPr="002F0C87">
        <w:rPr>
          <w:rFonts w:ascii="Times New Roman" w:hAnsi="Times New Roman" w:cs="Times New Roman"/>
          <w:sz w:val="24"/>
          <w:szCs w:val="24"/>
        </w:rPr>
        <w:t xml:space="preserve"> </w:t>
      </w:r>
      <w:r w:rsidR="003C0B61">
        <w:rPr>
          <w:rFonts w:ascii="Times New Roman" w:hAnsi="Times New Roman" w:cs="Times New Roman"/>
          <w:sz w:val="24"/>
          <w:szCs w:val="24"/>
        </w:rPr>
        <w:t>собственное или арендованное ТС</w:t>
      </w:r>
      <w:r w:rsidR="007A73EA">
        <w:rPr>
          <w:rFonts w:ascii="Times New Roman" w:hAnsi="Times New Roman" w:cs="Times New Roman"/>
          <w:sz w:val="24"/>
          <w:szCs w:val="24"/>
        </w:rPr>
        <w:t>.</w:t>
      </w:r>
      <w:r w:rsidR="003439DE">
        <w:rPr>
          <w:rFonts w:ascii="Times New Roman" w:hAnsi="Times New Roman" w:cs="Times New Roman"/>
          <w:sz w:val="24"/>
          <w:szCs w:val="24"/>
        </w:rPr>
        <w:t xml:space="preserve"> </w:t>
      </w:r>
      <w:r w:rsidR="007A73EA">
        <w:rPr>
          <w:rFonts w:ascii="Times New Roman" w:hAnsi="Times New Roman" w:cs="Times New Roman"/>
          <w:sz w:val="24"/>
          <w:szCs w:val="24"/>
        </w:rPr>
        <w:t>В </w:t>
      </w:r>
      <w:r w:rsidR="003439DE">
        <w:rPr>
          <w:rFonts w:ascii="Times New Roman" w:hAnsi="Times New Roman" w:cs="Times New Roman"/>
          <w:sz w:val="24"/>
          <w:szCs w:val="24"/>
        </w:rPr>
        <w:t xml:space="preserve">зависимости от хода </w:t>
      </w:r>
      <w:r w:rsidR="005C6E5C">
        <w:rPr>
          <w:rFonts w:ascii="Times New Roman" w:hAnsi="Times New Roman" w:cs="Times New Roman"/>
          <w:sz w:val="24"/>
          <w:szCs w:val="24"/>
        </w:rPr>
        <w:t>согласования</w:t>
      </w:r>
      <w:r w:rsidR="003439DE">
        <w:rPr>
          <w:rFonts w:ascii="Times New Roman" w:hAnsi="Times New Roman" w:cs="Times New Roman"/>
          <w:sz w:val="24"/>
          <w:szCs w:val="24"/>
        </w:rPr>
        <w:t>,</w:t>
      </w:r>
      <w:r w:rsidR="007A73EA">
        <w:rPr>
          <w:rFonts w:ascii="Times New Roman" w:hAnsi="Times New Roman" w:cs="Times New Roman"/>
          <w:sz w:val="24"/>
          <w:szCs w:val="24"/>
        </w:rPr>
        <w:t xml:space="preserve"> предварительная заявка</w:t>
      </w:r>
      <w:r w:rsidR="003439DE">
        <w:rPr>
          <w:rFonts w:ascii="Times New Roman" w:hAnsi="Times New Roman" w:cs="Times New Roman"/>
          <w:sz w:val="24"/>
          <w:szCs w:val="24"/>
        </w:rPr>
        <w:t xml:space="preserve"> имеет 4 статуса</w:t>
      </w:r>
      <w:r w:rsidR="00995137">
        <w:rPr>
          <w:rFonts w:ascii="Times New Roman" w:hAnsi="Times New Roman" w:cs="Times New Roman"/>
          <w:sz w:val="24"/>
          <w:szCs w:val="24"/>
        </w:rPr>
        <w:t>.</w:t>
      </w:r>
    </w:p>
    <w:p w14:paraId="4B9569B4" w14:textId="321CF69A" w:rsidR="000F1D1E" w:rsidRPr="000F1D1E" w:rsidRDefault="000F1D1E" w:rsidP="000F1D1E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14</w:t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Статусы предварительных заявок</w:t>
      </w:r>
    </w:p>
    <w:tbl>
      <w:tblPr>
        <w:tblStyle w:val="a9"/>
        <w:tblW w:w="9344" w:type="dxa"/>
        <w:tblLook w:val="04A0" w:firstRow="1" w:lastRow="0" w:firstColumn="1" w:lastColumn="0" w:noHBand="0" w:noVBand="1"/>
      </w:tblPr>
      <w:tblGrid>
        <w:gridCol w:w="846"/>
        <w:gridCol w:w="4394"/>
        <w:gridCol w:w="4104"/>
      </w:tblGrid>
      <w:tr w:rsidR="00B47FE5" w14:paraId="166D465A" w14:textId="77777777" w:rsidTr="003357CB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28AC51CB" w14:textId="7E13D00E" w:rsidR="00B47FE5" w:rsidRPr="00B47FE5" w:rsidRDefault="00B47FE5" w:rsidP="00B47F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п.п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75CA9FB3" w14:textId="79345DFA" w:rsidR="00B47FE5" w:rsidRPr="00B47FE5" w:rsidRDefault="003357CB" w:rsidP="00B47F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статуса</w:t>
            </w:r>
          </w:p>
        </w:tc>
        <w:tc>
          <w:tcPr>
            <w:tcW w:w="4104" w:type="dxa"/>
            <w:shd w:val="clear" w:color="auto" w:fill="D9D9D9" w:themeFill="background1" w:themeFillShade="D9"/>
            <w:vAlign w:val="center"/>
          </w:tcPr>
          <w:p w14:paraId="3E71CE37" w14:textId="77777777" w:rsidR="00B47FE5" w:rsidRDefault="003357CB" w:rsidP="00B47F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ENUM</w:t>
            </w:r>
          </w:p>
          <w:p w14:paraId="795D96C0" w14:textId="608B2913" w:rsidR="003357CB" w:rsidRPr="003357CB" w:rsidRDefault="003357CB" w:rsidP="00B47F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transport_order_status</w:t>
            </w:r>
            <w:proofErr w:type="spellEnd"/>
          </w:p>
        </w:tc>
      </w:tr>
      <w:tr w:rsidR="00B47FE5" w14:paraId="15CCF0A8" w14:textId="77777777" w:rsidTr="003357CB">
        <w:tc>
          <w:tcPr>
            <w:tcW w:w="846" w:type="dxa"/>
          </w:tcPr>
          <w:p w14:paraId="7930B53F" w14:textId="77777777" w:rsidR="00B47FE5" w:rsidRPr="003357CB" w:rsidRDefault="00B47FE5" w:rsidP="003357CB">
            <w:pPr>
              <w:pStyle w:val="a3"/>
              <w:numPr>
                <w:ilvl w:val="0"/>
                <w:numId w:val="44"/>
              </w:numPr>
              <w:ind w:left="4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5CA627D3" w14:textId="671A6E9C" w:rsidR="00B47FE5" w:rsidRDefault="003357CB" w:rsidP="00343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Создана</w:t>
            </w:r>
          </w:p>
        </w:tc>
        <w:tc>
          <w:tcPr>
            <w:tcW w:w="4104" w:type="dxa"/>
          </w:tcPr>
          <w:p w14:paraId="6D529FE4" w14:textId="53A65101" w:rsidR="00B47FE5" w:rsidRPr="00187D0B" w:rsidRDefault="00187D0B" w:rsidP="003439D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</w:t>
            </w:r>
          </w:p>
        </w:tc>
      </w:tr>
      <w:tr w:rsidR="00B47FE5" w14:paraId="5403AD4A" w14:textId="77777777" w:rsidTr="003357CB">
        <w:tc>
          <w:tcPr>
            <w:tcW w:w="846" w:type="dxa"/>
          </w:tcPr>
          <w:p w14:paraId="72391633" w14:textId="77777777" w:rsidR="00B47FE5" w:rsidRPr="003357CB" w:rsidRDefault="00B47FE5" w:rsidP="003357CB">
            <w:pPr>
              <w:pStyle w:val="a3"/>
              <w:numPr>
                <w:ilvl w:val="0"/>
                <w:numId w:val="44"/>
              </w:numPr>
              <w:ind w:left="4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13159313" w14:textId="257B0088" w:rsidR="00B47FE5" w:rsidRDefault="003357CB" w:rsidP="00343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согласовании</w:t>
            </w:r>
          </w:p>
        </w:tc>
        <w:tc>
          <w:tcPr>
            <w:tcW w:w="4104" w:type="dxa"/>
          </w:tcPr>
          <w:p w14:paraId="3DB7ECC9" w14:textId="43DCADCE" w:rsidR="00B47FE5" w:rsidRPr="00187D0B" w:rsidRDefault="00187D0B" w:rsidP="003439D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on_confirm</w:t>
            </w:r>
            <w:proofErr w:type="spellEnd"/>
          </w:p>
        </w:tc>
      </w:tr>
      <w:tr w:rsidR="00B47FE5" w14:paraId="412A820A" w14:textId="77777777" w:rsidTr="003357CB">
        <w:tc>
          <w:tcPr>
            <w:tcW w:w="846" w:type="dxa"/>
          </w:tcPr>
          <w:p w14:paraId="2C1BDAA8" w14:textId="77777777" w:rsidR="00B47FE5" w:rsidRPr="003357CB" w:rsidRDefault="00B47FE5" w:rsidP="003357CB">
            <w:pPr>
              <w:pStyle w:val="a3"/>
              <w:numPr>
                <w:ilvl w:val="0"/>
                <w:numId w:val="44"/>
              </w:numPr>
              <w:ind w:left="4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43A032A7" w14:textId="4AE0F77E" w:rsidR="00B47FE5" w:rsidRDefault="003357CB" w:rsidP="00343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Согласована</w:t>
            </w:r>
          </w:p>
        </w:tc>
        <w:tc>
          <w:tcPr>
            <w:tcW w:w="4104" w:type="dxa"/>
          </w:tcPr>
          <w:p w14:paraId="73C3FF6A" w14:textId="3BB4C9C8" w:rsidR="00B47FE5" w:rsidRPr="00187D0B" w:rsidRDefault="00187D0B" w:rsidP="003439D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accepted</w:t>
            </w:r>
          </w:p>
        </w:tc>
      </w:tr>
      <w:tr w:rsidR="00B47FE5" w14:paraId="5367199C" w14:textId="77777777" w:rsidTr="003357CB">
        <w:tc>
          <w:tcPr>
            <w:tcW w:w="846" w:type="dxa"/>
          </w:tcPr>
          <w:p w14:paraId="16CB8F47" w14:textId="77777777" w:rsidR="00B47FE5" w:rsidRPr="003357CB" w:rsidRDefault="00B47FE5" w:rsidP="003357CB">
            <w:pPr>
              <w:pStyle w:val="a3"/>
              <w:numPr>
                <w:ilvl w:val="0"/>
                <w:numId w:val="44"/>
              </w:numPr>
              <w:ind w:left="4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1A4461E0" w14:textId="33AEB60F" w:rsidR="00B47FE5" w:rsidRDefault="003357CB" w:rsidP="00343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Откл</w:t>
            </w:r>
            <w:r w:rsidR="00187D0B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нена</w:t>
            </w:r>
          </w:p>
        </w:tc>
        <w:tc>
          <w:tcPr>
            <w:tcW w:w="4104" w:type="dxa"/>
          </w:tcPr>
          <w:p w14:paraId="4C6B8200" w14:textId="1CF90AE0" w:rsidR="00B47FE5" w:rsidRPr="00187D0B" w:rsidRDefault="00187D0B" w:rsidP="00343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rejected</w:t>
            </w:r>
          </w:p>
        </w:tc>
      </w:tr>
    </w:tbl>
    <w:p w14:paraId="24EFE780" w14:textId="77777777" w:rsidR="006A5B0D" w:rsidRPr="003439DE" w:rsidRDefault="006A5B0D" w:rsidP="00755695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F221FDE" w14:textId="18E8BD4B" w:rsidR="003E0EE8" w:rsidRPr="00FE520B" w:rsidRDefault="00657098" w:rsidP="00FE520B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69" w:name="_Toc190092298"/>
      <w:r w:rsidRPr="00FE520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Добавление</w:t>
      </w:r>
      <w:r w:rsidR="00B47EA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65636F" w:rsidRPr="00FE520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ТС</w:t>
      </w:r>
      <w:r w:rsidR="00FF51A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в РД</w:t>
      </w:r>
      <w:bookmarkEnd w:id="69"/>
    </w:p>
    <w:p w14:paraId="22949ECD" w14:textId="77777777" w:rsidR="00366B7D" w:rsidRDefault="00366B7D" w:rsidP="00560116">
      <w:pPr>
        <w:keepNext/>
        <w:jc w:val="center"/>
      </w:pPr>
      <w:r w:rsidRPr="00366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27C3E6" wp14:editId="6486EF11">
            <wp:extent cx="3943650" cy="290510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650" cy="290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49C0" w14:textId="4C96F8D9" w:rsidR="003E0EE8" w:rsidRDefault="00366B7D" w:rsidP="00366B7D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70" w:name="_Ref183424076"/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70"/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Модальное окно выбора</w:t>
      </w:r>
      <w:r w:rsidR="0065709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собственного</w:t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транспортного средства</w:t>
      </w:r>
    </w:p>
    <w:p w14:paraId="66F5F865" w14:textId="03D3820D" w:rsidR="00560116" w:rsidRPr="00560116" w:rsidRDefault="00560116" w:rsidP="0057594C">
      <w:pPr>
        <w:pStyle w:val="af7"/>
        <w:keepNext/>
        <w:spacing w:after="0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15</w: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модального окна для выбора собственного транспортного средства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51E6E" w14:paraId="79103285" w14:textId="77777777" w:rsidTr="00EE441A">
        <w:trPr>
          <w:trHeight w:val="504"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4A9766A4" w14:textId="7BEAFE71" w:rsidR="00951E6E" w:rsidRPr="00951E6E" w:rsidRDefault="00951E6E" w:rsidP="00951E6E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2D4988C1" w14:textId="01302705" w:rsidR="00951E6E" w:rsidRPr="00951E6E" w:rsidRDefault="00951E6E" w:rsidP="00951E6E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Описание элемента интерфейса</w:t>
            </w:r>
          </w:p>
        </w:tc>
      </w:tr>
      <w:tr w:rsidR="00951E6E" w14:paraId="70B2BDAD" w14:textId="77777777" w:rsidTr="00951E6E">
        <w:tc>
          <w:tcPr>
            <w:tcW w:w="4672" w:type="dxa"/>
          </w:tcPr>
          <w:p w14:paraId="7D6F136C" w14:textId="02F19903" w:rsidR="00951E6E" w:rsidRPr="00951E6E" w:rsidRDefault="00EE441A" w:rsidP="00951E6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«Фильтр»</w:t>
            </w:r>
          </w:p>
        </w:tc>
        <w:tc>
          <w:tcPr>
            <w:tcW w:w="4672" w:type="dxa"/>
          </w:tcPr>
          <w:p w14:paraId="294900DC" w14:textId="13DEAC06" w:rsidR="00951E6E" w:rsidRPr="00951E6E" w:rsidRDefault="00EE441A" w:rsidP="00951E6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</w:t>
            </w:r>
            <w:r w:rsidR="004C4D18">
              <w:rPr>
                <w:rFonts w:ascii="Times New Roman" w:hAnsi="Times New Roman" w:cs="Times New Roman"/>
              </w:rPr>
              <w:t xml:space="preserve"> по вхождению</w:t>
            </w:r>
            <w:r>
              <w:rPr>
                <w:rFonts w:ascii="Times New Roman" w:hAnsi="Times New Roman" w:cs="Times New Roman"/>
              </w:rPr>
              <w:t xml:space="preserve"> среди на</w:t>
            </w:r>
            <w:r w:rsidR="009F03B4">
              <w:rPr>
                <w:rFonts w:ascii="Times New Roman" w:hAnsi="Times New Roman" w:cs="Times New Roman"/>
              </w:rPr>
              <w:t>именований</w:t>
            </w:r>
            <w:r>
              <w:rPr>
                <w:rFonts w:ascii="Times New Roman" w:hAnsi="Times New Roman" w:cs="Times New Roman"/>
              </w:rPr>
              <w:t xml:space="preserve"> ТС</w:t>
            </w:r>
          </w:p>
        </w:tc>
      </w:tr>
      <w:tr w:rsidR="00951E6E" w14:paraId="516675CF" w14:textId="77777777" w:rsidTr="00951E6E">
        <w:tc>
          <w:tcPr>
            <w:tcW w:w="4672" w:type="dxa"/>
          </w:tcPr>
          <w:p w14:paraId="5163CD18" w14:textId="77777777" w:rsidR="00951E6E" w:rsidRDefault="004C4D18" w:rsidP="00951E6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Табличная часть «Наименование»</w:t>
            </w:r>
          </w:p>
          <w:p w14:paraId="14239A2D" w14:textId="4BE9C774" w:rsidR="004E4186" w:rsidRPr="00A16A57" w:rsidRDefault="00A16A57" w:rsidP="00951E6E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transports.equipment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_class_id</w:t>
            </w:r>
            <w:proofErr w:type="spellEnd"/>
          </w:p>
        </w:tc>
        <w:tc>
          <w:tcPr>
            <w:tcW w:w="4672" w:type="dxa"/>
          </w:tcPr>
          <w:p w14:paraId="34DE5B6F" w14:textId="40E3CCEE" w:rsidR="00951E6E" w:rsidRPr="00951E6E" w:rsidRDefault="004C4D18" w:rsidP="00951E6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ТС</w:t>
            </w:r>
          </w:p>
        </w:tc>
      </w:tr>
      <w:tr w:rsidR="00951E6E" w14:paraId="098F79A3" w14:textId="77777777" w:rsidTr="00951E6E">
        <w:tc>
          <w:tcPr>
            <w:tcW w:w="4672" w:type="dxa"/>
          </w:tcPr>
          <w:p w14:paraId="6787A1A7" w14:textId="77777777" w:rsidR="00951E6E" w:rsidRDefault="004C4D18" w:rsidP="00951E6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Табличная часть «Гос. номер»</w:t>
            </w:r>
          </w:p>
          <w:p w14:paraId="62C260C9" w14:textId="0CFB4D25" w:rsidR="004E4186" w:rsidRPr="00212D40" w:rsidRDefault="004E4186" w:rsidP="00951E6E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transports</w:t>
            </w:r>
            <w:r w:rsidRPr="00212D40">
              <w:rPr>
                <w:rFonts w:ascii="Times New Roman" w:hAnsi="Times New Roman" w:cs="Times New Roman"/>
                <w:i/>
                <w:iCs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reg</w:t>
            </w:r>
            <w:r w:rsidRPr="00212D40">
              <w:rPr>
                <w:rFonts w:ascii="Times New Roman" w:hAnsi="Times New Roman" w:cs="Times New Roman"/>
                <w:i/>
                <w:iCs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number</w:t>
            </w:r>
          </w:p>
        </w:tc>
        <w:tc>
          <w:tcPr>
            <w:tcW w:w="4672" w:type="dxa"/>
          </w:tcPr>
          <w:p w14:paraId="5607F003" w14:textId="2D9C8A7F" w:rsidR="00951E6E" w:rsidRPr="00951E6E" w:rsidRDefault="004C4D18" w:rsidP="00951E6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Гос. номер ТС</w:t>
            </w:r>
          </w:p>
        </w:tc>
      </w:tr>
      <w:tr w:rsidR="00951E6E" w14:paraId="2EA0D354" w14:textId="77777777" w:rsidTr="00951E6E">
        <w:tc>
          <w:tcPr>
            <w:tcW w:w="4672" w:type="dxa"/>
          </w:tcPr>
          <w:p w14:paraId="603A0DD2" w14:textId="22859F85" w:rsidR="00951E6E" w:rsidRPr="00951E6E" w:rsidRDefault="004C4D18" w:rsidP="00951E6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Кнопка «+»</w:t>
            </w:r>
          </w:p>
        </w:tc>
        <w:tc>
          <w:tcPr>
            <w:tcW w:w="4672" w:type="dxa"/>
          </w:tcPr>
          <w:p w14:paraId="2E31268E" w14:textId="55018785" w:rsidR="00951E6E" w:rsidRPr="00951E6E" w:rsidRDefault="004C4D18" w:rsidP="00951E6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Добавляет ТС в</w:t>
            </w:r>
            <w:r w:rsidR="004E4186">
              <w:rPr>
                <w:rFonts w:ascii="Times New Roman" w:hAnsi="Times New Roman" w:cs="Times New Roman"/>
              </w:rPr>
              <w:t xml:space="preserve"> РД для формирования предварительной заявки.</w:t>
            </w:r>
          </w:p>
        </w:tc>
      </w:tr>
      <w:tr w:rsidR="004E4186" w14:paraId="18A83095" w14:textId="77777777" w:rsidTr="00951E6E">
        <w:tc>
          <w:tcPr>
            <w:tcW w:w="4672" w:type="dxa"/>
          </w:tcPr>
          <w:p w14:paraId="01D62C11" w14:textId="2B48C397" w:rsidR="004E4186" w:rsidRDefault="004E4186" w:rsidP="00951E6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Пагинация</w:t>
            </w:r>
          </w:p>
        </w:tc>
        <w:tc>
          <w:tcPr>
            <w:tcW w:w="4672" w:type="dxa"/>
          </w:tcPr>
          <w:p w14:paraId="106548D8" w14:textId="77777777" w:rsidR="004E4186" w:rsidRDefault="004E4186" w:rsidP="00951E6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636EAB8" w14:textId="4A7E781A" w:rsidR="00493651" w:rsidRDefault="00493651" w:rsidP="00BF767C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добавлении собственного ТС пользователю доступно 2 варианта</w:t>
      </w:r>
      <w:r w:rsidR="00B47EAB">
        <w:rPr>
          <w:rFonts w:ascii="Times New Roman" w:eastAsia="Times New Roman" w:hAnsi="Times New Roman" w:cs="Times New Roman"/>
          <w:sz w:val="24"/>
          <w:szCs w:val="24"/>
        </w:rPr>
        <w:t xml:space="preserve"> (наполнение модального окна </w:t>
      </w:r>
      <w:r w:rsidR="00B47EA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B47EAB">
        <w:rPr>
          <w:rFonts w:ascii="Times New Roman" w:eastAsia="Times New Roman" w:hAnsi="Times New Roman" w:cs="Times New Roman"/>
          <w:sz w:val="24"/>
          <w:szCs w:val="24"/>
        </w:rPr>
        <w:instrText xml:space="preserve"> REF _Ref183424076 \h </w:instrText>
      </w:r>
      <w:r w:rsidR="00BF767C">
        <w:rPr>
          <w:rFonts w:ascii="Times New Roman" w:eastAsia="Times New Roman" w:hAnsi="Times New Roman" w:cs="Times New Roman"/>
          <w:sz w:val="24"/>
          <w:szCs w:val="24"/>
        </w:rPr>
        <w:instrText xml:space="preserve"> \* MERGEFORMAT </w:instrText>
      </w:r>
      <w:r w:rsidR="00B47EAB">
        <w:rPr>
          <w:rFonts w:ascii="Times New Roman" w:eastAsia="Times New Roman" w:hAnsi="Times New Roman" w:cs="Times New Roman"/>
          <w:sz w:val="24"/>
          <w:szCs w:val="24"/>
        </w:rPr>
      </w:r>
      <w:r w:rsidR="00B47EA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A3587F" w:rsidRPr="00366B7D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 w:rsidR="00A3587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5</w:t>
      </w:r>
      <w:r w:rsidR="00B47EA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B47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0C7C">
        <w:rPr>
          <w:rFonts w:ascii="Times New Roman" w:eastAsia="Times New Roman" w:hAnsi="Times New Roman" w:cs="Times New Roman"/>
          <w:sz w:val="24"/>
          <w:szCs w:val="24"/>
        </w:rPr>
        <w:t>не отличается</w:t>
      </w:r>
      <w:r w:rsidR="00B47EAB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14EB69" w14:textId="519397DF" w:rsidR="00493651" w:rsidRDefault="00493651" w:rsidP="00BF767C">
      <w:pPr>
        <w:pStyle w:val="a3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Добавление спецтехники – указание </w:t>
      </w:r>
      <w:r w:rsidR="00B471CF">
        <w:rPr>
          <w:rFonts w:ascii="Times New Roman" w:eastAsia="Times New Roman" w:hAnsi="Times New Roman" w:cs="Times New Roman"/>
          <w:sz w:val="24"/>
          <w:szCs w:val="24"/>
        </w:rPr>
        <w:t xml:space="preserve">сотрудника в качестве </w:t>
      </w:r>
      <w:r>
        <w:rPr>
          <w:rFonts w:ascii="Times New Roman" w:eastAsia="Times New Roman" w:hAnsi="Times New Roman" w:cs="Times New Roman"/>
          <w:sz w:val="24"/>
          <w:szCs w:val="24"/>
        </w:rPr>
        <w:t>машиниста обязательно.</w:t>
      </w:r>
    </w:p>
    <w:p w14:paraId="6BF941DA" w14:textId="4788B37B" w:rsidR="00493651" w:rsidRPr="00493651" w:rsidRDefault="00493651" w:rsidP="00BF767C">
      <w:pPr>
        <w:pStyle w:val="a3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Добавление бригадного автомобиля – указание</w:t>
      </w:r>
      <w:r w:rsidR="00B471CF">
        <w:rPr>
          <w:rFonts w:ascii="Times New Roman" w:eastAsia="Times New Roman" w:hAnsi="Times New Roman" w:cs="Times New Roman"/>
          <w:sz w:val="24"/>
          <w:szCs w:val="24"/>
        </w:rPr>
        <w:t xml:space="preserve"> сотрудника в качестве машиниста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доступно.</w:t>
      </w:r>
    </w:p>
    <w:p w14:paraId="325C77F6" w14:textId="5677CEC6" w:rsidR="00974E26" w:rsidRPr="005E754C" w:rsidRDefault="00080C7C" w:rsidP="00B471CF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Добавление </w:t>
      </w:r>
      <w:r w:rsidR="00050380">
        <w:rPr>
          <w:rFonts w:ascii="Times New Roman" w:eastAsia="Times New Roman" w:hAnsi="Times New Roman" w:cs="Times New Roman"/>
          <w:sz w:val="24"/>
          <w:szCs w:val="24"/>
        </w:rPr>
        <w:t>со</w:t>
      </w:r>
      <w:r w:rsidR="00C51707">
        <w:rPr>
          <w:rFonts w:ascii="Times New Roman" w:eastAsia="Times New Roman" w:hAnsi="Times New Roman" w:cs="Times New Roman"/>
          <w:sz w:val="24"/>
          <w:szCs w:val="24"/>
        </w:rPr>
        <w:t>трудник</w:t>
      </w:r>
      <w:r>
        <w:rPr>
          <w:rFonts w:ascii="Times New Roman" w:eastAsia="Times New Roman" w:hAnsi="Times New Roman" w:cs="Times New Roman"/>
          <w:sz w:val="24"/>
          <w:szCs w:val="24"/>
        </w:rPr>
        <w:t>а для спецтехники</w:t>
      </w:r>
      <w:r w:rsidR="00C51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происходит</w:t>
      </w:r>
      <w:r w:rsidR="00C51707">
        <w:rPr>
          <w:rFonts w:ascii="Times New Roman" w:eastAsia="Times New Roman" w:hAnsi="Times New Roman" w:cs="Times New Roman"/>
          <w:sz w:val="24"/>
          <w:szCs w:val="24"/>
        </w:rPr>
        <w:t xml:space="preserve"> путем выбора в отдельном модальном окне</w:t>
      </w:r>
      <w:r w:rsidR="00974E26" w:rsidRPr="005E754C">
        <w:rPr>
          <w:rFonts w:ascii="Times New Roman" w:eastAsia="Times New Roman" w:hAnsi="Times New Roman" w:cs="Times New Roman"/>
          <w:sz w:val="24"/>
          <w:szCs w:val="24"/>
        </w:rPr>
        <w:t xml:space="preserve">. В </w:t>
      </w:r>
      <w:r w:rsidR="00E8566B">
        <w:rPr>
          <w:rFonts w:ascii="Times New Roman" w:eastAsia="Times New Roman" w:hAnsi="Times New Roman" w:cs="Times New Roman"/>
          <w:sz w:val="24"/>
          <w:szCs w:val="24"/>
        </w:rPr>
        <w:t>нем</w:t>
      </w:r>
      <w:r w:rsidR="00974E26" w:rsidRPr="005E754C">
        <w:rPr>
          <w:rFonts w:ascii="Times New Roman" w:eastAsia="Times New Roman" w:hAnsi="Times New Roman" w:cs="Times New Roman"/>
          <w:sz w:val="24"/>
          <w:szCs w:val="24"/>
        </w:rPr>
        <w:t xml:space="preserve"> перечислены только те сотрудники, которые имеют</w:t>
      </w:r>
      <w:r w:rsidR="00FD2E86">
        <w:rPr>
          <w:rFonts w:ascii="Times New Roman" w:eastAsia="Times New Roman" w:hAnsi="Times New Roman" w:cs="Times New Roman"/>
          <w:sz w:val="24"/>
          <w:szCs w:val="24"/>
        </w:rPr>
        <w:t xml:space="preserve"> роль «Член бригады»</w:t>
      </w:r>
      <w:r w:rsidR="00974E26" w:rsidRPr="005E754C">
        <w:rPr>
          <w:rFonts w:ascii="Times New Roman" w:eastAsia="Times New Roman" w:hAnsi="Times New Roman" w:cs="Times New Roman"/>
          <w:sz w:val="24"/>
          <w:szCs w:val="24"/>
        </w:rPr>
        <w:t xml:space="preserve"> на работу в орг</w:t>
      </w:r>
      <w:r w:rsidR="009F2DDF">
        <w:rPr>
          <w:rFonts w:ascii="Times New Roman" w:eastAsia="Times New Roman" w:hAnsi="Times New Roman" w:cs="Times New Roman"/>
          <w:sz w:val="24"/>
          <w:szCs w:val="24"/>
        </w:rPr>
        <w:t>.</w:t>
      </w:r>
      <w:r w:rsidR="00974E26" w:rsidRPr="005E754C">
        <w:rPr>
          <w:rFonts w:ascii="Times New Roman" w:eastAsia="Times New Roman" w:hAnsi="Times New Roman" w:cs="Times New Roman"/>
          <w:sz w:val="24"/>
          <w:szCs w:val="24"/>
        </w:rPr>
        <w:t xml:space="preserve"> структуре текущего РД</w:t>
      </w:r>
      <w:r w:rsidR="00446D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446D27">
        <w:rPr>
          <w:rFonts w:ascii="Times New Roman" w:eastAsia="Times New Roman" w:hAnsi="Times New Roman" w:cs="Times New Roman"/>
          <w:sz w:val="24"/>
          <w:szCs w:val="24"/>
          <w:lang w:val="en-US"/>
        </w:rPr>
        <w:t>nds</w:t>
      </w:r>
      <w:proofErr w:type="spellEnd"/>
      <w:r w:rsidR="00446D27" w:rsidRPr="00446D27">
        <w:rPr>
          <w:rFonts w:ascii="Times New Roman" w:eastAsia="Times New Roman" w:hAnsi="Times New Roman" w:cs="Times New Roman"/>
          <w:sz w:val="24"/>
          <w:szCs w:val="24"/>
        </w:rPr>
        <w:t>_</w:t>
      </w:r>
      <w:r w:rsidR="00446D27">
        <w:rPr>
          <w:rFonts w:ascii="Times New Roman" w:eastAsia="Times New Roman" w:hAnsi="Times New Roman" w:cs="Times New Roman"/>
          <w:sz w:val="24"/>
          <w:szCs w:val="24"/>
          <w:lang w:val="en-US"/>
        </w:rPr>
        <w:t>rig</w:t>
      </w:r>
      <w:r w:rsidR="00C41393">
        <w:rPr>
          <w:rFonts w:ascii="Times New Roman" w:eastAsia="Times New Roman" w:hAnsi="Times New Roman" w:cs="Times New Roman"/>
          <w:sz w:val="24"/>
          <w:szCs w:val="24"/>
          <w:lang w:val="en-US"/>
        </w:rPr>
        <w:t>ht</w:t>
      </w:r>
      <w:r w:rsidR="00C41393" w:rsidRPr="00C4139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C41393">
        <w:rPr>
          <w:rFonts w:ascii="Times New Roman" w:eastAsia="Times New Roman" w:hAnsi="Times New Roman" w:cs="Times New Roman"/>
          <w:sz w:val="24"/>
          <w:szCs w:val="24"/>
          <w:lang w:val="en-US"/>
        </w:rPr>
        <w:t>staff</w:t>
      </w:r>
      <w:r w:rsidR="00446D27">
        <w:rPr>
          <w:rFonts w:ascii="Times New Roman" w:eastAsia="Times New Roman" w:hAnsi="Times New Roman" w:cs="Times New Roman"/>
          <w:sz w:val="24"/>
          <w:szCs w:val="24"/>
        </w:rPr>
        <w:t>)</w:t>
      </w:r>
      <w:r w:rsidR="00974E26" w:rsidRPr="005E754C">
        <w:rPr>
          <w:rFonts w:ascii="Times New Roman" w:eastAsia="Times New Roman" w:hAnsi="Times New Roman" w:cs="Times New Roman"/>
          <w:sz w:val="24"/>
          <w:szCs w:val="24"/>
        </w:rPr>
        <w:t xml:space="preserve">, и </w:t>
      </w:r>
      <w:r w:rsidR="00FD2E86">
        <w:rPr>
          <w:rFonts w:ascii="Times New Roman" w:eastAsia="Times New Roman" w:hAnsi="Times New Roman" w:cs="Times New Roman"/>
          <w:sz w:val="24"/>
          <w:szCs w:val="24"/>
        </w:rPr>
        <w:t>активное</w:t>
      </w:r>
      <w:r w:rsidR="00974E26" w:rsidRPr="005E754C">
        <w:rPr>
          <w:rFonts w:ascii="Times New Roman" w:eastAsia="Times New Roman" w:hAnsi="Times New Roman" w:cs="Times New Roman"/>
          <w:sz w:val="24"/>
          <w:szCs w:val="24"/>
        </w:rPr>
        <w:t xml:space="preserve"> дополнительное разрешение</w:t>
      </w:r>
      <w:r w:rsidR="00D134BD">
        <w:rPr>
          <w:rFonts w:ascii="Times New Roman" w:eastAsia="Times New Roman" w:hAnsi="Times New Roman" w:cs="Times New Roman"/>
          <w:sz w:val="24"/>
          <w:szCs w:val="24"/>
        </w:rPr>
        <w:t xml:space="preserve"> (профессию)</w:t>
      </w:r>
      <w:r w:rsidR="00C41393" w:rsidRPr="00C413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C41393">
        <w:rPr>
          <w:rFonts w:ascii="Times New Roman" w:eastAsia="Times New Roman" w:hAnsi="Times New Roman" w:cs="Times New Roman"/>
          <w:sz w:val="24"/>
          <w:szCs w:val="24"/>
          <w:lang w:val="en-US"/>
        </w:rPr>
        <w:t>permit</w:t>
      </w:r>
      <w:r w:rsidR="00C41393" w:rsidRPr="00C41393">
        <w:rPr>
          <w:rFonts w:ascii="Times New Roman" w:eastAsia="Times New Roman" w:hAnsi="Times New Roman" w:cs="Times New Roman"/>
          <w:sz w:val="24"/>
          <w:szCs w:val="24"/>
        </w:rPr>
        <w:t>_</w:t>
      </w:r>
      <w:r w:rsidR="00C41393">
        <w:rPr>
          <w:rFonts w:ascii="Times New Roman" w:eastAsia="Times New Roman" w:hAnsi="Times New Roman" w:cs="Times New Roman"/>
          <w:sz w:val="24"/>
          <w:szCs w:val="24"/>
          <w:lang w:val="en-US"/>
        </w:rPr>
        <w:t>right</w:t>
      </w:r>
      <w:r w:rsidR="00C41393" w:rsidRPr="00C413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1393">
        <w:rPr>
          <w:rFonts w:ascii="Times New Roman" w:eastAsia="Times New Roman" w:hAnsi="Times New Roman" w:cs="Times New Roman"/>
          <w:sz w:val="24"/>
          <w:szCs w:val="24"/>
          <w:lang w:val="en-US"/>
        </w:rPr>
        <w:t>not</w:t>
      </w:r>
      <w:r w:rsidR="00C41393" w:rsidRPr="00C413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1393">
        <w:rPr>
          <w:rFonts w:ascii="Times New Roman" w:eastAsia="Times New Roman" w:hAnsi="Times New Roman" w:cs="Times New Roman"/>
          <w:sz w:val="24"/>
          <w:szCs w:val="24"/>
          <w:lang w:val="en-US"/>
        </w:rPr>
        <w:t>null</w:t>
      </w:r>
      <w:r w:rsidR="00C41393" w:rsidRPr="00C41393">
        <w:rPr>
          <w:rFonts w:ascii="Times New Roman" w:eastAsia="Times New Roman" w:hAnsi="Times New Roman" w:cs="Times New Roman"/>
          <w:sz w:val="24"/>
          <w:szCs w:val="24"/>
        </w:rPr>
        <w:t>)</w:t>
      </w:r>
      <w:r w:rsidR="00FD2E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B2A59D" w14:textId="07EC7153" w:rsidR="00974E26" w:rsidRPr="006B5A3A" w:rsidRDefault="00120848" w:rsidP="00974E2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85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="00974E26" w:rsidRPr="005E754C">
        <w:rPr>
          <w:rFonts w:ascii="Times New Roman" w:eastAsia="Times New Roman" w:hAnsi="Times New Roman" w:cs="Times New Roman"/>
          <w:sz w:val="24"/>
          <w:szCs w:val="24"/>
        </w:rPr>
        <w:t>се сотрудник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="00974E26" w:rsidRPr="005E75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C41393">
        <w:rPr>
          <w:rFonts w:ascii="Times New Roman" w:eastAsia="Times New Roman" w:hAnsi="Times New Roman" w:cs="Times New Roman"/>
          <w:sz w:val="24"/>
          <w:szCs w:val="24"/>
        </w:rPr>
        <w:t>указан</w:t>
      </w:r>
      <w:r>
        <w:rPr>
          <w:rFonts w:ascii="Times New Roman" w:eastAsia="Times New Roman" w:hAnsi="Times New Roman" w:cs="Times New Roman"/>
          <w:sz w:val="24"/>
          <w:szCs w:val="24"/>
        </w:rPr>
        <w:t>ные</w:t>
      </w:r>
      <w:r w:rsidR="00C41393">
        <w:rPr>
          <w:rFonts w:ascii="Times New Roman" w:eastAsia="Times New Roman" w:hAnsi="Times New Roman" w:cs="Times New Roman"/>
          <w:sz w:val="24"/>
          <w:szCs w:val="24"/>
        </w:rPr>
        <w:t xml:space="preserve"> в качестве машиниста,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автоматически добавляются в состав бригады, и для них</w:t>
      </w:r>
      <w:r w:rsidR="00974E26" w:rsidRPr="005E75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134BD">
        <w:rPr>
          <w:rFonts w:ascii="Times New Roman" w:eastAsia="Times New Roman" w:hAnsi="Times New Roman" w:cs="Times New Roman"/>
          <w:sz w:val="24"/>
          <w:szCs w:val="24"/>
        </w:rPr>
        <w:t xml:space="preserve">требуется </w:t>
      </w:r>
      <w:r w:rsidR="00E8566B">
        <w:rPr>
          <w:rFonts w:ascii="Times New Roman" w:eastAsia="Times New Roman" w:hAnsi="Times New Roman" w:cs="Times New Roman"/>
          <w:sz w:val="24"/>
          <w:szCs w:val="24"/>
        </w:rPr>
        <w:t xml:space="preserve">указать </w:t>
      </w:r>
      <w:r w:rsidR="00974E26" w:rsidRPr="005E754C">
        <w:rPr>
          <w:rFonts w:ascii="Times New Roman" w:eastAsia="Times New Roman" w:hAnsi="Times New Roman" w:cs="Times New Roman"/>
          <w:sz w:val="24"/>
          <w:szCs w:val="24"/>
        </w:rPr>
        <w:t>професси</w:t>
      </w:r>
      <w:r w:rsidR="00E8566B">
        <w:rPr>
          <w:rFonts w:ascii="Times New Roman" w:eastAsia="Times New Roman" w:hAnsi="Times New Roman" w:cs="Times New Roman"/>
          <w:sz w:val="24"/>
          <w:szCs w:val="24"/>
        </w:rPr>
        <w:t>ю</w:t>
      </w:r>
      <w:r w:rsidR="00974E26" w:rsidRPr="005E754C">
        <w:rPr>
          <w:rFonts w:ascii="Times New Roman" w:eastAsia="Times New Roman" w:hAnsi="Times New Roman" w:cs="Times New Roman"/>
          <w:sz w:val="24"/>
          <w:szCs w:val="24"/>
        </w:rPr>
        <w:t xml:space="preserve"> в разделе «Бригада».</w:t>
      </w:r>
      <w:r w:rsidR="00B912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1211" w:rsidRPr="00BF767C">
        <w:rPr>
          <w:rFonts w:ascii="Times New Roman" w:eastAsia="Times New Roman" w:hAnsi="Times New Roman" w:cs="Times New Roman"/>
          <w:sz w:val="24"/>
          <w:szCs w:val="24"/>
        </w:rPr>
        <w:t>Обязательность выбора</w:t>
      </w:r>
      <w:r w:rsidR="006B5A3A" w:rsidRPr="00BF7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22AC" w:rsidRPr="00BF767C">
        <w:rPr>
          <w:rFonts w:ascii="Times New Roman" w:eastAsia="Times New Roman" w:hAnsi="Times New Roman" w:cs="Times New Roman"/>
          <w:sz w:val="24"/>
          <w:szCs w:val="24"/>
        </w:rPr>
        <w:t>профессии</w:t>
      </w:r>
      <w:r w:rsidR="00B91211" w:rsidRPr="00BF767C">
        <w:rPr>
          <w:rFonts w:ascii="Times New Roman" w:eastAsia="Times New Roman" w:hAnsi="Times New Roman" w:cs="Times New Roman"/>
          <w:sz w:val="24"/>
          <w:szCs w:val="24"/>
        </w:rPr>
        <w:t xml:space="preserve"> отключена</w:t>
      </w:r>
      <w:r w:rsidR="008522AC" w:rsidRPr="00BF76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C942FA" w:rsidRPr="00BF767C">
        <w:rPr>
          <w:rFonts w:ascii="Times New Roman" w:eastAsia="Times New Roman" w:hAnsi="Times New Roman" w:cs="Times New Roman"/>
          <w:sz w:val="24"/>
          <w:szCs w:val="24"/>
        </w:rPr>
        <w:t>до тех пор, пока</w:t>
      </w:r>
      <w:r w:rsidR="008522AC" w:rsidRPr="00BF767C">
        <w:rPr>
          <w:rFonts w:ascii="Times New Roman" w:eastAsia="Times New Roman" w:hAnsi="Times New Roman" w:cs="Times New Roman"/>
          <w:sz w:val="24"/>
          <w:szCs w:val="24"/>
        </w:rPr>
        <w:t xml:space="preserve"> не будет реализована интеграция с</w:t>
      </w:r>
      <w:r w:rsidR="001A1463" w:rsidRPr="00BF767C">
        <w:rPr>
          <w:rFonts w:ascii="Times New Roman" w:eastAsia="Times New Roman" w:hAnsi="Times New Roman" w:cs="Times New Roman"/>
          <w:sz w:val="24"/>
          <w:szCs w:val="24"/>
        </w:rPr>
        <w:t>о смежной системой (1С Промышленная безопасность)</w:t>
      </w:r>
      <w:r w:rsidR="008522AC" w:rsidRPr="00BF767C">
        <w:rPr>
          <w:rFonts w:ascii="Times New Roman" w:eastAsia="Times New Roman" w:hAnsi="Times New Roman" w:cs="Times New Roman"/>
          <w:sz w:val="24"/>
          <w:szCs w:val="24"/>
        </w:rPr>
        <w:t>.</w:t>
      </w:r>
      <w:r w:rsidR="00DE000B" w:rsidRPr="00BF767C">
        <w:rPr>
          <w:rFonts w:ascii="Times New Roman" w:eastAsia="Times New Roman" w:hAnsi="Times New Roman" w:cs="Times New Roman"/>
          <w:sz w:val="24"/>
          <w:szCs w:val="24"/>
        </w:rPr>
        <w:t xml:space="preserve"> Поле Машинист подсвечивается оранжевым цветом.</w:t>
      </w:r>
      <w:r w:rsidR="00C222BF" w:rsidRPr="00BF767C">
        <w:rPr>
          <w:rFonts w:ascii="Times New Roman" w:eastAsia="Times New Roman" w:hAnsi="Times New Roman" w:cs="Times New Roman"/>
          <w:sz w:val="24"/>
          <w:szCs w:val="24"/>
        </w:rPr>
        <w:t xml:space="preserve"> В составе бригады возле этого сотрудника</w:t>
      </w:r>
      <w:r w:rsidR="00DE000B" w:rsidRPr="00BF7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222BF" w:rsidRPr="00BF767C">
        <w:rPr>
          <w:rFonts w:ascii="Times New Roman" w:eastAsia="Times New Roman" w:hAnsi="Times New Roman" w:cs="Times New Roman"/>
          <w:sz w:val="24"/>
          <w:szCs w:val="24"/>
        </w:rPr>
        <w:lastRenderedPageBreak/>
        <w:t>отображается оранжевый восклицательный знак, при наведении на который выводится сообщение «Не указана профессия»</w:t>
      </w:r>
      <w:r w:rsidR="00083D4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083D4F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083D4F">
        <w:rPr>
          <w:rFonts w:ascii="Times New Roman" w:eastAsia="Times New Roman" w:hAnsi="Times New Roman" w:cs="Times New Roman"/>
          <w:sz w:val="24"/>
          <w:szCs w:val="24"/>
        </w:rPr>
        <w:instrText xml:space="preserve"> REF _Ref183437786 \h </w:instrText>
      </w:r>
      <w:r w:rsidR="00083D4F">
        <w:rPr>
          <w:rFonts w:ascii="Times New Roman" w:eastAsia="Times New Roman" w:hAnsi="Times New Roman" w:cs="Times New Roman"/>
          <w:sz w:val="24"/>
          <w:szCs w:val="24"/>
        </w:rPr>
      </w:r>
      <w:r w:rsidR="00083D4F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A3587F" w:rsidRPr="008A482C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 w:rsidR="00A3587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7</w:t>
      </w:r>
      <w:r w:rsidR="00083D4F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083D4F">
        <w:rPr>
          <w:rFonts w:ascii="Times New Roman" w:eastAsia="Times New Roman" w:hAnsi="Times New Roman" w:cs="Times New Roman"/>
          <w:sz w:val="24"/>
          <w:szCs w:val="24"/>
        </w:rPr>
        <w:t>)</w:t>
      </w:r>
      <w:r w:rsidR="00C222BF" w:rsidRPr="00BF76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6702F6" w14:textId="567D22F3" w:rsidR="00560116" w:rsidRDefault="00560116" w:rsidP="00EA62C3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605B1F3C" wp14:editId="15DDA144">
            <wp:extent cx="4112936" cy="2474587"/>
            <wp:effectExtent l="19050" t="19050" r="20955" b="215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936" cy="24745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D8550F" w14:textId="76FB9326" w:rsidR="00657098" w:rsidRDefault="00560116" w:rsidP="00560116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Модальное окно выбора категории транспортного средства</w:t>
      </w:r>
    </w:p>
    <w:p w14:paraId="38D74D16" w14:textId="457F9B8E" w:rsidR="00EA62C3" w:rsidRPr="00EA62C3" w:rsidRDefault="00EA62C3" w:rsidP="00C707DD">
      <w:pPr>
        <w:pStyle w:val="af7"/>
        <w:keepNext/>
        <w:spacing w:after="0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16</w:t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A83C3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–</w:t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Описание элементов модального окна для</w:t>
      </w:r>
      <w:r w:rsidRPr="00EA62C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 xml:space="preserve"> выбора категории транспортного средства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EA62C3" w14:paraId="66983E27" w14:textId="77777777" w:rsidTr="00132D17">
        <w:trPr>
          <w:trHeight w:val="504"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0FAF2BEF" w14:textId="77777777" w:rsidR="00EA62C3" w:rsidRPr="00951E6E" w:rsidRDefault="00EA62C3" w:rsidP="00132D17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4E351CA1" w14:textId="77777777" w:rsidR="00EA62C3" w:rsidRPr="00951E6E" w:rsidRDefault="00EA62C3" w:rsidP="00132D17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Описание элемента интерфейса</w:t>
            </w:r>
          </w:p>
        </w:tc>
      </w:tr>
      <w:tr w:rsidR="00EA62C3" w14:paraId="551F3BCB" w14:textId="77777777" w:rsidTr="00AF50C7">
        <w:tc>
          <w:tcPr>
            <w:tcW w:w="4672" w:type="dxa"/>
            <w:vAlign w:val="center"/>
          </w:tcPr>
          <w:p w14:paraId="79954D0F" w14:textId="180E802E" w:rsidR="00EA62C3" w:rsidRPr="00951E6E" w:rsidRDefault="00EA62C3" w:rsidP="00AF50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«Категория транспортного средства»</w:t>
            </w:r>
          </w:p>
        </w:tc>
        <w:tc>
          <w:tcPr>
            <w:tcW w:w="4672" w:type="dxa"/>
          </w:tcPr>
          <w:p w14:paraId="6FBA320E" w14:textId="3FB89D76" w:rsidR="00EA62C3" w:rsidRPr="00951E6E" w:rsidRDefault="00EA62C3" w:rsidP="00132D1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 по вхождению среди категорий</w:t>
            </w:r>
          </w:p>
        </w:tc>
      </w:tr>
      <w:tr w:rsidR="00EA62C3" w14:paraId="1DA5336B" w14:textId="77777777" w:rsidTr="00AF50C7">
        <w:tc>
          <w:tcPr>
            <w:tcW w:w="4672" w:type="dxa"/>
            <w:vAlign w:val="center"/>
          </w:tcPr>
          <w:p w14:paraId="2A45CC90" w14:textId="3DECE3C1" w:rsidR="00EA62C3" w:rsidRPr="00015D8F" w:rsidRDefault="00EA62C3" w:rsidP="00AF50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Список категори</w:t>
            </w:r>
            <w:r w:rsidR="00015D8F">
              <w:rPr>
                <w:rFonts w:ascii="Times New Roman" w:hAnsi="Times New Roman" w:cs="Times New Roman"/>
              </w:rPr>
              <w:t>й</w:t>
            </w:r>
          </w:p>
          <w:p w14:paraId="52C586C7" w14:textId="20BF7928" w:rsidR="00EA62C3" w:rsidRPr="00EA62C3" w:rsidRDefault="0060030A" w:rsidP="00AF50C7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object</w:t>
            </w:r>
            <w:r w:rsidRPr="00E37761">
              <w:rPr>
                <w:rFonts w:ascii="Times New Roman" w:hAnsi="Times New Roman" w:cs="Times New Roman"/>
                <w:i/>
                <w:iCs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types</w:t>
            </w:r>
            <w:r w:rsidR="00EA62C3" w:rsidRPr="00EA62C3">
              <w:rPr>
                <w:rFonts w:ascii="Times New Roman" w:hAnsi="Times New Roman" w:cs="Times New Roman"/>
                <w:i/>
                <w:iCs/>
              </w:rPr>
              <w:t>.</w:t>
            </w:r>
            <w:r w:rsidR="00EA62C3">
              <w:rPr>
                <w:rFonts w:ascii="Times New Roman" w:hAnsi="Times New Roman" w:cs="Times New Roman"/>
                <w:i/>
                <w:iCs/>
                <w:lang w:val="en-US"/>
              </w:rPr>
              <w:t>name</w:t>
            </w:r>
          </w:p>
        </w:tc>
        <w:tc>
          <w:tcPr>
            <w:tcW w:w="4672" w:type="dxa"/>
          </w:tcPr>
          <w:p w14:paraId="7ED071A8" w14:textId="51E04FF9" w:rsidR="00EA62C3" w:rsidRPr="00951E6E" w:rsidRDefault="00EA62C3" w:rsidP="00132D1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 </w:t>
            </w:r>
            <w:r w:rsidR="00015D8F">
              <w:rPr>
                <w:rFonts w:ascii="Times New Roman" w:hAnsi="Times New Roman" w:cs="Times New Roman"/>
              </w:rPr>
              <w:t>категории</w:t>
            </w:r>
          </w:p>
        </w:tc>
      </w:tr>
      <w:tr w:rsidR="007831AA" w14:paraId="50E6E032" w14:textId="77777777" w:rsidTr="00F10ED5">
        <w:tc>
          <w:tcPr>
            <w:tcW w:w="4672" w:type="dxa"/>
          </w:tcPr>
          <w:p w14:paraId="3A852611" w14:textId="582886E7" w:rsidR="007831AA" w:rsidRPr="00951E6E" w:rsidRDefault="007831AA" w:rsidP="00783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Кнопка «+»</w:t>
            </w:r>
          </w:p>
        </w:tc>
        <w:tc>
          <w:tcPr>
            <w:tcW w:w="4672" w:type="dxa"/>
          </w:tcPr>
          <w:p w14:paraId="21122A20" w14:textId="4792022D" w:rsidR="007831AA" w:rsidRPr="00951E6E" w:rsidRDefault="007831AA" w:rsidP="007831A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Добавляет категорию ТС в РД для формирования предварительной заявки.</w:t>
            </w:r>
          </w:p>
        </w:tc>
      </w:tr>
      <w:tr w:rsidR="00EA62C3" w14:paraId="6AAF5541" w14:textId="77777777" w:rsidTr="0073189C">
        <w:trPr>
          <w:trHeight w:val="543"/>
        </w:trPr>
        <w:tc>
          <w:tcPr>
            <w:tcW w:w="4672" w:type="dxa"/>
            <w:vAlign w:val="center"/>
          </w:tcPr>
          <w:p w14:paraId="4433BE72" w14:textId="77777777" w:rsidR="00EA62C3" w:rsidRDefault="00EA62C3" w:rsidP="00AF50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Пагинация</w:t>
            </w:r>
          </w:p>
        </w:tc>
        <w:tc>
          <w:tcPr>
            <w:tcW w:w="4672" w:type="dxa"/>
          </w:tcPr>
          <w:p w14:paraId="101E04EB" w14:textId="77777777" w:rsidR="00EA62C3" w:rsidRDefault="00EA62C3" w:rsidP="00132D1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8C2C306" w14:textId="54C2BF55" w:rsidR="000E5C8E" w:rsidRPr="00762891" w:rsidRDefault="00F23479" w:rsidP="000E5C8E">
      <w:pPr>
        <w:spacing w:before="240"/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Список доступных категорий определяется по маске </w:t>
      </w:r>
      <w:r w:rsidR="009B5E3F">
        <w:rPr>
          <w:rFonts w:ascii="Times New Roman" w:hAnsi="Times New Roman" w:cs="Times New Roman"/>
          <w:sz w:val="24"/>
          <w:szCs w:val="24"/>
        </w:rPr>
        <w:t>типа объекта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9B5E3F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="009B5E3F" w:rsidRPr="009B5E3F">
        <w:rPr>
          <w:rFonts w:ascii="Times New Roman" w:hAnsi="Times New Roman" w:cs="Times New Roman"/>
          <w:sz w:val="24"/>
          <w:szCs w:val="24"/>
        </w:rPr>
        <w:t>_</w:t>
      </w:r>
      <w:r w:rsidR="009B5E3F">
        <w:rPr>
          <w:rFonts w:ascii="Times New Roman" w:hAnsi="Times New Roman" w:cs="Times New Roman"/>
          <w:sz w:val="24"/>
          <w:szCs w:val="24"/>
          <w:lang w:val="en-US"/>
        </w:rPr>
        <w:t>types</w:t>
      </w:r>
      <w:r>
        <w:rPr>
          <w:rFonts w:ascii="Times New Roman" w:hAnsi="Times New Roman" w:cs="Times New Roman"/>
          <w:sz w:val="24"/>
          <w:szCs w:val="24"/>
        </w:rPr>
        <w:t>)</w:t>
      </w:r>
      <w:r w:rsidR="00762891" w:rsidRPr="00762891">
        <w:rPr>
          <w:rFonts w:ascii="Times New Roman" w:hAnsi="Times New Roman" w:cs="Times New Roman"/>
          <w:sz w:val="24"/>
          <w:szCs w:val="24"/>
        </w:rPr>
        <w:t>.</w:t>
      </w:r>
    </w:p>
    <w:p w14:paraId="3D373876" w14:textId="61BFBFC6" w:rsidR="00257F1A" w:rsidRPr="00257F1A" w:rsidRDefault="00257F1A" w:rsidP="000E5C8E">
      <w:pPr>
        <w:spacing w:before="240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57F1A">
        <w:rPr>
          <w:rFonts w:ascii="Times New Roman" w:hAnsi="Times New Roman" w:cs="Times New Roman"/>
          <w:b/>
          <w:bCs/>
          <w:sz w:val="24"/>
          <w:szCs w:val="24"/>
        </w:rPr>
        <w:t>ЦиП</w:t>
      </w:r>
      <w:proofErr w:type="spellEnd"/>
      <w:r w:rsidRPr="00257F1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2CE7A6" w14:textId="04C9B212" w:rsidR="00257F1A" w:rsidRPr="00257F1A" w:rsidRDefault="00257F1A" w:rsidP="00AA69B4">
      <w:pPr>
        <w:pStyle w:val="a3"/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AGR****</w:t>
      </w:r>
    </w:p>
    <w:p w14:paraId="48C10107" w14:textId="19C9AF60" w:rsidR="00257F1A" w:rsidRDefault="00257F1A" w:rsidP="00AA69B4">
      <w:pPr>
        <w:pStyle w:val="a3"/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ALG****</w:t>
      </w:r>
    </w:p>
    <w:p w14:paraId="6959C78B" w14:textId="6F0D8803" w:rsidR="00257F1A" w:rsidRDefault="00257F1A" w:rsidP="00AA69B4">
      <w:pPr>
        <w:pStyle w:val="a3"/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ASP****</w:t>
      </w:r>
    </w:p>
    <w:p w14:paraId="2FD34E59" w14:textId="2D5ADEB1" w:rsidR="004643E0" w:rsidRPr="004643E0" w:rsidRDefault="004643E0" w:rsidP="004643E0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71" w:name="_Ref181709260"/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17</w: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71"/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Список категорий для </w:t>
      </w:r>
      <w:proofErr w:type="spellStart"/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ЦиП</w:t>
      </w:r>
      <w:proofErr w:type="spellEnd"/>
    </w:p>
    <w:tbl>
      <w:tblPr>
        <w:tblStyle w:val="a9"/>
        <w:tblW w:w="9344" w:type="dxa"/>
        <w:tblLook w:val="04A0" w:firstRow="1" w:lastRow="0" w:firstColumn="1" w:lastColumn="0" w:noHBand="0" w:noVBand="1"/>
      </w:tblPr>
      <w:tblGrid>
        <w:gridCol w:w="704"/>
        <w:gridCol w:w="3969"/>
        <w:gridCol w:w="4671"/>
      </w:tblGrid>
      <w:tr w:rsidR="00401C43" w14:paraId="05FCFE0C" w14:textId="77777777" w:rsidTr="000D46D6"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20875C43" w14:textId="09047446" w:rsidR="00401C43" w:rsidRPr="001A7B84" w:rsidRDefault="00401C43" w:rsidP="00401C4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 xml:space="preserve">№ </w:t>
            </w:r>
            <w:proofErr w:type="spellStart"/>
            <w:r w:rsidRPr="001A7B84">
              <w:rPr>
                <w:rFonts w:ascii="Times New Roman" w:hAnsi="Times New Roman" w:cs="Times New Roman"/>
                <w:b/>
                <w:bCs/>
              </w:rPr>
              <w:t>п.п</w:t>
            </w:r>
            <w:proofErr w:type="spellEnd"/>
            <w:r w:rsidRPr="001A7B8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0ADA5A3E" w14:textId="43AD5560" w:rsidR="00401C43" w:rsidRPr="001A7B84" w:rsidRDefault="005E45BC" w:rsidP="00401C4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>Тип объекта</w:t>
            </w:r>
          </w:p>
          <w:p w14:paraId="03EB3AE7" w14:textId="31ABCA58" w:rsidR="000D46D6" w:rsidRPr="001A7B84" w:rsidRDefault="000D46D6" w:rsidP="00401C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Start"/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integration</w:t>
            </w:r>
            <w:proofErr w:type="gramEnd"/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_entity_id</w:t>
            </w:r>
            <w:proofErr w:type="spellEnd"/>
            <w:r w:rsidRPr="001A7B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671" w:type="dxa"/>
            <w:shd w:val="clear" w:color="auto" w:fill="D9D9D9" w:themeFill="background1" w:themeFillShade="D9"/>
            <w:vAlign w:val="center"/>
          </w:tcPr>
          <w:p w14:paraId="0E4B47F4" w14:textId="01C5AA13" w:rsidR="00401C43" w:rsidRPr="001A7B84" w:rsidRDefault="00401C43" w:rsidP="00401C4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  <w:p w14:paraId="723F6B1C" w14:textId="21AC8308" w:rsidR="000D46D6" w:rsidRPr="001A7B84" w:rsidRDefault="000D46D6" w:rsidP="00401C43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(</w:t>
            </w:r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name</w:t>
            </w:r>
            <w:r w:rsidRPr="001A7B84">
              <w:rPr>
                <w:rFonts w:ascii="Times New Roman" w:hAnsi="Times New Roman" w:cs="Times New Roman"/>
              </w:rPr>
              <w:t>)</w:t>
            </w:r>
          </w:p>
        </w:tc>
      </w:tr>
      <w:tr w:rsidR="009F731F" w14:paraId="07206114" w14:textId="77777777" w:rsidTr="00E46421">
        <w:tc>
          <w:tcPr>
            <w:tcW w:w="704" w:type="dxa"/>
          </w:tcPr>
          <w:p w14:paraId="55AAC2FD" w14:textId="77777777" w:rsidR="009F731F" w:rsidRPr="001A7B84" w:rsidRDefault="009F731F" w:rsidP="009F731F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13073955" w14:textId="232C89F8" w:rsidR="009F731F" w:rsidRPr="001A7B84" w:rsidRDefault="009F731F" w:rsidP="009F731F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AGR0001</w:t>
            </w:r>
          </w:p>
        </w:tc>
        <w:tc>
          <w:tcPr>
            <w:tcW w:w="4671" w:type="dxa"/>
            <w:vAlign w:val="bottom"/>
          </w:tcPr>
          <w:p w14:paraId="172F280E" w14:textId="021AE798" w:rsidR="009F731F" w:rsidRPr="001A7B84" w:rsidRDefault="009F731F" w:rsidP="009F731F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Грузовая машина (ГМ)</w:t>
            </w:r>
          </w:p>
        </w:tc>
      </w:tr>
      <w:tr w:rsidR="009F731F" w14:paraId="20ABD545" w14:textId="77777777" w:rsidTr="00E46421">
        <w:tc>
          <w:tcPr>
            <w:tcW w:w="704" w:type="dxa"/>
          </w:tcPr>
          <w:p w14:paraId="0038F464" w14:textId="77777777" w:rsidR="009F731F" w:rsidRPr="001A7B84" w:rsidRDefault="009F731F" w:rsidP="009F731F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240455AE" w14:textId="1814BA21" w:rsidR="009F731F" w:rsidRPr="001A7B84" w:rsidRDefault="009F731F" w:rsidP="009F73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</w:rPr>
              <w:t>AGR000</w:t>
            </w:r>
            <w:r w:rsidRPr="001A7B8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671" w:type="dxa"/>
            <w:vAlign w:val="bottom"/>
          </w:tcPr>
          <w:p w14:paraId="5557B446" w14:textId="14CBF221" w:rsidR="009F731F" w:rsidRPr="001A7B84" w:rsidRDefault="009F731F" w:rsidP="009F731F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 xml:space="preserve">Лесовоз </w:t>
            </w:r>
            <w:proofErr w:type="spellStart"/>
            <w:proofErr w:type="gramStart"/>
            <w:r w:rsidRPr="001A7B84">
              <w:rPr>
                <w:rFonts w:ascii="Times New Roman" w:hAnsi="Times New Roman" w:cs="Times New Roman"/>
                <w:color w:val="000000"/>
              </w:rPr>
              <w:t>автомоб</w:t>
            </w:r>
            <w:proofErr w:type="spellEnd"/>
            <w:r w:rsidRPr="001A7B84">
              <w:rPr>
                <w:rFonts w:ascii="Times New Roman" w:hAnsi="Times New Roman" w:cs="Times New Roman"/>
                <w:color w:val="000000"/>
              </w:rPr>
              <w:t>(</w:t>
            </w:r>
            <w:proofErr w:type="gramEnd"/>
            <w:r w:rsidRPr="001A7B84">
              <w:rPr>
                <w:rFonts w:ascii="Times New Roman" w:hAnsi="Times New Roman" w:cs="Times New Roman"/>
                <w:color w:val="000000"/>
              </w:rPr>
              <w:t>ЛВА)</w:t>
            </w:r>
          </w:p>
        </w:tc>
      </w:tr>
      <w:tr w:rsidR="009F731F" w14:paraId="6404E212" w14:textId="77777777" w:rsidTr="00E46421">
        <w:tc>
          <w:tcPr>
            <w:tcW w:w="704" w:type="dxa"/>
          </w:tcPr>
          <w:p w14:paraId="7B218ADC" w14:textId="77777777" w:rsidR="009F731F" w:rsidRPr="001A7B84" w:rsidRDefault="009F731F" w:rsidP="009F731F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50D90F1C" w14:textId="1FCC0720" w:rsidR="009F731F" w:rsidRPr="001A7B84" w:rsidRDefault="009F731F" w:rsidP="009F73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</w:rPr>
              <w:t>AGR000</w:t>
            </w:r>
            <w:r w:rsidRPr="001A7B8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671" w:type="dxa"/>
            <w:vAlign w:val="bottom"/>
          </w:tcPr>
          <w:p w14:paraId="3225824F" w14:textId="059979D5" w:rsidR="009F731F" w:rsidRPr="001A7B84" w:rsidRDefault="009F731F" w:rsidP="009F731F">
            <w:pPr>
              <w:rPr>
                <w:rFonts w:ascii="Times New Roman" w:hAnsi="Times New Roman" w:cs="Times New Roman"/>
              </w:rPr>
            </w:pP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Автомоб.борт</w:t>
            </w:r>
            <w:proofErr w:type="spellEnd"/>
            <w:r w:rsidRPr="001A7B84">
              <w:rPr>
                <w:rFonts w:ascii="Times New Roman" w:hAnsi="Times New Roman" w:cs="Times New Roman"/>
                <w:color w:val="000000"/>
              </w:rPr>
              <w:t>(АБРТ)</w:t>
            </w:r>
          </w:p>
        </w:tc>
      </w:tr>
      <w:tr w:rsidR="009F731F" w14:paraId="5BF63EAA" w14:textId="77777777" w:rsidTr="00E46421">
        <w:tc>
          <w:tcPr>
            <w:tcW w:w="704" w:type="dxa"/>
          </w:tcPr>
          <w:p w14:paraId="2A61B06C" w14:textId="77777777" w:rsidR="009F731F" w:rsidRPr="001A7B84" w:rsidRDefault="009F731F" w:rsidP="009F731F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00B9D796" w14:textId="411960D4" w:rsidR="009F731F" w:rsidRPr="001A7B84" w:rsidRDefault="009F731F" w:rsidP="009F731F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ALG0001</w:t>
            </w:r>
          </w:p>
        </w:tc>
        <w:tc>
          <w:tcPr>
            <w:tcW w:w="4671" w:type="dxa"/>
            <w:vAlign w:val="bottom"/>
          </w:tcPr>
          <w:p w14:paraId="74903961" w14:textId="16B172F4" w:rsidR="009F731F" w:rsidRPr="001A7B84" w:rsidRDefault="009F731F" w:rsidP="009F731F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Бригадный автомобиль</w:t>
            </w:r>
          </w:p>
        </w:tc>
      </w:tr>
      <w:tr w:rsidR="009F731F" w14:paraId="75E7855B" w14:textId="77777777" w:rsidTr="00E46421">
        <w:tc>
          <w:tcPr>
            <w:tcW w:w="704" w:type="dxa"/>
          </w:tcPr>
          <w:p w14:paraId="10CEF1E0" w14:textId="77777777" w:rsidR="009F731F" w:rsidRPr="001A7B84" w:rsidRDefault="009F731F" w:rsidP="009F731F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6E21EA5A" w14:textId="05A470EC" w:rsidR="009F731F" w:rsidRPr="001A7B84" w:rsidRDefault="009F731F" w:rsidP="009F731F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ASP0001</w:t>
            </w:r>
          </w:p>
        </w:tc>
        <w:tc>
          <w:tcPr>
            <w:tcW w:w="4671" w:type="dxa"/>
            <w:vAlign w:val="bottom"/>
          </w:tcPr>
          <w:p w14:paraId="26285F94" w14:textId="30515B1E" w:rsidR="009F731F" w:rsidRPr="001A7B84" w:rsidRDefault="009F731F" w:rsidP="009F731F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Кран-манипулятор</w:t>
            </w:r>
          </w:p>
        </w:tc>
      </w:tr>
      <w:tr w:rsidR="009F731F" w14:paraId="6405F069" w14:textId="77777777" w:rsidTr="00E46421">
        <w:tc>
          <w:tcPr>
            <w:tcW w:w="704" w:type="dxa"/>
          </w:tcPr>
          <w:p w14:paraId="4DF3F708" w14:textId="77777777" w:rsidR="009F731F" w:rsidRPr="001A7B84" w:rsidRDefault="009F731F" w:rsidP="009F731F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2358DB3B" w14:textId="108CC14A" w:rsidR="009F731F" w:rsidRPr="001A7B84" w:rsidRDefault="009F731F" w:rsidP="009F731F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ASP0002</w:t>
            </w:r>
          </w:p>
        </w:tc>
        <w:tc>
          <w:tcPr>
            <w:tcW w:w="4671" w:type="dxa"/>
            <w:vAlign w:val="bottom"/>
          </w:tcPr>
          <w:p w14:paraId="22DF1A70" w14:textId="67FA5650" w:rsidR="009F731F" w:rsidRPr="001A7B84" w:rsidRDefault="009F731F" w:rsidP="009F731F">
            <w:pPr>
              <w:rPr>
                <w:rFonts w:ascii="Times New Roman" w:hAnsi="Times New Roman" w:cs="Times New Roman"/>
              </w:rPr>
            </w:pP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БурилКрановМашина</w:t>
            </w:r>
            <w:proofErr w:type="spellEnd"/>
          </w:p>
        </w:tc>
      </w:tr>
      <w:tr w:rsidR="009F731F" w14:paraId="3D17E20F" w14:textId="77777777" w:rsidTr="00806C04">
        <w:tc>
          <w:tcPr>
            <w:tcW w:w="704" w:type="dxa"/>
          </w:tcPr>
          <w:p w14:paraId="52E4CF0D" w14:textId="77777777" w:rsidR="009F731F" w:rsidRPr="001A7B84" w:rsidRDefault="009F731F" w:rsidP="009F731F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2EE7F692" w14:textId="02DFE62A" w:rsidR="009F731F" w:rsidRPr="001A7B84" w:rsidRDefault="009F731F" w:rsidP="009F731F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ASP0003</w:t>
            </w:r>
          </w:p>
        </w:tc>
        <w:tc>
          <w:tcPr>
            <w:tcW w:w="4671" w:type="dxa"/>
            <w:vAlign w:val="bottom"/>
          </w:tcPr>
          <w:p w14:paraId="13EB1882" w14:textId="468DFF58" w:rsidR="009F731F" w:rsidRPr="001A7B84" w:rsidRDefault="009F731F" w:rsidP="009F731F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Служебный транспорт</w:t>
            </w:r>
          </w:p>
        </w:tc>
      </w:tr>
      <w:tr w:rsidR="009F731F" w14:paraId="4D937BFC" w14:textId="77777777" w:rsidTr="00806C04">
        <w:tc>
          <w:tcPr>
            <w:tcW w:w="704" w:type="dxa"/>
          </w:tcPr>
          <w:p w14:paraId="0248F9F4" w14:textId="77777777" w:rsidR="009F731F" w:rsidRPr="001A7B84" w:rsidRDefault="009F731F" w:rsidP="009F731F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44A9C721" w14:textId="628D8829" w:rsidR="009F731F" w:rsidRPr="001A7B84" w:rsidRDefault="009F731F" w:rsidP="009F731F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ASP0004</w:t>
            </w:r>
          </w:p>
        </w:tc>
        <w:tc>
          <w:tcPr>
            <w:tcW w:w="4671" w:type="dxa"/>
            <w:vAlign w:val="bottom"/>
          </w:tcPr>
          <w:p w14:paraId="40490D64" w14:textId="4A5BAE07" w:rsidR="009F731F" w:rsidRPr="001A7B84" w:rsidRDefault="009F731F" w:rsidP="009F731F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Автокран</w:t>
            </w:r>
          </w:p>
        </w:tc>
      </w:tr>
      <w:tr w:rsidR="009F731F" w14:paraId="366F1F57" w14:textId="77777777" w:rsidTr="00806C04">
        <w:tc>
          <w:tcPr>
            <w:tcW w:w="704" w:type="dxa"/>
          </w:tcPr>
          <w:p w14:paraId="2E085767" w14:textId="77777777" w:rsidR="009F731F" w:rsidRPr="001A7B84" w:rsidRDefault="009F731F" w:rsidP="009F731F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110DD0A1" w14:textId="6AAD81DC" w:rsidR="009F731F" w:rsidRPr="001A7B84" w:rsidRDefault="009F731F" w:rsidP="009F731F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ASP0005</w:t>
            </w:r>
          </w:p>
        </w:tc>
        <w:tc>
          <w:tcPr>
            <w:tcW w:w="4671" w:type="dxa"/>
            <w:vAlign w:val="bottom"/>
          </w:tcPr>
          <w:p w14:paraId="5A096B88" w14:textId="65E2890F" w:rsidR="009F731F" w:rsidRPr="001A7B84" w:rsidRDefault="009F731F" w:rsidP="009F731F">
            <w:pPr>
              <w:rPr>
                <w:rFonts w:ascii="Times New Roman" w:hAnsi="Times New Roman" w:cs="Times New Roman"/>
              </w:rPr>
            </w:pP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ЭлекТехнЛаборатория</w:t>
            </w:r>
            <w:proofErr w:type="spellEnd"/>
          </w:p>
        </w:tc>
      </w:tr>
      <w:tr w:rsidR="009F731F" w14:paraId="56B14A39" w14:textId="77777777" w:rsidTr="00806C04">
        <w:tc>
          <w:tcPr>
            <w:tcW w:w="704" w:type="dxa"/>
          </w:tcPr>
          <w:p w14:paraId="60122BC3" w14:textId="77777777" w:rsidR="009F731F" w:rsidRPr="001A7B84" w:rsidRDefault="009F731F" w:rsidP="009F731F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3425CBE8" w14:textId="1D5BB428" w:rsidR="009F731F" w:rsidRPr="001A7B84" w:rsidRDefault="009F731F" w:rsidP="009F731F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ASP0006</w:t>
            </w:r>
          </w:p>
        </w:tc>
        <w:tc>
          <w:tcPr>
            <w:tcW w:w="4671" w:type="dxa"/>
            <w:vAlign w:val="bottom"/>
          </w:tcPr>
          <w:p w14:paraId="290C449F" w14:textId="2788124A" w:rsidR="009F731F" w:rsidRPr="001A7B84" w:rsidRDefault="009F731F" w:rsidP="009F731F">
            <w:pPr>
              <w:rPr>
                <w:rFonts w:ascii="Times New Roman" w:hAnsi="Times New Roman" w:cs="Times New Roman"/>
              </w:rPr>
            </w:pP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ЭлекМеханМастерская</w:t>
            </w:r>
            <w:proofErr w:type="spellEnd"/>
          </w:p>
        </w:tc>
      </w:tr>
      <w:tr w:rsidR="009F731F" w14:paraId="21A3784D" w14:textId="77777777" w:rsidTr="00806C04">
        <w:tc>
          <w:tcPr>
            <w:tcW w:w="704" w:type="dxa"/>
          </w:tcPr>
          <w:p w14:paraId="6A794AF7" w14:textId="77777777" w:rsidR="009F731F" w:rsidRPr="001A7B84" w:rsidRDefault="009F731F" w:rsidP="009F731F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4A3DD2E7" w14:textId="621B3733" w:rsidR="009F731F" w:rsidRPr="001A7B84" w:rsidRDefault="009F731F" w:rsidP="009F731F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ASP0007</w:t>
            </w:r>
          </w:p>
        </w:tc>
        <w:tc>
          <w:tcPr>
            <w:tcW w:w="4671" w:type="dxa"/>
            <w:vAlign w:val="bottom"/>
          </w:tcPr>
          <w:p w14:paraId="40D0B458" w14:textId="6D336188" w:rsidR="009F731F" w:rsidRPr="001A7B84" w:rsidRDefault="009F731F" w:rsidP="009F731F">
            <w:pPr>
              <w:rPr>
                <w:rFonts w:ascii="Times New Roman" w:hAnsi="Times New Roman" w:cs="Times New Roman"/>
              </w:rPr>
            </w:pP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Автомоб.лебед</w:t>
            </w:r>
            <w:proofErr w:type="spellEnd"/>
            <w:r w:rsidRPr="001A7B84">
              <w:rPr>
                <w:rFonts w:ascii="Times New Roman" w:hAnsi="Times New Roman" w:cs="Times New Roman"/>
                <w:color w:val="000000"/>
              </w:rPr>
              <w:t>(АСЛБ)</w:t>
            </w:r>
          </w:p>
        </w:tc>
      </w:tr>
      <w:tr w:rsidR="009F731F" w14:paraId="0145055C" w14:textId="77777777" w:rsidTr="00806C04">
        <w:tc>
          <w:tcPr>
            <w:tcW w:w="704" w:type="dxa"/>
          </w:tcPr>
          <w:p w14:paraId="174ADDC5" w14:textId="77777777" w:rsidR="009F731F" w:rsidRPr="001A7B84" w:rsidRDefault="009F731F" w:rsidP="009F731F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2E2A8018" w14:textId="4921831B" w:rsidR="009F731F" w:rsidRPr="001A7B84" w:rsidRDefault="009F731F" w:rsidP="009F731F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ASP0008</w:t>
            </w:r>
          </w:p>
        </w:tc>
        <w:tc>
          <w:tcPr>
            <w:tcW w:w="4671" w:type="dxa"/>
            <w:vAlign w:val="bottom"/>
          </w:tcPr>
          <w:p w14:paraId="2F80F508" w14:textId="74C9E1FC" w:rsidR="009F731F" w:rsidRPr="001A7B84" w:rsidRDefault="009F731F" w:rsidP="009F731F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Автоподъёмник</w:t>
            </w:r>
          </w:p>
        </w:tc>
      </w:tr>
      <w:tr w:rsidR="00B61C32" w14:paraId="0CF5F385" w14:textId="77777777" w:rsidTr="00BF2771">
        <w:tc>
          <w:tcPr>
            <w:tcW w:w="704" w:type="dxa"/>
          </w:tcPr>
          <w:p w14:paraId="4FEB388B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DE50717" w14:textId="4E5BB597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ASP0010</w:t>
            </w:r>
          </w:p>
        </w:tc>
        <w:tc>
          <w:tcPr>
            <w:tcW w:w="4671" w:type="dxa"/>
            <w:vAlign w:val="bottom"/>
          </w:tcPr>
          <w:p w14:paraId="264DAD16" w14:textId="2D1B6620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Грподъем.мех</w:t>
            </w:r>
            <w:proofErr w:type="spellEnd"/>
            <w:r w:rsidRPr="001A7B84">
              <w:rPr>
                <w:rFonts w:ascii="Times New Roman" w:hAnsi="Times New Roman" w:cs="Times New Roman"/>
                <w:color w:val="000000"/>
              </w:rPr>
              <w:t>-м(ГПМ)</w:t>
            </w:r>
          </w:p>
        </w:tc>
      </w:tr>
      <w:tr w:rsidR="00B61C32" w14:paraId="02F204E1" w14:textId="77777777" w:rsidTr="00BF2771">
        <w:tc>
          <w:tcPr>
            <w:tcW w:w="704" w:type="dxa"/>
          </w:tcPr>
          <w:p w14:paraId="528BF694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5E7F6D9F" w14:textId="016CC5F8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ASP0011</w:t>
            </w:r>
          </w:p>
        </w:tc>
        <w:tc>
          <w:tcPr>
            <w:tcW w:w="4671" w:type="dxa"/>
            <w:vAlign w:val="bottom"/>
          </w:tcPr>
          <w:p w14:paraId="599D4F24" w14:textId="4E2FC9E5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Стацион.уст.АИИ-70</w:t>
            </w:r>
          </w:p>
        </w:tc>
      </w:tr>
      <w:tr w:rsidR="00B61C32" w14:paraId="7B50B682" w14:textId="77777777" w:rsidTr="00BF2771">
        <w:tc>
          <w:tcPr>
            <w:tcW w:w="704" w:type="dxa"/>
          </w:tcPr>
          <w:p w14:paraId="2B77AD35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93C9B54" w14:textId="491F51A3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ASP0012</w:t>
            </w:r>
          </w:p>
        </w:tc>
        <w:tc>
          <w:tcPr>
            <w:tcW w:w="4671" w:type="dxa"/>
            <w:vAlign w:val="bottom"/>
          </w:tcPr>
          <w:p w14:paraId="151FAD86" w14:textId="1B856B36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 xml:space="preserve">Трактор с навес </w:t>
            </w: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прис</w:t>
            </w:r>
            <w:proofErr w:type="spellEnd"/>
          </w:p>
        </w:tc>
      </w:tr>
      <w:tr w:rsidR="00B61C32" w14:paraId="06552690" w14:textId="77777777" w:rsidTr="00BF2771">
        <w:tc>
          <w:tcPr>
            <w:tcW w:w="704" w:type="dxa"/>
          </w:tcPr>
          <w:p w14:paraId="62768858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78598031" w14:textId="75CCA2AC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ASP0013</w:t>
            </w:r>
          </w:p>
        </w:tc>
        <w:tc>
          <w:tcPr>
            <w:tcW w:w="4671" w:type="dxa"/>
            <w:vAlign w:val="bottom"/>
          </w:tcPr>
          <w:p w14:paraId="1C97CB0B" w14:textId="7D069845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Вездеходная техн.</w:t>
            </w:r>
          </w:p>
        </w:tc>
      </w:tr>
      <w:tr w:rsidR="00B61C32" w14:paraId="0A6421DC" w14:textId="77777777" w:rsidTr="00BF2771">
        <w:tc>
          <w:tcPr>
            <w:tcW w:w="704" w:type="dxa"/>
          </w:tcPr>
          <w:p w14:paraId="0BB51352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CB2DC53" w14:textId="263470B9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ASP0014</w:t>
            </w:r>
          </w:p>
        </w:tc>
        <w:tc>
          <w:tcPr>
            <w:tcW w:w="4671" w:type="dxa"/>
            <w:vAlign w:val="bottom"/>
          </w:tcPr>
          <w:p w14:paraId="34BB2416" w14:textId="58238FC8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Бульдозер</w:t>
            </w:r>
          </w:p>
        </w:tc>
      </w:tr>
      <w:tr w:rsidR="00B61C32" w14:paraId="437F0284" w14:textId="77777777" w:rsidTr="00BF2771">
        <w:tc>
          <w:tcPr>
            <w:tcW w:w="704" w:type="dxa"/>
          </w:tcPr>
          <w:p w14:paraId="3E739B6F" w14:textId="627A8425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741ED919" w14:textId="44321844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ASP0015</w:t>
            </w:r>
          </w:p>
        </w:tc>
        <w:tc>
          <w:tcPr>
            <w:tcW w:w="4671" w:type="dxa"/>
            <w:vAlign w:val="bottom"/>
          </w:tcPr>
          <w:p w14:paraId="5E7B83E0" w14:textId="7E046BFB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Прицепы, п/прицепы</w:t>
            </w:r>
          </w:p>
        </w:tc>
      </w:tr>
      <w:tr w:rsidR="00B61C32" w14:paraId="79CF7BF2" w14:textId="77777777" w:rsidTr="00BF2771">
        <w:tc>
          <w:tcPr>
            <w:tcW w:w="704" w:type="dxa"/>
          </w:tcPr>
          <w:p w14:paraId="7A904922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C528CA0" w14:textId="4B2915C4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ASP0016</w:t>
            </w:r>
          </w:p>
        </w:tc>
        <w:tc>
          <w:tcPr>
            <w:tcW w:w="4671" w:type="dxa"/>
            <w:vAlign w:val="bottom"/>
          </w:tcPr>
          <w:p w14:paraId="55E97F8F" w14:textId="07440ABC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Плавсредства</w:t>
            </w:r>
          </w:p>
        </w:tc>
      </w:tr>
      <w:tr w:rsidR="00B61C32" w14:paraId="1108D501" w14:textId="77777777" w:rsidTr="00BF2771">
        <w:tc>
          <w:tcPr>
            <w:tcW w:w="704" w:type="dxa"/>
          </w:tcPr>
          <w:p w14:paraId="27D2DB71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5F394083" w14:textId="40334E74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ASP0017</w:t>
            </w:r>
          </w:p>
        </w:tc>
        <w:tc>
          <w:tcPr>
            <w:tcW w:w="4671" w:type="dxa"/>
            <w:vAlign w:val="bottom"/>
          </w:tcPr>
          <w:p w14:paraId="326CBFDA" w14:textId="7197A754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Автобус</w:t>
            </w:r>
          </w:p>
        </w:tc>
      </w:tr>
      <w:tr w:rsidR="00B61C32" w14:paraId="67FFAD52" w14:textId="77777777" w:rsidTr="00BF2771">
        <w:tc>
          <w:tcPr>
            <w:tcW w:w="704" w:type="dxa"/>
          </w:tcPr>
          <w:p w14:paraId="1AE053CB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AFB50B7" w14:textId="6C979550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ASP0018</w:t>
            </w:r>
          </w:p>
        </w:tc>
        <w:tc>
          <w:tcPr>
            <w:tcW w:w="4671" w:type="dxa"/>
            <w:vAlign w:val="bottom"/>
          </w:tcPr>
          <w:p w14:paraId="06543847" w14:textId="7EFB22D3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Коммунальная техника</w:t>
            </w:r>
          </w:p>
        </w:tc>
      </w:tr>
      <w:tr w:rsidR="00B61C32" w14:paraId="472EB2F5" w14:textId="77777777" w:rsidTr="00BF2771">
        <w:tc>
          <w:tcPr>
            <w:tcW w:w="704" w:type="dxa"/>
          </w:tcPr>
          <w:p w14:paraId="3E614970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54B1864" w14:textId="7E8D3628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ASP0019</w:t>
            </w:r>
          </w:p>
        </w:tc>
        <w:tc>
          <w:tcPr>
            <w:tcW w:w="4671" w:type="dxa"/>
            <w:vAlign w:val="bottom"/>
          </w:tcPr>
          <w:p w14:paraId="1CF391D7" w14:textId="14F3464E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Автопогрузчик</w:t>
            </w:r>
          </w:p>
        </w:tc>
      </w:tr>
      <w:tr w:rsidR="00B61C32" w14:paraId="6F0AF53A" w14:textId="77777777" w:rsidTr="00BF2771">
        <w:tc>
          <w:tcPr>
            <w:tcW w:w="704" w:type="dxa"/>
          </w:tcPr>
          <w:p w14:paraId="65943047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10CF461" w14:textId="27F42754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ASP0020</w:t>
            </w:r>
          </w:p>
        </w:tc>
        <w:tc>
          <w:tcPr>
            <w:tcW w:w="4671" w:type="dxa"/>
            <w:vAlign w:val="bottom"/>
          </w:tcPr>
          <w:p w14:paraId="6907E5E2" w14:textId="588114B5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Снегоход</w:t>
            </w:r>
          </w:p>
        </w:tc>
      </w:tr>
      <w:tr w:rsidR="00B61C32" w14:paraId="0081C3E3" w14:textId="77777777" w:rsidTr="00BF2771">
        <w:tc>
          <w:tcPr>
            <w:tcW w:w="704" w:type="dxa"/>
          </w:tcPr>
          <w:p w14:paraId="126EAD7B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B020174" w14:textId="6EDB0D3E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ASP0021</w:t>
            </w:r>
          </w:p>
        </w:tc>
        <w:tc>
          <w:tcPr>
            <w:tcW w:w="4671" w:type="dxa"/>
            <w:vAlign w:val="bottom"/>
          </w:tcPr>
          <w:p w14:paraId="56FE9AB4" w14:textId="20B2743E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Беспилотный ЛА</w:t>
            </w:r>
          </w:p>
        </w:tc>
      </w:tr>
      <w:tr w:rsidR="00B61C32" w14:paraId="17EB2860" w14:textId="77777777" w:rsidTr="00BF2771">
        <w:tc>
          <w:tcPr>
            <w:tcW w:w="704" w:type="dxa"/>
          </w:tcPr>
          <w:p w14:paraId="0D447C70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1766852C" w14:textId="33C8CB4A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ASP0022</w:t>
            </w:r>
          </w:p>
        </w:tc>
        <w:tc>
          <w:tcPr>
            <w:tcW w:w="4671" w:type="dxa"/>
            <w:vAlign w:val="bottom"/>
          </w:tcPr>
          <w:p w14:paraId="530F959A" w14:textId="2DE6A704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Самолет</w:t>
            </w:r>
          </w:p>
        </w:tc>
      </w:tr>
      <w:tr w:rsidR="00B61C32" w14:paraId="6903B468" w14:textId="77777777" w:rsidTr="00BF2771">
        <w:tc>
          <w:tcPr>
            <w:tcW w:w="704" w:type="dxa"/>
          </w:tcPr>
          <w:p w14:paraId="3378AA91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7343F4A" w14:textId="5C93B748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ASP0023</w:t>
            </w:r>
          </w:p>
        </w:tc>
        <w:tc>
          <w:tcPr>
            <w:tcW w:w="4671" w:type="dxa"/>
            <w:vAlign w:val="bottom"/>
          </w:tcPr>
          <w:p w14:paraId="6A6CBFB7" w14:textId="5B28ECA4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Вертолет</w:t>
            </w:r>
          </w:p>
        </w:tc>
      </w:tr>
      <w:tr w:rsidR="00B61C32" w14:paraId="2DAE0B42" w14:textId="77777777" w:rsidTr="00BF2771">
        <w:tc>
          <w:tcPr>
            <w:tcW w:w="704" w:type="dxa"/>
          </w:tcPr>
          <w:p w14:paraId="4E2CED52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C994014" w14:textId="3EFF2C8E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ASP0024</w:t>
            </w:r>
          </w:p>
        </w:tc>
        <w:tc>
          <w:tcPr>
            <w:tcW w:w="4671" w:type="dxa"/>
            <w:vAlign w:val="bottom"/>
          </w:tcPr>
          <w:p w14:paraId="0E3BF837" w14:textId="63E7780A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Автожир</w:t>
            </w:r>
          </w:p>
        </w:tc>
      </w:tr>
      <w:tr w:rsidR="00B61C32" w14:paraId="716C4B12" w14:textId="77777777" w:rsidTr="00BF2771">
        <w:tc>
          <w:tcPr>
            <w:tcW w:w="704" w:type="dxa"/>
          </w:tcPr>
          <w:p w14:paraId="08F29C13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5E5A481D" w14:textId="34F6D381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ASP0025</w:t>
            </w:r>
          </w:p>
        </w:tc>
        <w:tc>
          <w:tcPr>
            <w:tcW w:w="4671" w:type="dxa"/>
            <w:vAlign w:val="bottom"/>
          </w:tcPr>
          <w:p w14:paraId="488D57C0" w14:textId="713BCE73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Снегоболотоход</w:t>
            </w:r>
          </w:p>
        </w:tc>
      </w:tr>
      <w:tr w:rsidR="00B61C32" w14:paraId="1AAAB5B1" w14:textId="77777777" w:rsidTr="00BF2771">
        <w:tc>
          <w:tcPr>
            <w:tcW w:w="704" w:type="dxa"/>
          </w:tcPr>
          <w:p w14:paraId="1A68CDF0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41B1369F" w14:textId="775F21A8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ASP0026</w:t>
            </w:r>
          </w:p>
        </w:tc>
        <w:tc>
          <w:tcPr>
            <w:tcW w:w="4671" w:type="dxa"/>
            <w:vAlign w:val="bottom"/>
          </w:tcPr>
          <w:p w14:paraId="468941B6" w14:textId="2F0109B7" w:rsidR="00B61C32" w:rsidRPr="001A7B84" w:rsidRDefault="00B61C32" w:rsidP="00B61C32">
            <w:pPr>
              <w:rPr>
                <w:rFonts w:ascii="Times New Roman" w:hAnsi="Times New Roman" w:cs="Times New Roman"/>
              </w:rPr>
            </w:pP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Масловоз</w:t>
            </w:r>
            <w:proofErr w:type="spellEnd"/>
          </w:p>
        </w:tc>
      </w:tr>
      <w:tr w:rsidR="00B61C32" w14:paraId="7F0AC3C5" w14:textId="77777777" w:rsidTr="00BF2771">
        <w:tc>
          <w:tcPr>
            <w:tcW w:w="704" w:type="dxa"/>
          </w:tcPr>
          <w:p w14:paraId="416F40DD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641845FC" w14:textId="6DD4A3F4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ASP0027</w:t>
            </w:r>
          </w:p>
        </w:tc>
        <w:tc>
          <w:tcPr>
            <w:tcW w:w="4671" w:type="dxa"/>
            <w:vAlign w:val="bottom"/>
          </w:tcPr>
          <w:p w14:paraId="1241BD60" w14:textId="63768D6F" w:rsidR="00B61C32" w:rsidRPr="001A7B84" w:rsidRDefault="00B61C32" w:rsidP="00B61C32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Автогрейдер</w:t>
            </w:r>
          </w:p>
        </w:tc>
      </w:tr>
      <w:tr w:rsidR="00B61C32" w14:paraId="42E1C33C" w14:textId="77777777" w:rsidTr="00BF2771">
        <w:tc>
          <w:tcPr>
            <w:tcW w:w="704" w:type="dxa"/>
          </w:tcPr>
          <w:p w14:paraId="28AFC9D6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7ADEEF01" w14:textId="11A2C633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ASP0028</w:t>
            </w:r>
          </w:p>
        </w:tc>
        <w:tc>
          <w:tcPr>
            <w:tcW w:w="4671" w:type="dxa"/>
            <w:vAlign w:val="bottom"/>
          </w:tcPr>
          <w:p w14:paraId="5583F884" w14:textId="561CB40A" w:rsidR="00B61C32" w:rsidRPr="001A7B84" w:rsidRDefault="00B61C32" w:rsidP="00B61C32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Автоцистерна</w:t>
            </w:r>
          </w:p>
        </w:tc>
      </w:tr>
      <w:tr w:rsidR="00B61C32" w14:paraId="59012C5F" w14:textId="77777777" w:rsidTr="00BF2771">
        <w:tc>
          <w:tcPr>
            <w:tcW w:w="704" w:type="dxa"/>
          </w:tcPr>
          <w:p w14:paraId="7667AAEB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214F827" w14:textId="2C9A3E10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ASP0029</w:t>
            </w:r>
          </w:p>
        </w:tc>
        <w:tc>
          <w:tcPr>
            <w:tcW w:w="4671" w:type="dxa"/>
            <w:vAlign w:val="bottom"/>
          </w:tcPr>
          <w:p w14:paraId="7980B087" w14:textId="2633BFDF" w:rsidR="00B61C32" w:rsidRPr="001A7B84" w:rsidRDefault="00B61C32" w:rsidP="00B61C32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Трал</w:t>
            </w:r>
          </w:p>
        </w:tc>
      </w:tr>
      <w:tr w:rsidR="00B61C32" w14:paraId="11504FC7" w14:textId="77777777" w:rsidTr="00BF2771">
        <w:tc>
          <w:tcPr>
            <w:tcW w:w="704" w:type="dxa"/>
          </w:tcPr>
          <w:p w14:paraId="0D4C131F" w14:textId="77777777" w:rsidR="00B61C32" w:rsidRPr="001A7B84" w:rsidRDefault="00B61C32" w:rsidP="00B61C32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A864BBA" w14:textId="344BB3BF" w:rsidR="00B61C32" w:rsidRPr="001A7B84" w:rsidRDefault="00B61C32" w:rsidP="00B61C3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ASP0030</w:t>
            </w:r>
          </w:p>
        </w:tc>
        <w:tc>
          <w:tcPr>
            <w:tcW w:w="4671" w:type="dxa"/>
            <w:vAlign w:val="bottom"/>
          </w:tcPr>
          <w:p w14:paraId="4D13F2A4" w14:textId="2A54987E" w:rsidR="00B61C32" w:rsidRPr="001A7B84" w:rsidRDefault="00B61C32" w:rsidP="00B61C32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Квадроцикл</w:t>
            </w:r>
          </w:p>
        </w:tc>
      </w:tr>
    </w:tbl>
    <w:p w14:paraId="7527C3B0" w14:textId="13B5FFC6" w:rsidR="00257F1A" w:rsidRDefault="000D30B7" w:rsidP="00257F1A">
      <w:pPr>
        <w:spacing w:befor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Центр – </w:t>
      </w:r>
      <w:r w:rsidR="006627E0">
        <w:rPr>
          <w:rFonts w:ascii="Times New Roman" w:hAnsi="Times New Roman" w:cs="Times New Roman"/>
          <w:sz w:val="24"/>
          <w:szCs w:val="24"/>
        </w:rPr>
        <w:t>5</w:t>
      </w:r>
      <w:r w:rsidRPr="000D30B7">
        <w:rPr>
          <w:rFonts w:ascii="Times New Roman" w:hAnsi="Times New Roman" w:cs="Times New Roman"/>
          <w:sz w:val="24"/>
          <w:szCs w:val="24"/>
          <w:lang w:val="en-US"/>
        </w:rPr>
        <w:t>***</w:t>
      </w:r>
    </w:p>
    <w:p w14:paraId="76FDB8C3" w14:textId="243BDF7C" w:rsidR="004643E0" w:rsidRPr="004643E0" w:rsidRDefault="004643E0" w:rsidP="004643E0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72" w:name="_Ref181709266"/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18</w: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72"/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Список категорий для Центра</w:t>
      </w:r>
    </w:p>
    <w:tbl>
      <w:tblPr>
        <w:tblStyle w:val="a9"/>
        <w:tblW w:w="9344" w:type="dxa"/>
        <w:tblLook w:val="04A0" w:firstRow="1" w:lastRow="0" w:firstColumn="1" w:lastColumn="0" w:noHBand="0" w:noVBand="1"/>
      </w:tblPr>
      <w:tblGrid>
        <w:gridCol w:w="704"/>
        <w:gridCol w:w="3969"/>
        <w:gridCol w:w="4671"/>
      </w:tblGrid>
      <w:tr w:rsidR="00683B36" w14:paraId="7187A252" w14:textId="77777777" w:rsidTr="000D30B7"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230A6D36" w14:textId="77777777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 xml:space="preserve">№ </w:t>
            </w:r>
            <w:proofErr w:type="spellStart"/>
            <w:r w:rsidRPr="001A7B84">
              <w:rPr>
                <w:rFonts w:ascii="Times New Roman" w:hAnsi="Times New Roman" w:cs="Times New Roman"/>
                <w:b/>
                <w:bCs/>
              </w:rPr>
              <w:t>п.п</w:t>
            </w:r>
            <w:proofErr w:type="spellEnd"/>
            <w:r w:rsidRPr="001A7B8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4EE3D5DB" w14:textId="77777777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>Тип объекта</w:t>
            </w:r>
          </w:p>
          <w:p w14:paraId="110C9706" w14:textId="15900E59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Start"/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integration</w:t>
            </w:r>
            <w:proofErr w:type="gramEnd"/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_entity_id</w:t>
            </w:r>
            <w:proofErr w:type="spellEnd"/>
            <w:r w:rsidRPr="001A7B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671" w:type="dxa"/>
            <w:shd w:val="clear" w:color="auto" w:fill="D9D9D9" w:themeFill="background1" w:themeFillShade="D9"/>
            <w:vAlign w:val="center"/>
          </w:tcPr>
          <w:p w14:paraId="0E56581F" w14:textId="77777777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  <w:p w14:paraId="4A63CBA0" w14:textId="217F4EDE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(</w:t>
            </w:r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name</w:t>
            </w:r>
            <w:r w:rsidRPr="001A7B84">
              <w:rPr>
                <w:rFonts w:ascii="Times New Roman" w:hAnsi="Times New Roman" w:cs="Times New Roman"/>
              </w:rPr>
              <w:t>)</w:t>
            </w:r>
          </w:p>
        </w:tc>
      </w:tr>
      <w:tr w:rsidR="00683B36" w14:paraId="1B9A6BC2" w14:textId="77777777" w:rsidTr="00FB1E24">
        <w:tc>
          <w:tcPr>
            <w:tcW w:w="704" w:type="dxa"/>
          </w:tcPr>
          <w:p w14:paraId="7B6B24E3" w14:textId="77777777" w:rsidR="00683B36" w:rsidRPr="001A7B84" w:rsidRDefault="00683B36" w:rsidP="00683B36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58731778" w14:textId="2B35FC12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5001</w:t>
            </w:r>
          </w:p>
        </w:tc>
        <w:tc>
          <w:tcPr>
            <w:tcW w:w="4671" w:type="dxa"/>
            <w:vAlign w:val="bottom"/>
          </w:tcPr>
          <w:p w14:paraId="52582BF0" w14:textId="3F62C75A" w:rsidR="00683B36" w:rsidRPr="001A7B84" w:rsidRDefault="00683B36" w:rsidP="00683B36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Автомобили легковые</w:t>
            </w:r>
          </w:p>
        </w:tc>
      </w:tr>
      <w:tr w:rsidR="00683B36" w14:paraId="7F0CA160" w14:textId="77777777" w:rsidTr="00FB1E24">
        <w:tc>
          <w:tcPr>
            <w:tcW w:w="704" w:type="dxa"/>
          </w:tcPr>
          <w:p w14:paraId="0E24B597" w14:textId="77777777" w:rsidR="00683B36" w:rsidRPr="001A7B84" w:rsidRDefault="00683B36" w:rsidP="00683B36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157199A" w14:textId="06ED4179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5002</w:t>
            </w:r>
          </w:p>
        </w:tc>
        <w:tc>
          <w:tcPr>
            <w:tcW w:w="4671" w:type="dxa"/>
            <w:vAlign w:val="bottom"/>
          </w:tcPr>
          <w:p w14:paraId="757E082D" w14:textId="05B9646A" w:rsidR="00683B36" w:rsidRPr="001A7B84" w:rsidRDefault="00683B36" w:rsidP="00683B36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Автомобили грузовые</w:t>
            </w:r>
          </w:p>
        </w:tc>
      </w:tr>
      <w:tr w:rsidR="00683B36" w14:paraId="6C5000A5" w14:textId="77777777" w:rsidTr="00FB1E24">
        <w:tc>
          <w:tcPr>
            <w:tcW w:w="704" w:type="dxa"/>
          </w:tcPr>
          <w:p w14:paraId="2297E9F8" w14:textId="77777777" w:rsidR="00683B36" w:rsidRPr="001A7B84" w:rsidRDefault="00683B36" w:rsidP="00683B36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8F79FF1" w14:textId="1F3FB480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5003</w:t>
            </w:r>
          </w:p>
        </w:tc>
        <w:tc>
          <w:tcPr>
            <w:tcW w:w="4671" w:type="dxa"/>
            <w:vAlign w:val="bottom"/>
          </w:tcPr>
          <w:p w14:paraId="0EBFBA05" w14:textId="29BA9561" w:rsidR="00683B36" w:rsidRPr="001A7B84" w:rsidRDefault="00683B36" w:rsidP="00683B36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Автобусы</w:t>
            </w:r>
          </w:p>
        </w:tc>
      </w:tr>
      <w:tr w:rsidR="00683B36" w14:paraId="7BB5A50C" w14:textId="77777777" w:rsidTr="00FB1E24">
        <w:tc>
          <w:tcPr>
            <w:tcW w:w="704" w:type="dxa"/>
          </w:tcPr>
          <w:p w14:paraId="5435A7EF" w14:textId="77777777" w:rsidR="00683B36" w:rsidRPr="001A7B84" w:rsidRDefault="00683B36" w:rsidP="00683B36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9786E8B" w14:textId="11FDAC7D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5004</w:t>
            </w:r>
          </w:p>
        </w:tc>
        <w:tc>
          <w:tcPr>
            <w:tcW w:w="4671" w:type="dxa"/>
            <w:vAlign w:val="bottom"/>
          </w:tcPr>
          <w:p w14:paraId="0C35817F" w14:textId="3099E2F1" w:rsidR="00683B36" w:rsidRPr="001A7B84" w:rsidRDefault="00683B36" w:rsidP="00683B36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 xml:space="preserve">Автомобили </w:t>
            </w: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специальн</w:t>
            </w:r>
            <w:proofErr w:type="spellEnd"/>
          </w:p>
        </w:tc>
      </w:tr>
      <w:tr w:rsidR="00683B36" w14:paraId="1668D035" w14:textId="77777777" w:rsidTr="00FB1E24">
        <w:tc>
          <w:tcPr>
            <w:tcW w:w="704" w:type="dxa"/>
          </w:tcPr>
          <w:p w14:paraId="0289BB3E" w14:textId="77777777" w:rsidR="00683B36" w:rsidRPr="001A7B84" w:rsidRDefault="00683B36" w:rsidP="00683B36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78E0F2FE" w14:textId="5F90F00B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5005</w:t>
            </w:r>
          </w:p>
        </w:tc>
        <w:tc>
          <w:tcPr>
            <w:tcW w:w="4671" w:type="dxa"/>
            <w:vAlign w:val="bottom"/>
          </w:tcPr>
          <w:p w14:paraId="68D6E053" w14:textId="22BD80B1" w:rsidR="00683B36" w:rsidRPr="001A7B84" w:rsidRDefault="00683B36" w:rsidP="00683B36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Тракторная техника</w:t>
            </w:r>
          </w:p>
        </w:tc>
      </w:tr>
      <w:tr w:rsidR="00683B36" w14:paraId="4B595741" w14:textId="77777777" w:rsidTr="00FB1E24">
        <w:tc>
          <w:tcPr>
            <w:tcW w:w="704" w:type="dxa"/>
          </w:tcPr>
          <w:p w14:paraId="4E0844FD" w14:textId="77777777" w:rsidR="00683B36" w:rsidRPr="001A7B84" w:rsidRDefault="00683B36" w:rsidP="00683B36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E4B7F8B" w14:textId="343B48E4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5006</w:t>
            </w:r>
          </w:p>
        </w:tc>
        <w:tc>
          <w:tcPr>
            <w:tcW w:w="4671" w:type="dxa"/>
            <w:vAlign w:val="bottom"/>
          </w:tcPr>
          <w:p w14:paraId="2168C4F9" w14:textId="7D45E9A1" w:rsidR="00683B36" w:rsidRPr="001A7B84" w:rsidRDefault="00683B36" w:rsidP="00683B36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Мототранспорт</w:t>
            </w:r>
          </w:p>
        </w:tc>
      </w:tr>
      <w:tr w:rsidR="00683B36" w14:paraId="39ABCA0F" w14:textId="77777777" w:rsidTr="00FB1E24">
        <w:tc>
          <w:tcPr>
            <w:tcW w:w="704" w:type="dxa"/>
          </w:tcPr>
          <w:p w14:paraId="3D752770" w14:textId="77777777" w:rsidR="00683B36" w:rsidRPr="001A7B84" w:rsidRDefault="00683B36" w:rsidP="00683B36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5276D0D3" w14:textId="75892227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5007</w:t>
            </w:r>
          </w:p>
        </w:tc>
        <w:tc>
          <w:tcPr>
            <w:tcW w:w="4671" w:type="dxa"/>
            <w:vAlign w:val="bottom"/>
          </w:tcPr>
          <w:p w14:paraId="33360007" w14:textId="4869FEC6" w:rsidR="00683B36" w:rsidRPr="001A7B84" w:rsidRDefault="00683B36" w:rsidP="00683B36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Прочий автотранспорт</w:t>
            </w:r>
          </w:p>
        </w:tc>
      </w:tr>
      <w:tr w:rsidR="00683B36" w14:paraId="431ED13A" w14:textId="77777777" w:rsidTr="00FB1E24">
        <w:tc>
          <w:tcPr>
            <w:tcW w:w="704" w:type="dxa"/>
          </w:tcPr>
          <w:p w14:paraId="0E738029" w14:textId="77777777" w:rsidR="00683B36" w:rsidRPr="001A7B84" w:rsidRDefault="00683B36" w:rsidP="00683B36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0086F27" w14:textId="1DE0E544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5008</w:t>
            </w:r>
          </w:p>
        </w:tc>
        <w:tc>
          <w:tcPr>
            <w:tcW w:w="4671" w:type="dxa"/>
            <w:vAlign w:val="bottom"/>
          </w:tcPr>
          <w:p w14:paraId="5E9CDEDE" w14:textId="685B07C0" w:rsidR="00683B36" w:rsidRPr="001A7B84" w:rsidRDefault="00683B36" w:rsidP="00683B36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Прицепы и полуприцеп</w:t>
            </w:r>
          </w:p>
        </w:tc>
      </w:tr>
      <w:tr w:rsidR="00683B36" w14:paraId="12B10D62" w14:textId="77777777" w:rsidTr="00FB1E24">
        <w:tc>
          <w:tcPr>
            <w:tcW w:w="704" w:type="dxa"/>
          </w:tcPr>
          <w:p w14:paraId="104D78BD" w14:textId="77777777" w:rsidR="00683B36" w:rsidRPr="001A7B84" w:rsidRDefault="00683B36" w:rsidP="00683B36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71D95E6" w14:textId="350ED2C9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5010</w:t>
            </w:r>
          </w:p>
        </w:tc>
        <w:tc>
          <w:tcPr>
            <w:tcW w:w="4671" w:type="dxa"/>
            <w:vAlign w:val="bottom"/>
          </w:tcPr>
          <w:p w14:paraId="150C449E" w14:textId="09003529" w:rsidR="00683B36" w:rsidRPr="001A7B84" w:rsidRDefault="00683B36" w:rsidP="00683B36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Водные ТС</w:t>
            </w:r>
          </w:p>
        </w:tc>
      </w:tr>
      <w:tr w:rsidR="00683B36" w14:paraId="177858AD" w14:textId="77777777" w:rsidTr="00FB1E24">
        <w:tc>
          <w:tcPr>
            <w:tcW w:w="704" w:type="dxa"/>
          </w:tcPr>
          <w:p w14:paraId="2D5B33FB" w14:textId="77777777" w:rsidR="00683B36" w:rsidRPr="001A7B84" w:rsidRDefault="00683B36" w:rsidP="00683B36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1EE5F3AF" w14:textId="1FE83EE2" w:rsidR="00683B36" w:rsidRPr="001A7B84" w:rsidRDefault="00683B36" w:rsidP="00683B36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5011</w:t>
            </w:r>
          </w:p>
        </w:tc>
        <w:tc>
          <w:tcPr>
            <w:tcW w:w="4671" w:type="dxa"/>
            <w:vAlign w:val="bottom"/>
          </w:tcPr>
          <w:p w14:paraId="76C24FB2" w14:textId="02538BE9" w:rsidR="00683B36" w:rsidRPr="001A7B84" w:rsidRDefault="00683B36" w:rsidP="00683B36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Подъёмные механизмы</w:t>
            </w:r>
          </w:p>
        </w:tc>
      </w:tr>
    </w:tbl>
    <w:p w14:paraId="53AF3E95" w14:textId="22BB8DAF" w:rsidR="002001F1" w:rsidRPr="00FE520B" w:rsidRDefault="00FF51A4" w:rsidP="00FE520B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73" w:name="_Ref183165658"/>
      <w:bookmarkStart w:id="74" w:name="_Ref187673015"/>
      <w:bookmarkStart w:id="75" w:name="_Ref187742241"/>
      <w:bookmarkStart w:id="76" w:name="_Toc190092299"/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Создание предварительной заявки</w:t>
      </w:r>
      <w:bookmarkEnd w:id="73"/>
      <w:bookmarkEnd w:id="74"/>
      <w:bookmarkEnd w:id="75"/>
      <w:bookmarkEnd w:id="76"/>
    </w:p>
    <w:p w14:paraId="29AC6196" w14:textId="7F986CDC" w:rsidR="00790B87" w:rsidRDefault="00790B87" w:rsidP="00790B87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добавлении ТС в РД пользовател</w:t>
      </w:r>
      <w:r w:rsidR="008C083B"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0F99">
        <w:rPr>
          <w:rFonts w:ascii="Times New Roman" w:hAnsi="Times New Roman" w:cs="Times New Roman"/>
          <w:sz w:val="24"/>
          <w:szCs w:val="24"/>
        </w:rPr>
        <w:t>заполняет обязательны</w:t>
      </w:r>
      <w:r w:rsidR="003419D0">
        <w:rPr>
          <w:rFonts w:ascii="Times New Roman" w:hAnsi="Times New Roman" w:cs="Times New Roman"/>
          <w:sz w:val="24"/>
          <w:szCs w:val="24"/>
        </w:rPr>
        <w:t>е</w:t>
      </w:r>
      <w:r w:rsidR="00A20F99">
        <w:rPr>
          <w:rFonts w:ascii="Times New Roman" w:hAnsi="Times New Roman" w:cs="Times New Roman"/>
          <w:sz w:val="24"/>
          <w:szCs w:val="24"/>
        </w:rPr>
        <w:t xml:space="preserve"> поля</w:t>
      </w:r>
      <w:r w:rsidR="002651C5">
        <w:rPr>
          <w:rFonts w:ascii="Times New Roman" w:hAnsi="Times New Roman" w:cs="Times New Roman"/>
          <w:sz w:val="24"/>
          <w:szCs w:val="24"/>
        </w:rPr>
        <w:t>:</w:t>
      </w:r>
    </w:p>
    <w:p w14:paraId="5DF6A5F7" w14:textId="50294D61" w:rsidR="002651C5" w:rsidRDefault="002651C5" w:rsidP="002651C5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Требуемое ТС</w:t>
      </w:r>
    </w:p>
    <w:p w14:paraId="5B8A6F68" w14:textId="22B93D2D" w:rsidR="002651C5" w:rsidRDefault="002651C5" w:rsidP="002651C5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Машинист</w:t>
      </w:r>
    </w:p>
    <w:p w14:paraId="376C9E7F" w14:textId="7FDA187B" w:rsidR="002651C5" w:rsidRDefault="002651C5" w:rsidP="002651C5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Период, на который требуется ТС.</w:t>
      </w:r>
    </w:p>
    <w:p w14:paraId="5630B0E8" w14:textId="3851A43D" w:rsidR="004C3525" w:rsidRPr="00A41552" w:rsidRDefault="00BF062B" w:rsidP="004C3525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чего предварительная заявка</w:t>
      </w:r>
      <w:r w:rsidR="00E53B75">
        <w:rPr>
          <w:rFonts w:ascii="Times New Roman" w:hAnsi="Times New Roman" w:cs="Times New Roman"/>
          <w:sz w:val="24"/>
          <w:szCs w:val="24"/>
        </w:rPr>
        <w:t xml:space="preserve"> по кнопке «Отправить на согласование»</w:t>
      </w:r>
      <w:r>
        <w:rPr>
          <w:rFonts w:ascii="Times New Roman" w:hAnsi="Times New Roman" w:cs="Times New Roman"/>
          <w:sz w:val="24"/>
          <w:szCs w:val="24"/>
        </w:rPr>
        <w:t xml:space="preserve"> передается</w:t>
      </w:r>
      <w:r w:rsidR="00E53B75">
        <w:rPr>
          <w:rFonts w:ascii="Times New Roman" w:hAnsi="Times New Roman" w:cs="Times New Roman"/>
          <w:sz w:val="24"/>
          <w:szCs w:val="24"/>
        </w:rPr>
        <w:t xml:space="preserve"> в СУПА для создания заявки и ее последующем</w:t>
      </w:r>
      <w:r>
        <w:rPr>
          <w:rFonts w:ascii="Times New Roman" w:hAnsi="Times New Roman" w:cs="Times New Roman"/>
          <w:sz w:val="24"/>
          <w:szCs w:val="24"/>
        </w:rPr>
        <w:t xml:space="preserve"> согласовани</w:t>
      </w:r>
      <w:r w:rsidR="00E53B75">
        <w:rPr>
          <w:rFonts w:ascii="Times New Roman" w:hAnsi="Times New Roman" w:cs="Times New Roman"/>
          <w:sz w:val="24"/>
          <w:szCs w:val="24"/>
        </w:rPr>
        <w:t>и.</w:t>
      </w:r>
      <w:r w:rsidR="004C3525">
        <w:rPr>
          <w:rFonts w:ascii="Times New Roman" w:hAnsi="Times New Roman" w:cs="Times New Roman"/>
          <w:sz w:val="24"/>
          <w:szCs w:val="24"/>
        </w:rPr>
        <w:t xml:space="preserve"> </w:t>
      </w:r>
      <w:r w:rsidR="004C3525" w:rsidRPr="003D2F84">
        <w:rPr>
          <w:rFonts w:ascii="Times New Roman" w:hAnsi="Times New Roman" w:cs="Times New Roman"/>
          <w:sz w:val="24"/>
          <w:szCs w:val="24"/>
        </w:rPr>
        <w:t>Если в РД присутствуют предварительные заявки на ТС в статусах «</w:t>
      </w:r>
      <w:r w:rsidR="001D118D">
        <w:rPr>
          <w:rFonts w:ascii="Times New Roman" w:hAnsi="Times New Roman" w:cs="Times New Roman"/>
          <w:sz w:val="24"/>
          <w:szCs w:val="24"/>
        </w:rPr>
        <w:t>Создана</w:t>
      </w:r>
      <w:r w:rsidR="004C3525" w:rsidRPr="003D2F84">
        <w:rPr>
          <w:rFonts w:ascii="Times New Roman" w:hAnsi="Times New Roman" w:cs="Times New Roman"/>
          <w:sz w:val="24"/>
          <w:szCs w:val="24"/>
        </w:rPr>
        <w:t>», «На согласовании» или «Отклонена»</w:t>
      </w:r>
      <w:r w:rsidR="00D12880">
        <w:rPr>
          <w:rFonts w:ascii="Times New Roman" w:hAnsi="Times New Roman" w:cs="Times New Roman"/>
          <w:sz w:val="24"/>
          <w:szCs w:val="24"/>
        </w:rPr>
        <w:t xml:space="preserve"> и в настройках включено обязательное ожидание ответа от СУПА,</w:t>
      </w:r>
      <w:r w:rsidR="004C3525" w:rsidRPr="003D2F84">
        <w:rPr>
          <w:rFonts w:ascii="Times New Roman" w:hAnsi="Times New Roman" w:cs="Times New Roman"/>
          <w:sz w:val="24"/>
          <w:szCs w:val="24"/>
        </w:rPr>
        <w:t xml:space="preserve"> тогда РД нельзя перевести из статуса «Планирование» </w:t>
      </w:r>
      <w:r w:rsidR="004C3525" w:rsidRPr="003D2F84">
        <w:rPr>
          <w:rFonts w:ascii="Times New Roman" w:hAnsi="Times New Roman" w:cs="Times New Roman"/>
          <w:sz w:val="24"/>
          <w:szCs w:val="24"/>
        </w:rPr>
        <w:fldChar w:fldCharType="begin"/>
      </w:r>
      <w:r w:rsidR="004C3525" w:rsidRPr="003D2F84">
        <w:rPr>
          <w:rFonts w:ascii="Times New Roman" w:hAnsi="Times New Roman" w:cs="Times New Roman"/>
          <w:sz w:val="24"/>
          <w:szCs w:val="24"/>
        </w:rPr>
        <w:instrText xml:space="preserve"> REF _Ref182322596 \h  \* MERGEFORMAT </w:instrText>
      </w:r>
      <w:r w:rsidR="004C3525" w:rsidRPr="003D2F84">
        <w:rPr>
          <w:rFonts w:ascii="Times New Roman" w:hAnsi="Times New Roman" w:cs="Times New Roman"/>
          <w:sz w:val="24"/>
          <w:szCs w:val="24"/>
        </w:rPr>
      </w:r>
      <w:r w:rsidR="004C3525" w:rsidRPr="003D2F84">
        <w:rPr>
          <w:rFonts w:ascii="Times New Roman" w:hAnsi="Times New Roman" w:cs="Times New Roman"/>
          <w:sz w:val="24"/>
          <w:szCs w:val="24"/>
        </w:rPr>
        <w:fldChar w:fldCharType="separate"/>
      </w:r>
      <w:r w:rsidR="00A3587F" w:rsidRPr="00F75C0E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A3587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19</w:t>
      </w:r>
      <w:r w:rsidR="004C3525" w:rsidRPr="003D2F84">
        <w:rPr>
          <w:rFonts w:ascii="Times New Roman" w:hAnsi="Times New Roman" w:cs="Times New Roman"/>
          <w:sz w:val="24"/>
          <w:szCs w:val="24"/>
        </w:rPr>
        <w:fldChar w:fldCharType="end"/>
      </w:r>
      <w:r w:rsidR="004C3525" w:rsidRPr="003D2F84">
        <w:rPr>
          <w:rFonts w:ascii="Times New Roman" w:hAnsi="Times New Roman" w:cs="Times New Roman"/>
          <w:sz w:val="24"/>
          <w:szCs w:val="24"/>
        </w:rPr>
        <w:t>.</w:t>
      </w:r>
    </w:p>
    <w:p w14:paraId="24FF8AE6" w14:textId="3EB389BC" w:rsidR="004C3525" w:rsidRPr="00F75C0E" w:rsidRDefault="004C3525" w:rsidP="004C3525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77" w:name="_Ref182322596"/>
      <w:r w:rsidRPr="00F75C0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F75C0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75C0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F75C0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19</w:t>
      </w:r>
      <w:r w:rsidRPr="00F75C0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77"/>
      <w:r w:rsidRPr="00F75C0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Ограничения накладываемые на статус РД</w:t>
      </w:r>
    </w:p>
    <w:tbl>
      <w:tblPr>
        <w:tblStyle w:val="a9"/>
        <w:tblW w:w="9209" w:type="dxa"/>
        <w:tblLook w:val="04A0" w:firstRow="1" w:lastRow="0" w:firstColumn="1" w:lastColumn="0" w:noHBand="0" w:noVBand="1"/>
      </w:tblPr>
      <w:tblGrid>
        <w:gridCol w:w="704"/>
        <w:gridCol w:w="4111"/>
        <w:gridCol w:w="4394"/>
      </w:tblGrid>
      <w:tr w:rsidR="004C3525" w14:paraId="458761E2" w14:textId="77777777" w:rsidTr="00B132AF">
        <w:trPr>
          <w:tblHeader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7A80727E" w14:textId="77777777" w:rsidR="004C3525" w:rsidRPr="003E2466" w:rsidRDefault="004C3525" w:rsidP="00B132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2466">
              <w:rPr>
                <w:rFonts w:ascii="Times New Roman" w:hAnsi="Times New Roman" w:cs="Times New Roman"/>
                <w:b/>
                <w:bCs/>
              </w:rPr>
              <w:t xml:space="preserve">№ </w:t>
            </w:r>
            <w:proofErr w:type="spellStart"/>
            <w:r w:rsidRPr="003E2466">
              <w:rPr>
                <w:rFonts w:ascii="Times New Roman" w:hAnsi="Times New Roman" w:cs="Times New Roman"/>
                <w:b/>
                <w:bCs/>
              </w:rPr>
              <w:t>п.п</w:t>
            </w:r>
            <w:proofErr w:type="spellEnd"/>
            <w:r w:rsidRPr="003E2466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2CB53CEB" w14:textId="77777777" w:rsidR="004C3525" w:rsidRPr="003E2466" w:rsidRDefault="004C3525" w:rsidP="00B132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2466">
              <w:rPr>
                <w:rFonts w:ascii="Times New Roman" w:hAnsi="Times New Roman" w:cs="Times New Roman"/>
                <w:b/>
                <w:bCs/>
              </w:rPr>
              <w:t>Статус предварительной заявки на ТС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3FEEC1A3" w14:textId="77777777" w:rsidR="004C3525" w:rsidRPr="003E2466" w:rsidRDefault="004C3525" w:rsidP="00B132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2466">
              <w:rPr>
                <w:rFonts w:ascii="Times New Roman" w:hAnsi="Times New Roman" w:cs="Times New Roman"/>
                <w:b/>
                <w:bCs/>
              </w:rPr>
              <w:t>Возможные статусы РД</w:t>
            </w:r>
          </w:p>
        </w:tc>
      </w:tr>
      <w:tr w:rsidR="005528A6" w14:paraId="085E9C2D" w14:textId="77777777" w:rsidTr="00B132AF">
        <w:tc>
          <w:tcPr>
            <w:tcW w:w="704" w:type="dxa"/>
            <w:vAlign w:val="center"/>
          </w:tcPr>
          <w:p w14:paraId="199FF8A3" w14:textId="77777777" w:rsidR="005528A6" w:rsidRPr="003E2466" w:rsidRDefault="005528A6" w:rsidP="00B132AF">
            <w:pPr>
              <w:pStyle w:val="a3"/>
              <w:numPr>
                <w:ilvl w:val="0"/>
                <w:numId w:val="12"/>
              </w:numPr>
              <w:ind w:left="45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  <w:vAlign w:val="center"/>
          </w:tcPr>
          <w:p w14:paraId="29125491" w14:textId="74B3A5D8" w:rsidR="005528A6" w:rsidRPr="003E2466" w:rsidRDefault="005528A6" w:rsidP="00B132AF">
            <w:pPr>
              <w:ind w:firstLine="319"/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Создана</w:t>
            </w:r>
          </w:p>
        </w:tc>
        <w:tc>
          <w:tcPr>
            <w:tcW w:w="4394" w:type="dxa"/>
            <w:vAlign w:val="center"/>
          </w:tcPr>
          <w:p w14:paraId="3F42FFDD" w14:textId="378BA87B" w:rsidR="005528A6" w:rsidRPr="003E2466" w:rsidRDefault="005528A6" w:rsidP="00B132AF">
            <w:pPr>
              <w:ind w:firstLine="315"/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Планирование</w:t>
            </w:r>
          </w:p>
        </w:tc>
      </w:tr>
      <w:tr w:rsidR="004C3525" w14:paraId="0B3AE2FC" w14:textId="77777777" w:rsidTr="00B132AF">
        <w:tc>
          <w:tcPr>
            <w:tcW w:w="704" w:type="dxa"/>
            <w:vAlign w:val="center"/>
          </w:tcPr>
          <w:p w14:paraId="051C49AF" w14:textId="77777777" w:rsidR="004C3525" w:rsidRPr="003E2466" w:rsidRDefault="004C3525" w:rsidP="00B132AF">
            <w:pPr>
              <w:pStyle w:val="a3"/>
              <w:numPr>
                <w:ilvl w:val="0"/>
                <w:numId w:val="12"/>
              </w:numPr>
              <w:ind w:left="45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  <w:vAlign w:val="center"/>
          </w:tcPr>
          <w:p w14:paraId="29436936" w14:textId="77777777" w:rsidR="004C3525" w:rsidRPr="003E2466" w:rsidRDefault="004C3525" w:rsidP="00B132AF">
            <w:pPr>
              <w:ind w:firstLine="319"/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На согласовании</w:t>
            </w:r>
          </w:p>
        </w:tc>
        <w:tc>
          <w:tcPr>
            <w:tcW w:w="4394" w:type="dxa"/>
            <w:vAlign w:val="center"/>
          </w:tcPr>
          <w:p w14:paraId="1A27FDA8" w14:textId="77777777" w:rsidR="004C3525" w:rsidRPr="003E2466" w:rsidRDefault="004C3525" w:rsidP="00B132AF">
            <w:pPr>
              <w:ind w:firstLine="315"/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Планирование</w:t>
            </w:r>
          </w:p>
        </w:tc>
      </w:tr>
      <w:tr w:rsidR="004C3525" w14:paraId="61470928" w14:textId="77777777" w:rsidTr="00B132AF">
        <w:tc>
          <w:tcPr>
            <w:tcW w:w="704" w:type="dxa"/>
            <w:vAlign w:val="center"/>
          </w:tcPr>
          <w:p w14:paraId="6D22A5ED" w14:textId="77777777" w:rsidR="004C3525" w:rsidRPr="003E2466" w:rsidRDefault="004C3525" w:rsidP="00B132AF">
            <w:pPr>
              <w:pStyle w:val="a3"/>
              <w:numPr>
                <w:ilvl w:val="0"/>
                <w:numId w:val="12"/>
              </w:numPr>
              <w:ind w:left="45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  <w:vAlign w:val="center"/>
          </w:tcPr>
          <w:p w14:paraId="654460C5" w14:textId="77777777" w:rsidR="004C3525" w:rsidRPr="003E2466" w:rsidRDefault="004C3525" w:rsidP="00B132AF">
            <w:pPr>
              <w:ind w:firstLine="319"/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Согласована</w:t>
            </w:r>
          </w:p>
        </w:tc>
        <w:tc>
          <w:tcPr>
            <w:tcW w:w="4394" w:type="dxa"/>
            <w:vAlign w:val="center"/>
          </w:tcPr>
          <w:p w14:paraId="0B414029" w14:textId="77777777" w:rsidR="004C3525" w:rsidRPr="003E2466" w:rsidRDefault="004C3525" w:rsidP="00B132AF">
            <w:pPr>
              <w:ind w:firstLine="315"/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Все статусы РД</w:t>
            </w:r>
          </w:p>
        </w:tc>
      </w:tr>
      <w:tr w:rsidR="004C3525" w14:paraId="08086518" w14:textId="77777777" w:rsidTr="00B132AF">
        <w:tc>
          <w:tcPr>
            <w:tcW w:w="704" w:type="dxa"/>
            <w:vAlign w:val="center"/>
          </w:tcPr>
          <w:p w14:paraId="7D37406F" w14:textId="77777777" w:rsidR="004C3525" w:rsidRPr="003E2466" w:rsidRDefault="004C3525" w:rsidP="00B132AF">
            <w:pPr>
              <w:pStyle w:val="a3"/>
              <w:numPr>
                <w:ilvl w:val="0"/>
                <w:numId w:val="12"/>
              </w:numPr>
              <w:ind w:left="45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  <w:vAlign w:val="center"/>
          </w:tcPr>
          <w:p w14:paraId="4BAFDAA9" w14:textId="77777777" w:rsidR="004C3525" w:rsidRPr="003E2466" w:rsidRDefault="004C3525" w:rsidP="00B132AF">
            <w:pPr>
              <w:ind w:firstLine="319"/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Отклонена</w:t>
            </w:r>
          </w:p>
        </w:tc>
        <w:tc>
          <w:tcPr>
            <w:tcW w:w="4394" w:type="dxa"/>
            <w:vAlign w:val="center"/>
          </w:tcPr>
          <w:p w14:paraId="34645472" w14:textId="77777777" w:rsidR="004C3525" w:rsidRPr="003E2466" w:rsidRDefault="004C3525" w:rsidP="00B132AF">
            <w:pPr>
              <w:ind w:firstLine="315"/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Планирование</w:t>
            </w:r>
          </w:p>
        </w:tc>
      </w:tr>
    </w:tbl>
    <w:p w14:paraId="5D334638" w14:textId="77777777" w:rsidR="004C3525" w:rsidRDefault="004C3525" w:rsidP="004C3525">
      <w:pPr>
        <w:spacing w:before="24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СОУР журнал заявок на ТС не хранится, в связи с этим для каждого РД оформляется своя предварительная заявка на ТС. При этом от СУПА может прийти одна и таже заявка на ТС (одинаковые номер и дата заявки) для разных РД.</w:t>
      </w:r>
    </w:p>
    <w:p w14:paraId="34D602F5" w14:textId="77777777" w:rsidR="008A482C" w:rsidRDefault="008A482C" w:rsidP="008A482C">
      <w:pPr>
        <w:keepNext/>
        <w:spacing w:before="240"/>
        <w:jc w:val="both"/>
      </w:pPr>
      <w:bookmarkStart w:id="78" w:name="_Hlk181697790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5093DA" wp14:editId="340A3F76">
            <wp:extent cx="5924550" cy="1962481"/>
            <wp:effectExtent l="19050" t="19050" r="1905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9624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D73DA" w14:textId="6C523A7E" w:rsidR="008A482C" w:rsidRDefault="008A482C" w:rsidP="008A482C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79" w:name="_Ref183437786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79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Предварительные заявки в статусе "Готовы к согласованию"</w:t>
      </w:r>
    </w:p>
    <w:p w14:paraId="09445CB3" w14:textId="368CFE10" w:rsidR="00D00919" w:rsidRPr="00D00919" w:rsidRDefault="00D00919" w:rsidP="00D00919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20</w: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блока "Заявки на транспорт"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90"/>
        <w:gridCol w:w="4954"/>
      </w:tblGrid>
      <w:tr w:rsidR="00B279B4" w14:paraId="244A66E8" w14:textId="77777777" w:rsidTr="003E2466">
        <w:trPr>
          <w:trHeight w:val="439"/>
          <w:tblHeader/>
        </w:trPr>
        <w:tc>
          <w:tcPr>
            <w:tcW w:w="4390" w:type="dxa"/>
            <w:shd w:val="clear" w:color="auto" w:fill="D9D9D9" w:themeFill="background1" w:themeFillShade="D9"/>
            <w:vAlign w:val="center"/>
          </w:tcPr>
          <w:p w14:paraId="303C30A4" w14:textId="7BA76F93" w:rsidR="00B279B4" w:rsidRPr="003E2466" w:rsidRDefault="00B279B4" w:rsidP="00B279B4">
            <w:pPr>
              <w:jc w:val="center"/>
            </w:pPr>
            <w:r w:rsidRPr="003E2466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954" w:type="dxa"/>
            <w:shd w:val="clear" w:color="auto" w:fill="D9D9D9" w:themeFill="background1" w:themeFillShade="D9"/>
            <w:vAlign w:val="center"/>
          </w:tcPr>
          <w:p w14:paraId="1022DB79" w14:textId="617045C6" w:rsidR="00B279B4" w:rsidRPr="003E2466" w:rsidRDefault="00B279B4" w:rsidP="00B279B4">
            <w:pPr>
              <w:jc w:val="center"/>
            </w:pPr>
            <w:r w:rsidRPr="003E2466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726A1C" w14:paraId="714B3C97" w14:textId="77777777" w:rsidTr="003E2466">
        <w:tc>
          <w:tcPr>
            <w:tcW w:w="4390" w:type="dxa"/>
            <w:vAlign w:val="center"/>
          </w:tcPr>
          <w:p w14:paraId="0A6289F5" w14:textId="5CC205E6" w:rsidR="00726A1C" w:rsidRPr="003E2466" w:rsidRDefault="00726A1C" w:rsidP="00726A1C">
            <w:pPr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Кнопка «</w:t>
            </w:r>
            <w:r w:rsidR="000C1304">
              <w:rPr>
                <w:rFonts w:ascii="Times New Roman" w:hAnsi="Times New Roman" w:cs="Times New Roman"/>
              </w:rPr>
              <w:t>Отправить все на согласование</w:t>
            </w:r>
            <w:r w:rsidRPr="003E2466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954" w:type="dxa"/>
          </w:tcPr>
          <w:p w14:paraId="01533CAC" w14:textId="6CEB5F9F" w:rsidR="00726A1C" w:rsidRPr="003E2466" w:rsidRDefault="00726A1C" w:rsidP="00726A1C">
            <w:pPr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Отправляет все предварительные заявки в статусе «</w:t>
            </w:r>
            <w:r w:rsidR="001D118D" w:rsidRPr="003E2466">
              <w:rPr>
                <w:rFonts w:ascii="Times New Roman" w:hAnsi="Times New Roman" w:cs="Times New Roman"/>
              </w:rPr>
              <w:t>Создана</w:t>
            </w:r>
            <w:r w:rsidRPr="003E2466">
              <w:rPr>
                <w:rFonts w:ascii="Times New Roman" w:hAnsi="Times New Roman" w:cs="Times New Roman"/>
              </w:rPr>
              <w:t>» в СУПА.</w:t>
            </w:r>
          </w:p>
        </w:tc>
      </w:tr>
      <w:tr w:rsidR="00726A1C" w14:paraId="04D2486F" w14:textId="77777777" w:rsidTr="003E2466">
        <w:tc>
          <w:tcPr>
            <w:tcW w:w="4390" w:type="dxa"/>
            <w:vAlign w:val="center"/>
          </w:tcPr>
          <w:p w14:paraId="40B1543A" w14:textId="43130E68" w:rsidR="00726A1C" w:rsidRPr="003E2466" w:rsidRDefault="00726A1C" w:rsidP="00726A1C">
            <w:pPr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Кнопка «</w:t>
            </w:r>
            <w:r w:rsidR="000C1304">
              <w:rPr>
                <w:rFonts w:ascii="Times New Roman" w:hAnsi="Times New Roman" w:cs="Times New Roman"/>
              </w:rPr>
              <w:t>Отправить на согласование</w:t>
            </w:r>
            <w:r w:rsidRPr="003E2466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954" w:type="dxa"/>
          </w:tcPr>
          <w:p w14:paraId="6DF90218" w14:textId="246B2C83" w:rsidR="00726A1C" w:rsidRPr="003E2466" w:rsidRDefault="00726A1C" w:rsidP="00726A1C">
            <w:pPr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Отправляет предварительную заявку</w:t>
            </w:r>
            <w:r w:rsidR="00192EF6" w:rsidRPr="003E2466">
              <w:rPr>
                <w:rFonts w:ascii="Times New Roman" w:hAnsi="Times New Roman" w:cs="Times New Roman"/>
              </w:rPr>
              <w:t xml:space="preserve"> в статусе «</w:t>
            </w:r>
            <w:r w:rsidR="001D118D" w:rsidRPr="003E2466">
              <w:rPr>
                <w:rFonts w:ascii="Times New Roman" w:hAnsi="Times New Roman" w:cs="Times New Roman"/>
              </w:rPr>
              <w:t>Создана</w:t>
            </w:r>
            <w:r w:rsidR="00192EF6" w:rsidRPr="003E2466">
              <w:rPr>
                <w:rFonts w:ascii="Times New Roman" w:hAnsi="Times New Roman" w:cs="Times New Roman"/>
              </w:rPr>
              <w:t>»</w:t>
            </w:r>
            <w:r w:rsidRPr="003E2466">
              <w:rPr>
                <w:rFonts w:ascii="Times New Roman" w:hAnsi="Times New Roman" w:cs="Times New Roman"/>
              </w:rPr>
              <w:t xml:space="preserve"> в СУПА.</w:t>
            </w:r>
          </w:p>
        </w:tc>
      </w:tr>
    </w:tbl>
    <w:p w14:paraId="167C6CF6" w14:textId="77777777" w:rsidR="00B279B4" w:rsidRPr="00B279B4" w:rsidRDefault="00B279B4" w:rsidP="00B279B4"/>
    <w:p w14:paraId="52642978" w14:textId="77777777" w:rsidR="008A482C" w:rsidRDefault="008A482C" w:rsidP="008A482C">
      <w:pPr>
        <w:keepNext/>
        <w:jc w:val="center"/>
      </w:pPr>
      <w:r>
        <w:rPr>
          <w:noProof/>
        </w:rPr>
        <w:drawing>
          <wp:inline distT="0" distB="0" distL="0" distR="0" wp14:anchorId="10A594F1" wp14:editId="2FC452EB">
            <wp:extent cx="5924550" cy="1846365"/>
            <wp:effectExtent l="19050" t="19050" r="19050" b="209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846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911DF8" w14:textId="00E76F68" w:rsidR="00B279B4" w:rsidRDefault="008A482C" w:rsidP="00B279B4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0" w:name="_Ref183437791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80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Предварительные заявки в статусе "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На 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согласовани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и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"</w:t>
      </w:r>
    </w:p>
    <w:p w14:paraId="2A51581B" w14:textId="77777777" w:rsidR="00805AE2" w:rsidRPr="00805AE2" w:rsidRDefault="00805AE2" w:rsidP="00805AE2"/>
    <w:p w14:paraId="49A389CA" w14:textId="5A6608B2" w:rsidR="00D00919" w:rsidRPr="00D00919" w:rsidRDefault="00D00919" w:rsidP="00D00919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21</w: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блока "Заявки на транспорт"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00919" w14:paraId="0E0DB03F" w14:textId="77777777" w:rsidTr="00805AE2">
        <w:trPr>
          <w:trHeight w:val="560"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237C67BA" w14:textId="570AB73A" w:rsidR="00D00919" w:rsidRPr="00BC1EA1" w:rsidRDefault="00D00919" w:rsidP="00D00919">
            <w:pPr>
              <w:jc w:val="center"/>
            </w:pPr>
            <w:r w:rsidRPr="00BC1EA1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76A40982" w14:textId="51241FE9" w:rsidR="00D00919" w:rsidRPr="00BC1EA1" w:rsidRDefault="00D00919" w:rsidP="00D00919">
            <w:pPr>
              <w:jc w:val="center"/>
            </w:pPr>
            <w:r w:rsidRPr="00BC1EA1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D00919" w14:paraId="4354ABD8" w14:textId="77777777" w:rsidTr="00B166F5">
        <w:trPr>
          <w:trHeight w:val="70"/>
        </w:trPr>
        <w:tc>
          <w:tcPr>
            <w:tcW w:w="4672" w:type="dxa"/>
            <w:vAlign w:val="center"/>
          </w:tcPr>
          <w:p w14:paraId="3E2F29A4" w14:textId="33070D5D" w:rsidR="00D00919" w:rsidRPr="00BC1EA1" w:rsidRDefault="00D00919" w:rsidP="00D00919">
            <w:r w:rsidRPr="00BC1EA1">
              <w:rPr>
                <w:rFonts w:ascii="Times New Roman" w:hAnsi="Times New Roman" w:cs="Times New Roman"/>
              </w:rPr>
              <w:t>«Заявка на согласовании»</w:t>
            </w:r>
          </w:p>
        </w:tc>
        <w:tc>
          <w:tcPr>
            <w:tcW w:w="4672" w:type="dxa"/>
          </w:tcPr>
          <w:p w14:paraId="325D60BB" w14:textId="7CEC24D0" w:rsidR="00D00919" w:rsidRPr="00BC1EA1" w:rsidRDefault="00D00919" w:rsidP="00D00919">
            <w:r w:rsidRPr="00BC1EA1">
              <w:rPr>
                <w:rFonts w:ascii="Times New Roman" w:hAnsi="Times New Roman" w:cs="Times New Roman"/>
              </w:rPr>
              <w:t xml:space="preserve">Отображается для заявок в </w:t>
            </w:r>
            <w:r w:rsidR="00B6107A" w:rsidRPr="00BC1EA1">
              <w:rPr>
                <w:rFonts w:ascii="Times New Roman" w:hAnsi="Times New Roman" w:cs="Times New Roman"/>
              </w:rPr>
              <w:t>статусе «На согласовании»</w:t>
            </w:r>
          </w:p>
        </w:tc>
      </w:tr>
    </w:tbl>
    <w:p w14:paraId="391C04BE" w14:textId="77777777" w:rsidR="00D00919" w:rsidRPr="00D00919" w:rsidRDefault="00D00919" w:rsidP="00D00919"/>
    <w:p w14:paraId="67D45FBA" w14:textId="77777777" w:rsidR="008A482C" w:rsidRDefault="008A482C" w:rsidP="008A482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DFC2B8B" wp14:editId="72557DFB">
            <wp:extent cx="5915361" cy="1748476"/>
            <wp:effectExtent l="19050" t="19050" r="9525" b="234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361" cy="17484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C1EB1A" w14:textId="04600BC1" w:rsidR="008A482C" w:rsidRDefault="008A482C" w:rsidP="008A482C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1" w:name="_Ref183437798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81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Предварительные заявки в статусе "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Согласована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"</w:t>
      </w:r>
    </w:p>
    <w:p w14:paraId="739B6ED9" w14:textId="77777777" w:rsidR="0032639F" w:rsidRDefault="0032639F" w:rsidP="0032639F">
      <w:pPr>
        <w:keepNext/>
        <w:jc w:val="center"/>
      </w:pPr>
      <w:r>
        <w:rPr>
          <w:noProof/>
        </w:rPr>
        <w:drawing>
          <wp:inline distT="0" distB="0" distL="0" distR="0" wp14:anchorId="47354CA6" wp14:editId="3A1017C9">
            <wp:extent cx="5924550" cy="1841607"/>
            <wp:effectExtent l="19050" t="19050" r="19050" b="254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8416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1BA2BB" w14:textId="26AE2CBC" w:rsidR="008A482C" w:rsidRDefault="0032639F" w:rsidP="0032639F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2" w:name="_Ref183437804"/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82"/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Предварительные заявки в статусе "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Не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согласован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а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"</w:t>
      </w:r>
    </w:p>
    <w:p w14:paraId="4437683F" w14:textId="7E61794D" w:rsidR="00985631" w:rsidRPr="00985631" w:rsidRDefault="00985631" w:rsidP="00985631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22</w:t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блока "Заявки на транспорт"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15"/>
        <w:gridCol w:w="4529"/>
      </w:tblGrid>
      <w:tr w:rsidR="00985631" w14:paraId="1F8489CE" w14:textId="77777777" w:rsidTr="006F41C2">
        <w:trPr>
          <w:trHeight w:val="421"/>
          <w:tblHeader/>
        </w:trPr>
        <w:tc>
          <w:tcPr>
            <w:tcW w:w="4815" w:type="dxa"/>
            <w:shd w:val="clear" w:color="auto" w:fill="D9D9D9" w:themeFill="background1" w:themeFillShade="D9"/>
            <w:vAlign w:val="center"/>
          </w:tcPr>
          <w:p w14:paraId="76A405D5" w14:textId="77777777" w:rsidR="00985631" w:rsidRPr="00C7013D" w:rsidRDefault="00985631" w:rsidP="00937F56">
            <w:pPr>
              <w:jc w:val="center"/>
            </w:pPr>
            <w:r w:rsidRPr="00C7013D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529" w:type="dxa"/>
            <w:shd w:val="clear" w:color="auto" w:fill="D9D9D9" w:themeFill="background1" w:themeFillShade="D9"/>
            <w:vAlign w:val="center"/>
          </w:tcPr>
          <w:p w14:paraId="0D80C14E" w14:textId="77777777" w:rsidR="00985631" w:rsidRPr="00C7013D" w:rsidRDefault="00985631" w:rsidP="00937F56">
            <w:pPr>
              <w:jc w:val="center"/>
            </w:pPr>
            <w:r w:rsidRPr="00C7013D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985631" w14:paraId="292E6722" w14:textId="77777777" w:rsidTr="006F41C2">
        <w:tc>
          <w:tcPr>
            <w:tcW w:w="4815" w:type="dxa"/>
            <w:vAlign w:val="center"/>
          </w:tcPr>
          <w:p w14:paraId="26EF526B" w14:textId="11A78495" w:rsidR="00985631" w:rsidRPr="00C7013D" w:rsidRDefault="00985631" w:rsidP="00985631">
            <w:pPr>
              <w:rPr>
                <w:lang w:val="en-US"/>
              </w:rPr>
            </w:pPr>
            <w:r w:rsidRPr="00C7013D">
              <w:rPr>
                <w:rFonts w:ascii="Times New Roman" w:hAnsi="Times New Roman" w:cs="Times New Roman"/>
              </w:rPr>
              <w:t>«Заявка не согласована»</w:t>
            </w:r>
          </w:p>
        </w:tc>
        <w:tc>
          <w:tcPr>
            <w:tcW w:w="4529" w:type="dxa"/>
          </w:tcPr>
          <w:p w14:paraId="46398EF7" w14:textId="4571A323" w:rsidR="00985631" w:rsidRPr="00C7013D" w:rsidRDefault="00985631" w:rsidP="00985631">
            <w:r w:rsidRPr="00C7013D">
              <w:rPr>
                <w:rFonts w:ascii="Times New Roman" w:hAnsi="Times New Roman" w:cs="Times New Roman"/>
              </w:rPr>
              <w:t xml:space="preserve">Отображается для </w:t>
            </w:r>
            <w:r w:rsidR="00BF5CB4" w:rsidRPr="00C7013D">
              <w:rPr>
                <w:rFonts w:ascii="Times New Roman" w:hAnsi="Times New Roman" w:cs="Times New Roman"/>
              </w:rPr>
              <w:t>предварительных</w:t>
            </w:r>
            <w:r w:rsidRPr="00C7013D">
              <w:rPr>
                <w:rFonts w:ascii="Times New Roman" w:hAnsi="Times New Roman" w:cs="Times New Roman"/>
              </w:rPr>
              <w:t xml:space="preserve"> заявок</w:t>
            </w:r>
            <w:r w:rsidR="00BF5CB4" w:rsidRPr="00C7013D">
              <w:rPr>
                <w:rFonts w:ascii="Times New Roman" w:hAnsi="Times New Roman" w:cs="Times New Roman"/>
              </w:rPr>
              <w:t xml:space="preserve"> в статусе «Отклонена»</w:t>
            </w:r>
            <w:r w:rsidRPr="00C7013D">
              <w:rPr>
                <w:rFonts w:ascii="Times New Roman" w:hAnsi="Times New Roman" w:cs="Times New Roman"/>
              </w:rPr>
              <w:t xml:space="preserve">. </w:t>
            </w:r>
          </w:p>
        </w:tc>
      </w:tr>
    </w:tbl>
    <w:p w14:paraId="7206731E" w14:textId="53D5E853" w:rsidR="00985631" w:rsidRDefault="00985631" w:rsidP="00985631"/>
    <w:p w14:paraId="1E609C93" w14:textId="77777777" w:rsidR="00AD74D5" w:rsidRDefault="00AD74D5" w:rsidP="00AD74D5">
      <w:pPr>
        <w:keepNext/>
        <w:jc w:val="center"/>
      </w:pPr>
      <w:r>
        <w:rPr>
          <w:noProof/>
        </w:rPr>
        <w:drawing>
          <wp:inline distT="0" distB="0" distL="0" distR="0" wp14:anchorId="54F8B842" wp14:editId="7EAFD47B">
            <wp:extent cx="5924550" cy="1539796"/>
            <wp:effectExtent l="19050" t="19050" r="19050" b="228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5397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3E98E2" w14:textId="4441BD29" w:rsidR="00AD74D5" w:rsidRDefault="00AD74D5" w:rsidP="00AD74D5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</w:pPr>
      <w:bookmarkStart w:id="83" w:name="_Ref187751293"/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83"/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Отображение изменений по согласованной заявке после перевода РД</w:t>
      </w:r>
      <w:r w:rsidRPr="00AD74D5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 xml:space="preserve"> в статус "Выдан" и последующие</w:t>
      </w:r>
    </w:p>
    <w:p w14:paraId="48B34437" w14:textId="7ACE160A" w:rsidR="00AD74D5" w:rsidRPr="00AD74D5" w:rsidRDefault="00AD74D5" w:rsidP="00AD74D5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23</w: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блока "Заявки на транспорт"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4531"/>
        <w:gridCol w:w="4813"/>
      </w:tblGrid>
      <w:tr w:rsidR="005850FC" w14:paraId="72CDDF99" w14:textId="77777777" w:rsidTr="00A55E94">
        <w:trPr>
          <w:trHeight w:val="421"/>
          <w:tblHeader/>
        </w:trPr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57E281FB" w14:textId="77777777" w:rsidR="00AD74D5" w:rsidRPr="00D161C6" w:rsidRDefault="00AD74D5" w:rsidP="00FB14A6">
            <w:pPr>
              <w:jc w:val="center"/>
            </w:pPr>
            <w:r w:rsidRPr="00D161C6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813" w:type="dxa"/>
            <w:shd w:val="clear" w:color="auto" w:fill="D9D9D9" w:themeFill="background1" w:themeFillShade="D9"/>
            <w:vAlign w:val="center"/>
          </w:tcPr>
          <w:p w14:paraId="27A151DA" w14:textId="77777777" w:rsidR="00AD74D5" w:rsidRPr="00D161C6" w:rsidRDefault="00AD74D5" w:rsidP="00FB14A6">
            <w:pPr>
              <w:jc w:val="center"/>
            </w:pPr>
            <w:r w:rsidRPr="00D161C6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5850FC" w:rsidRPr="00384B12" w14:paraId="375FEBE5" w14:textId="77777777" w:rsidTr="00A55E94">
        <w:tc>
          <w:tcPr>
            <w:tcW w:w="4531" w:type="dxa"/>
            <w:vAlign w:val="center"/>
          </w:tcPr>
          <w:p w14:paraId="5F07F4C1" w14:textId="4EF5C1C1" w:rsidR="00AD74D5" w:rsidRPr="00D161C6" w:rsidRDefault="00AD74D5" w:rsidP="00FB14A6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>«</w:t>
            </w:r>
            <w:r w:rsidR="003502AC" w:rsidRPr="00D161C6">
              <w:rPr>
                <w:rFonts w:ascii="Times New Roman" w:hAnsi="Times New Roman" w:cs="Times New Roman"/>
              </w:rPr>
              <w:t>Автотранспорт, выделенный после выдачи РД</w:t>
            </w:r>
            <w:r w:rsidRPr="00D161C6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813" w:type="dxa"/>
          </w:tcPr>
          <w:p w14:paraId="4F4579D6" w14:textId="77777777" w:rsidR="00AD74D5" w:rsidRPr="00D161C6" w:rsidRDefault="00AD74D5" w:rsidP="00FB14A6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>Не редактируемое текстовое поле</w:t>
            </w:r>
          </w:p>
        </w:tc>
      </w:tr>
      <w:tr w:rsidR="005850FC" w:rsidRPr="00116A7D" w14:paraId="38A3C1D2" w14:textId="77777777" w:rsidTr="00A55E94">
        <w:tc>
          <w:tcPr>
            <w:tcW w:w="4531" w:type="dxa"/>
            <w:vAlign w:val="center"/>
          </w:tcPr>
          <w:p w14:paraId="75E99245" w14:textId="77777777" w:rsidR="00AD74D5" w:rsidRPr="00D161C6" w:rsidRDefault="00AD74D5" w:rsidP="00FB14A6">
            <w:pPr>
              <w:rPr>
                <w:rFonts w:ascii="Times New Roman" w:hAnsi="Times New Roman" w:cs="Times New Roman"/>
                <w:lang w:val="en-US"/>
              </w:rPr>
            </w:pPr>
            <w:r w:rsidRPr="00D161C6">
              <w:rPr>
                <w:rFonts w:ascii="Times New Roman" w:hAnsi="Times New Roman" w:cs="Times New Roman"/>
              </w:rPr>
              <w:t>ТС</w:t>
            </w:r>
          </w:p>
          <w:p w14:paraId="1C9D585B" w14:textId="7B8836B8" w:rsidR="00AD74D5" w:rsidRPr="00D161C6" w:rsidRDefault="00AD74D5" w:rsidP="00FB14A6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161C6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  <w:r w:rsidR="004B397C" w:rsidRPr="004B397C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r w:rsidR="004B397C">
              <w:rPr>
                <w:rFonts w:ascii="Times New Roman" w:hAnsi="Times New Roman" w:cs="Times New Roman"/>
                <w:i/>
                <w:iCs/>
                <w:lang w:val="en-US"/>
              </w:rPr>
              <w:t>order_</w:t>
            </w:r>
            <w:proofErr w:type="gramStart"/>
            <w:r w:rsidR="004B397C">
              <w:rPr>
                <w:rFonts w:ascii="Times New Roman" w:hAnsi="Times New Roman" w:cs="Times New Roman"/>
                <w:i/>
                <w:iCs/>
                <w:lang w:val="en-US"/>
              </w:rPr>
              <w:t>accepted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.transport</w:t>
            </w:r>
            <w:proofErr w:type="gramEnd"/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</w:p>
          <w:p w14:paraId="5B535520" w14:textId="777035F3" w:rsidR="00AD74D5" w:rsidRPr="00D161C6" w:rsidRDefault="00AD74D5" w:rsidP="00FB14A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rented_transport</w:t>
            </w:r>
            <w:r w:rsidR="004754D4">
              <w:rPr>
                <w:rFonts w:ascii="Times New Roman" w:hAnsi="Times New Roman" w:cs="Times New Roman"/>
                <w:i/>
                <w:iCs/>
                <w:lang w:val="en-US"/>
              </w:rPr>
              <w:t>_order</w:t>
            </w:r>
            <w:r w:rsidR="001F20A8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proofErr w:type="gramStart"/>
            <w:r w:rsidR="001F20A8">
              <w:rPr>
                <w:rFonts w:ascii="Times New Roman" w:hAnsi="Times New Roman" w:cs="Times New Roman"/>
                <w:i/>
                <w:iCs/>
                <w:lang w:val="en-US"/>
              </w:rPr>
              <w:t>accepted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.transport</w:t>
            </w:r>
            <w:proofErr w:type="gramEnd"/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  <w:r w:rsidRPr="00D161C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3" w:type="dxa"/>
            <w:vMerge w:val="restart"/>
          </w:tcPr>
          <w:p w14:paraId="26F5A410" w14:textId="1F66F205" w:rsidR="00EB6156" w:rsidRPr="001F20A8" w:rsidRDefault="00B661C2" w:rsidP="00FB14A6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>Изменения</w:t>
            </w:r>
            <w:r w:rsidR="00AD74D5" w:rsidRPr="00D161C6">
              <w:rPr>
                <w:rFonts w:ascii="Times New Roman" w:hAnsi="Times New Roman" w:cs="Times New Roman"/>
              </w:rPr>
              <w:t xml:space="preserve"> </w:t>
            </w:r>
            <w:r w:rsidRPr="00D161C6">
              <w:rPr>
                <w:rFonts w:ascii="Times New Roman" w:hAnsi="Times New Roman" w:cs="Times New Roman"/>
              </w:rPr>
              <w:t>по заявке на</w:t>
            </w:r>
            <w:r w:rsidR="00AD74D5" w:rsidRPr="00D161C6">
              <w:rPr>
                <w:rFonts w:ascii="Times New Roman" w:hAnsi="Times New Roman" w:cs="Times New Roman"/>
              </w:rPr>
              <w:t xml:space="preserve"> ТС</w:t>
            </w:r>
            <w:r w:rsidRPr="00D161C6">
              <w:rPr>
                <w:rFonts w:ascii="Times New Roman" w:hAnsi="Times New Roman" w:cs="Times New Roman"/>
              </w:rPr>
              <w:t xml:space="preserve"> от СУПА</w:t>
            </w:r>
          </w:p>
        </w:tc>
      </w:tr>
      <w:tr w:rsidR="005850FC" w:rsidRPr="00F501F7" w14:paraId="7E2BC0C4" w14:textId="77777777" w:rsidTr="00A55E94">
        <w:tc>
          <w:tcPr>
            <w:tcW w:w="4531" w:type="dxa"/>
            <w:vAlign w:val="center"/>
          </w:tcPr>
          <w:p w14:paraId="7D4F5E1E" w14:textId="77777777" w:rsidR="00AD74D5" w:rsidRPr="00D161C6" w:rsidRDefault="00AD74D5" w:rsidP="00FB14A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161C6">
              <w:rPr>
                <w:rFonts w:ascii="Times New Roman" w:hAnsi="Times New Roman" w:cs="Times New Roman"/>
              </w:rPr>
              <w:t>Гос</w:t>
            </w:r>
            <w:proofErr w:type="spellEnd"/>
            <w:r w:rsidRPr="00D161C6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D161C6">
              <w:rPr>
                <w:rFonts w:ascii="Times New Roman" w:hAnsi="Times New Roman" w:cs="Times New Roman"/>
              </w:rPr>
              <w:t>номер</w:t>
            </w:r>
          </w:p>
          <w:p w14:paraId="0B3F69A4" w14:textId="77777777" w:rsidR="001F20A8" w:rsidRPr="00D161C6" w:rsidRDefault="00AD74D5" w:rsidP="001F20A8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161C6">
              <w:rPr>
                <w:rFonts w:ascii="Times New Roman" w:hAnsi="Times New Roman" w:cs="Times New Roman"/>
                <w:lang w:val="en-US"/>
              </w:rPr>
              <w:lastRenderedPageBreak/>
              <w:t>(</w:t>
            </w:r>
            <w:proofErr w:type="spellStart"/>
            <w:r w:rsidR="001F20A8" w:rsidRPr="00D161C6"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  <w:r w:rsidR="001F20A8" w:rsidRPr="004B397C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r w:rsidR="001F20A8">
              <w:rPr>
                <w:rFonts w:ascii="Times New Roman" w:hAnsi="Times New Roman" w:cs="Times New Roman"/>
                <w:i/>
                <w:iCs/>
                <w:lang w:val="en-US"/>
              </w:rPr>
              <w:t>order_</w:t>
            </w:r>
            <w:proofErr w:type="gramStart"/>
            <w:r w:rsidR="001F20A8">
              <w:rPr>
                <w:rFonts w:ascii="Times New Roman" w:hAnsi="Times New Roman" w:cs="Times New Roman"/>
                <w:i/>
                <w:iCs/>
                <w:lang w:val="en-US"/>
              </w:rPr>
              <w:t>accepted</w:t>
            </w:r>
            <w:r w:rsidR="001F20A8" w:rsidRPr="00D161C6">
              <w:rPr>
                <w:rFonts w:ascii="Times New Roman" w:hAnsi="Times New Roman" w:cs="Times New Roman"/>
                <w:i/>
                <w:iCs/>
                <w:lang w:val="en-US"/>
              </w:rPr>
              <w:t>.transport</w:t>
            </w:r>
            <w:proofErr w:type="gramEnd"/>
            <w:r w:rsidR="001F20A8" w:rsidRPr="00D161C6"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</w:p>
          <w:p w14:paraId="246D45AE" w14:textId="21E5AC4F" w:rsidR="00AD74D5" w:rsidRPr="00D161C6" w:rsidRDefault="001F20A8" w:rsidP="001F20A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rented_transport</w:t>
            </w:r>
            <w:r w:rsidR="004754D4">
              <w:rPr>
                <w:rFonts w:ascii="Times New Roman" w:hAnsi="Times New Roman" w:cs="Times New Roman"/>
                <w:i/>
                <w:iCs/>
                <w:lang w:val="en-US"/>
              </w:rPr>
              <w:t>_order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accepted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.transport</w:t>
            </w:r>
            <w:proofErr w:type="gramEnd"/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  <w:r w:rsidR="00AD74D5" w:rsidRPr="00D161C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3" w:type="dxa"/>
            <w:vMerge/>
          </w:tcPr>
          <w:p w14:paraId="0F16F117" w14:textId="77777777" w:rsidR="00AD74D5" w:rsidRPr="00D161C6" w:rsidRDefault="00AD74D5" w:rsidP="00FB14A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850FC" w:rsidRPr="007D2585" w14:paraId="146D7BFB" w14:textId="77777777" w:rsidTr="00A55E94">
        <w:tc>
          <w:tcPr>
            <w:tcW w:w="4531" w:type="dxa"/>
            <w:vAlign w:val="center"/>
          </w:tcPr>
          <w:p w14:paraId="6F8F0EFE" w14:textId="77777777" w:rsidR="00AD74D5" w:rsidRPr="00D161C6" w:rsidRDefault="00AD74D5" w:rsidP="00FB14A6">
            <w:pPr>
              <w:rPr>
                <w:rFonts w:ascii="Times New Roman" w:hAnsi="Times New Roman" w:cs="Times New Roman"/>
                <w:lang w:val="en-US"/>
              </w:rPr>
            </w:pPr>
            <w:r w:rsidRPr="00D161C6">
              <w:rPr>
                <w:rFonts w:ascii="Times New Roman" w:hAnsi="Times New Roman" w:cs="Times New Roman"/>
              </w:rPr>
              <w:t>Машинист</w:t>
            </w:r>
          </w:p>
          <w:p w14:paraId="47BC2BD8" w14:textId="30E152F7" w:rsidR="001F20A8" w:rsidRPr="00D161C6" w:rsidRDefault="00AD74D5" w:rsidP="001F20A8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161C6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="001F20A8" w:rsidRPr="00D161C6"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  <w:r w:rsidR="001F20A8" w:rsidRPr="004B397C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r w:rsidR="001F20A8">
              <w:rPr>
                <w:rFonts w:ascii="Times New Roman" w:hAnsi="Times New Roman" w:cs="Times New Roman"/>
                <w:i/>
                <w:iCs/>
                <w:lang w:val="en-US"/>
              </w:rPr>
              <w:t>order_</w:t>
            </w:r>
            <w:proofErr w:type="gramStart"/>
            <w:r w:rsidR="001F20A8">
              <w:rPr>
                <w:rFonts w:ascii="Times New Roman" w:hAnsi="Times New Roman" w:cs="Times New Roman"/>
                <w:i/>
                <w:iCs/>
                <w:lang w:val="en-US"/>
              </w:rPr>
              <w:t>accepted</w:t>
            </w:r>
            <w:r w:rsidR="001F20A8" w:rsidRPr="00D161C6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  <w:r w:rsidR="001F20A8">
              <w:rPr>
                <w:rFonts w:ascii="Times New Roman" w:hAnsi="Times New Roman" w:cs="Times New Roman"/>
                <w:i/>
                <w:iCs/>
                <w:lang w:val="en-US"/>
              </w:rPr>
              <w:t>driver</w:t>
            </w:r>
            <w:proofErr w:type="gramEnd"/>
            <w:r w:rsidR="001F20A8" w:rsidRPr="00D161C6"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</w:p>
          <w:p w14:paraId="37BF678D" w14:textId="7D629023" w:rsidR="00AD74D5" w:rsidRPr="00D161C6" w:rsidRDefault="001F20A8" w:rsidP="001F20A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rented_transport</w:t>
            </w:r>
            <w:r w:rsidR="009F1603">
              <w:rPr>
                <w:rFonts w:ascii="Times New Roman" w:hAnsi="Times New Roman" w:cs="Times New Roman"/>
                <w:i/>
                <w:iCs/>
                <w:lang w:val="en-US"/>
              </w:rPr>
              <w:t>_order_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accepted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driver</w:t>
            </w:r>
            <w:proofErr w:type="gramEnd"/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  <w:r w:rsidR="00AD74D5" w:rsidRPr="00D161C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3" w:type="dxa"/>
          </w:tcPr>
          <w:p w14:paraId="7B400685" w14:textId="77777777" w:rsidR="00B661C2" w:rsidRPr="00D161C6" w:rsidRDefault="00B661C2" w:rsidP="00FB14A6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>Изменения по заявке на ТС от СУПА</w:t>
            </w:r>
          </w:p>
          <w:p w14:paraId="6D7DF6AF" w14:textId="0F02D8B3" w:rsidR="00AD74D5" w:rsidRPr="00D161C6" w:rsidRDefault="00AD74D5" w:rsidP="00FB14A6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 xml:space="preserve">Может быть </w:t>
            </w:r>
            <w:r w:rsidRPr="00D161C6">
              <w:rPr>
                <w:rFonts w:ascii="Times New Roman" w:hAnsi="Times New Roman" w:cs="Times New Roman"/>
                <w:lang w:val="en-US"/>
              </w:rPr>
              <w:t>null</w:t>
            </w:r>
            <w:r w:rsidRPr="00D161C6">
              <w:rPr>
                <w:rFonts w:ascii="Times New Roman" w:hAnsi="Times New Roman" w:cs="Times New Roman"/>
              </w:rPr>
              <w:t>.</w:t>
            </w:r>
          </w:p>
        </w:tc>
      </w:tr>
    </w:tbl>
    <w:p w14:paraId="72C7981E" w14:textId="041EF284" w:rsidR="00480E81" w:rsidRPr="00FA4812" w:rsidRDefault="00D52E93" w:rsidP="00480E81">
      <w:pPr>
        <w:keepNext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bookmarkStart w:id="84" w:name="_Копирование_разрешительных_документ"/>
      <w:bookmarkEnd w:id="78"/>
      <w:bookmarkEnd w:id="84"/>
      <w:r>
        <w:rPr>
          <w:rFonts w:ascii="Times New Roman" w:hAnsi="Times New Roman" w:cs="Times New Roman"/>
          <w:sz w:val="24"/>
          <w:szCs w:val="24"/>
        </w:rPr>
        <w:t>Прототип</w:t>
      </w:r>
      <w:r w:rsidR="00B52CE2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80E81" w:rsidRPr="00C65902">
        <w:rPr>
          <w:rFonts w:ascii="Times New Roman" w:hAnsi="Times New Roman" w:cs="Times New Roman"/>
          <w:sz w:val="24"/>
          <w:szCs w:val="24"/>
        </w:rPr>
        <w:t>блок</w:t>
      </w:r>
      <w:r w:rsidR="00B52CE2">
        <w:rPr>
          <w:rFonts w:ascii="Times New Roman" w:hAnsi="Times New Roman" w:cs="Times New Roman"/>
          <w:sz w:val="24"/>
          <w:szCs w:val="24"/>
        </w:rPr>
        <w:t>ов</w:t>
      </w:r>
      <w:r w:rsidR="00480E81" w:rsidRPr="00C65902">
        <w:rPr>
          <w:rFonts w:ascii="Times New Roman" w:hAnsi="Times New Roman" w:cs="Times New Roman"/>
          <w:sz w:val="24"/>
          <w:szCs w:val="24"/>
        </w:rPr>
        <w:t xml:space="preserve"> для собственного и арендованного ТС</w:t>
      </w:r>
      <w:r w:rsidR="00B52CE2">
        <w:rPr>
          <w:rFonts w:ascii="Times New Roman" w:hAnsi="Times New Roman" w:cs="Times New Roman"/>
          <w:sz w:val="24"/>
          <w:szCs w:val="24"/>
        </w:rPr>
        <w:t xml:space="preserve"> на вкладке «Основное»</w:t>
      </w:r>
      <w:r w:rsidR="00480E81" w:rsidRPr="00C65902">
        <w:rPr>
          <w:rFonts w:ascii="Times New Roman" w:hAnsi="Times New Roman" w:cs="Times New Roman"/>
          <w:sz w:val="24"/>
          <w:szCs w:val="24"/>
        </w:rPr>
        <w:t xml:space="preserve"> представлены ниже (</w:t>
      </w:r>
      <w:r w:rsidR="00480E81">
        <w:rPr>
          <w:rFonts w:ascii="Times New Roman" w:hAnsi="Times New Roman" w:cs="Times New Roman"/>
          <w:sz w:val="24"/>
          <w:szCs w:val="24"/>
        </w:rPr>
        <w:fldChar w:fldCharType="begin"/>
      </w:r>
      <w:r w:rsidR="00480E81">
        <w:rPr>
          <w:rFonts w:ascii="Times New Roman" w:hAnsi="Times New Roman" w:cs="Times New Roman"/>
          <w:sz w:val="24"/>
          <w:szCs w:val="24"/>
        </w:rPr>
        <w:instrText xml:space="preserve"> REF _Ref181712793 \h </w:instrText>
      </w:r>
      <w:r w:rsidR="00480E81">
        <w:rPr>
          <w:rFonts w:ascii="Times New Roman" w:hAnsi="Times New Roman" w:cs="Times New Roman"/>
          <w:sz w:val="24"/>
          <w:szCs w:val="24"/>
        </w:rPr>
      </w:r>
      <w:r w:rsidR="00480E81">
        <w:rPr>
          <w:rFonts w:ascii="Times New Roman" w:hAnsi="Times New Roman" w:cs="Times New Roman"/>
          <w:sz w:val="24"/>
          <w:szCs w:val="24"/>
        </w:rPr>
        <w:fldChar w:fldCharType="separate"/>
      </w:r>
      <w:r w:rsidR="00A3587F" w:rsidRPr="004628E6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 w:rsidR="00A3587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12</w:t>
      </w:r>
      <w:r w:rsidR="00480E81">
        <w:rPr>
          <w:rFonts w:ascii="Times New Roman" w:hAnsi="Times New Roman" w:cs="Times New Roman"/>
          <w:sz w:val="24"/>
          <w:szCs w:val="24"/>
        </w:rPr>
        <w:fldChar w:fldCharType="end"/>
      </w:r>
      <w:r w:rsidR="00480E81">
        <w:rPr>
          <w:rFonts w:ascii="Times New Roman" w:hAnsi="Times New Roman" w:cs="Times New Roman"/>
          <w:sz w:val="24"/>
          <w:szCs w:val="24"/>
        </w:rPr>
        <w:t xml:space="preserve"> </w:t>
      </w:r>
      <w:r w:rsidR="00480E81">
        <w:rPr>
          <w:rFonts w:ascii="Times New Roman" w:hAnsi="Times New Roman" w:cs="Times New Roman"/>
          <w:sz w:val="24"/>
          <w:szCs w:val="24"/>
        </w:rPr>
        <w:fldChar w:fldCharType="begin"/>
      </w:r>
      <w:r w:rsidR="00480E81">
        <w:rPr>
          <w:rFonts w:ascii="Times New Roman" w:hAnsi="Times New Roman" w:cs="Times New Roman"/>
          <w:sz w:val="24"/>
          <w:szCs w:val="24"/>
        </w:rPr>
        <w:instrText xml:space="preserve"> REF _Ref181712794 \h </w:instrText>
      </w:r>
      <w:r w:rsidR="00480E81">
        <w:rPr>
          <w:rFonts w:ascii="Times New Roman" w:hAnsi="Times New Roman" w:cs="Times New Roman"/>
          <w:sz w:val="24"/>
          <w:szCs w:val="24"/>
        </w:rPr>
      </w:r>
      <w:r w:rsidR="00480E81">
        <w:rPr>
          <w:rFonts w:ascii="Times New Roman" w:hAnsi="Times New Roman" w:cs="Times New Roman"/>
          <w:sz w:val="24"/>
          <w:szCs w:val="24"/>
        </w:rPr>
        <w:fldChar w:fldCharType="separate"/>
      </w:r>
      <w:r w:rsidR="00A3587F" w:rsidRPr="004628E6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 w:rsidR="00A3587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13</w:t>
      </w:r>
      <w:r w:rsidR="00480E81">
        <w:rPr>
          <w:rFonts w:ascii="Times New Roman" w:hAnsi="Times New Roman" w:cs="Times New Roman"/>
          <w:sz w:val="24"/>
          <w:szCs w:val="24"/>
        </w:rPr>
        <w:fldChar w:fldCharType="end"/>
      </w:r>
      <w:r w:rsidR="00480E81" w:rsidRPr="00C65902">
        <w:rPr>
          <w:rFonts w:ascii="Times New Roman" w:hAnsi="Times New Roman" w:cs="Times New Roman"/>
          <w:sz w:val="24"/>
          <w:szCs w:val="24"/>
        </w:rPr>
        <w:t>)</w:t>
      </w:r>
      <w:r w:rsidR="00480E81">
        <w:rPr>
          <w:rFonts w:ascii="Times New Roman" w:hAnsi="Times New Roman" w:cs="Times New Roman"/>
          <w:sz w:val="24"/>
          <w:szCs w:val="24"/>
        </w:rPr>
        <w:t>.</w:t>
      </w:r>
    </w:p>
    <w:p w14:paraId="6E23A843" w14:textId="77777777" w:rsidR="00480E81" w:rsidRDefault="00480E81" w:rsidP="00480E81">
      <w:pPr>
        <w:keepNext/>
        <w:jc w:val="center"/>
      </w:pPr>
      <w:r w:rsidRPr="00C85B72">
        <w:rPr>
          <w:rFonts w:ascii="Times New Roman" w:hAnsi="Times New Roman" w:cs="Times New Roman"/>
          <w:noProof/>
        </w:rPr>
        <w:drawing>
          <wp:inline distT="0" distB="0" distL="0" distR="0" wp14:anchorId="05D7BB36" wp14:editId="5C866519">
            <wp:extent cx="5520746" cy="3410097"/>
            <wp:effectExtent l="19050" t="19050" r="2286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" r="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746" cy="341009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B0BCC" w14:textId="1F2E765C" w:rsidR="00480E81" w:rsidRPr="004628E6" w:rsidRDefault="00480E81" w:rsidP="00480E81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5" w:name="_Ref181712793"/>
      <w:bookmarkStart w:id="86" w:name="_Ref181712785"/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12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85"/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Блок «Заявка на транспорт» «Арендованные ТС»</w:t>
      </w:r>
      <w:bookmarkEnd w:id="86"/>
    </w:p>
    <w:p w14:paraId="02007BE3" w14:textId="77777777" w:rsidR="00480E81" w:rsidRDefault="00480E81" w:rsidP="00480E81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F193B9" wp14:editId="445C883F">
            <wp:extent cx="5257831" cy="3244850"/>
            <wp:effectExtent l="19050" t="19050" r="19050" b="127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29" cy="32475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05161E" w14:textId="0570ED49" w:rsidR="007661FC" w:rsidRPr="007661FC" w:rsidRDefault="00480E81" w:rsidP="007661FC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7" w:name="_Ref181712794"/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13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87"/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Блок «Заявка на транспорт» «ТС организации»</w:t>
      </w:r>
    </w:p>
    <w:p w14:paraId="2312AD59" w14:textId="0B1536C9" w:rsidR="004628E6" w:rsidRDefault="004628E6" w:rsidP="00FE520B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8" w:name="_Toc190092300"/>
      <w:r w:rsidRPr="00FE520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Удаление</w:t>
      </w:r>
      <w:r w:rsidR="00E159B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="00E159B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заявки</w:t>
      </w:r>
      <w:r w:rsidRPr="00FE520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из РД</w:t>
      </w:r>
      <w:bookmarkEnd w:id="88"/>
    </w:p>
    <w:p w14:paraId="47E36841" w14:textId="21CBD242" w:rsidR="009A73F4" w:rsidRPr="00E31EB8" w:rsidRDefault="006169B1" w:rsidP="00E31EB8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Предварительную заявку из РД можно удалить в любом статусе. </w:t>
      </w:r>
      <w:r w:rsidR="00E5198C">
        <w:rPr>
          <w:rFonts w:ascii="Times New Roman" w:hAnsi="Times New Roman" w:cs="Times New Roman"/>
          <w:sz w:val="24"/>
          <w:szCs w:val="24"/>
        </w:rPr>
        <w:t>Если статус предварительной заявки «Отправлена на согласование» или «Согласована», тогда в СУПА передается сообщение о неактуальности заявки.</w:t>
      </w:r>
    </w:p>
    <w:p w14:paraId="1C876EAB" w14:textId="77777777" w:rsidR="004628E6" w:rsidRDefault="007D2A48" w:rsidP="004628E6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8F144C" wp14:editId="77C93C5E">
            <wp:extent cx="4618109" cy="1609341"/>
            <wp:effectExtent l="19050" t="19050" r="11430" b="101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109" cy="16093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849A63" w14:textId="1A074D01" w:rsidR="00DA5CF6" w:rsidRPr="004628E6" w:rsidRDefault="004628E6" w:rsidP="00AB2AB5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14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Модальное окно «Удаление заявки на транспорт».</w:t>
      </w:r>
    </w:p>
    <w:p w14:paraId="4FB7CA53" w14:textId="4745C0C9" w:rsidR="004628E6" w:rsidRPr="004628E6" w:rsidRDefault="004628E6" w:rsidP="00AB2AB5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24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модального окна «Удаление заявки на транспорт»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5953"/>
      </w:tblGrid>
      <w:tr w:rsidR="004628E6" w14:paraId="42C5C77B" w14:textId="77777777" w:rsidTr="00ED5E7C">
        <w:trPr>
          <w:trHeight w:val="417"/>
          <w:tblHeader/>
        </w:trPr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61AB8B0F" w14:textId="77777777" w:rsidR="004628E6" w:rsidRPr="002366F0" w:rsidRDefault="004628E6" w:rsidP="008A5D6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66F0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5953" w:type="dxa"/>
            <w:shd w:val="clear" w:color="auto" w:fill="BFBFBF" w:themeFill="background1" w:themeFillShade="BF"/>
            <w:vAlign w:val="center"/>
          </w:tcPr>
          <w:p w14:paraId="0D029931" w14:textId="77777777" w:rsidR="004628E6" w:rsidRPr="002366F0" w:rsidRDefault="004628E6" w:rsidP="008A5D6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66F0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4628E6" w:rsidRPr="00C85B72" w14:paraId="013CAED1" w14:textId="77777777" w:rsidTr="00ED5E7C">
        <w:tc>
          <w:tcPr>
            <w:tcW w:w="3261" w:type="dxa"/>
          </w:tcPr>
          <w:p w14:paraId="3882818A" w14:textId="52EA6484" w:rsidR="004628E6" w:rsidRPr="002366F0" w:rsidRDefault="004628E6" w:rsidP="008A5D68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Наименование окна «Удаление заявки на транспорт»</w:t>
            </w:r>
          </w:p>
        </w:tc>
        <w:tc>
          <w:tcPr>
            <w:tcW w:w="5953" w:type="dxa"/>
          </w:tcPr>
          <w:p w14:paraId="683B0953" w14:textId="2D81F474" w:rsidR="004628E6" w:rsidRPr="002366F0" w:rsidRDefault="004628E6" w:rsidP="00081A34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4628E6" w:rsidRPr="00C85B72" w14:paraId="1C0975D1" w14:textId="77777777" w:rsidTr="00ED5E7C">
        <w:tc>
          <w:tcPr>
            <w:tcW w:w="3261" w:type="dxa"/>
          </w:tcPr>
          <w:p w14:paraId="0069F5AF" w14:textId="6618E7A1" w:rsidR="004628E6" w:rsidRPr="002366F0" w:rsidRDefault="004628E6" w:rsidP="008A5D68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 xml:space="preserve">Кнопка закрыть </w:t>
            </w:r>
            <w:r w:rsidRPr="002366F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2EF94" wp14:editId="40170A47">
                  <wp:extent cx="262394" cy="258328"/>
                  <wp:effectExtent l="0" t="0" r="4445" b="889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78" cy="26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</w:tcPr>
          <w:p w14:paraId="7C02D82B" w14:textId="192B2609" w:rsidR="004628E6" w:rsidRPr="002366F0" w:rsidRDefault="004628E6" w:rsidP="00081A34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По нажатию закрывает модальное окно без удаления заявки на транспорт.</w:t>
            </w:r>
          </w:p>
        </w:tc>
      </w:tr>
      <w:tr w:rsidR="004628E6" w:rsidRPr="00C85B72" w14:paraId="57986206" w14:textId="77777777" w:rsidTr="00ED5E7C">
        <w:tc>
          <w:tcPr>
            <w:tcW w:w="3261" w:type="dxa"/>
          </w:tcPr>
          <w:p w14:paraId="100B27B3" w14:textId="202E4C53" w:rsidR="004628E6" w:rsidRPr="002366F0" w:rsidRDefault="004628E6" w:rsidP="008A5D68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Текстовое сообщение «Заявка на транспортное средство будет удалена безвозвратно»</w:t>
            </w:r>
          </w:p>
        </w:tc>
        <w:tc>
          <w:tcPr>
            <w:tcW w:w="5953" w:type="dxa"/>
          </w:tcPr>
          <w:p w14:paraId="44037E01" w14:textId="20F0EC2B" w:rsidR="004628E6" w:rsidRPr="002366F0" w:rsidRDefault="004628E6" w:rsidP="00081A34">
            <w:pPr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4628E6" w:rsidRPr="00C85B72" w14:paraId="0834405E" w14:textId="77777777" w:rsidTr="00ED5E7C">
        <w:tc>
          <w:tcPr>
            <w:tcW w:w="3261" w:type="dxa"/>
          </w:tcPr>
          <w:p w14:paraId="0BF574C6" w14:textId="0B0C99EC" w:rsidR="004628E6" w:rsidRPr="002366F0" w:rsidRDefault="004628E6" w:rsidP="008A5D68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Кнопка «Удалить»</w:t>
            </w:r>
          </w:p>
        </w:tc>
        <w:tc>
          <w:tcPr>
            <w:tcW w:w="5953" w:type="dxa"/>
          </w:tcPr>
          <w:p w14:paraId="14472684" w14:textId="58D42C4C" w:rsidR="004628E6" w:rsidRPr="002366F0" w:rsidRDefault="004628E6" w:rsidP="005E26DD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 xml:space="preserve">По нажатию удаляет заявку на транспорт. </w:t>
            </w:r>
          </w:p>
        </w:tc>
      </w:tr>
    </w:tbl>
    <w:p w14:paraId="2D00F2DC" w14:textId="3BEFC3F7" w:rsidR="00283980" w:rsidRDefault="00283980" w:rsidP="00C27D7A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89" w:name="_Toc190092301"/>
      <w:r w:rsidRPr="00C27D7A">
        <w:rPr>
          <w:rFonts w:ascii="Times New Roman" w:hAnsi="Times New Roman" w:cs="Times New Roman"/>
          <w:b/>
          <w:bCs/>
          <w:color w:val="auto"/>
        </w:rPr>
        <w:lastRenderedPageBreak/>
        <w:t>Мобильное приложение</w:t>
      </w:r>
      <w:bookmarkEnd w:id="89"/>
    </w:p>
    <w:p w14:paraId="0A673502" w14:textId="72265FF8" w:rsidR="008A28B7" w:rsidRPr="008A28B7" w:rsidRDefault="008A28B7" w:rsidP="008A28B7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0" w:name="_Toc190092302"/>
      <w:r w:rsidRPr="008A28B7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Как работает функциональность</w:t>
      </w:r>
      <w:bookmarkEnd w:id="90"/>
    </w:p>
    <w:p w14:paraId="054E3123" w14:textId="77777777" w:rsidR="00ED5E7C" w:rsidRDefault="00A67ACF" w:rsidP="00ED5E7C">
      <w:pPr>
        <w:keepNext/>
        <w:ind w:firstLine="851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90685E" wp14:editId="6BF66D9A">
            <wp:extent cx="2989429" cy="5457036"/>
            <wp:effectExtent l="19050" t="19050" r="20955" b="107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429" cy="54570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CA1423" w14:textId="38F8716E" w:rsidR="00283980" w:rsidRPr="00ED5E7C" w:rsidRDefault="00ED5E7C" w:rsidP="00ED5E7C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15</w: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Раздел «Транспорт» вкладки «Основное» на мобильном устройстве с ОС </w:t>
      </w:r>
      <w:proofErr w:type="spellStart"/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Android</w:t>
      </w:r>
      <w:proofErr w:type="spellEnd"/>
    </w:p>
    <w:p w14:paraId="6342280D" w14:textId="3600FAD7" w:rsidR="00ED5E7C" w:rsidRPr="00ED5E7C" w:rsidRDefault="00ED5E7C" w:rsidP="00AB2AB5">
      <w:pPr>
        <w:pStyle w:val="af7"/>
        <w:keepNext/>
        <w:spacing w:after="0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25</w: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раздела «Транспорт» вкладки «Основное» на мобильном устройстве с ОС </w:t>
      </w:r>
      <w:proofErr w:type="spellStart"/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Android</w:t>
      </w:r>
      <w:proofErr w:type="spellEnd"/>
    </w:p>
    <w:tbl>
      <w:tblPr>
        <w:tblStyle w:val="a9"/>
        <w:tblW w:w="9498" w:type="dxa"/>
        <w:tblInd w:w="-5" w:type="dxa"/>
        <w:tblLook w:val="04A0" w:firstRow="1" w:lastRow="0" w:firstColumn="1" w:lastColumn="0" w:noHBand="0" w:noVBand="1"/>
      </w:tblPr>
      <w:tblGrid>
        <w:gridCol w:w="5001"/>
        <w:gridCol w:w="4497"/>
      </w:tblGrid>
      <w:tr w:rsidR="00B37FAA" w14:paraId="6A9DA5A1" w14:textId="77777777" w:rsidTr="00486758">
        <w:trPr>
          <w:trHeight w:val="413"/>
          <w:tblHeader/>
        </w:trPr>
        <w:tc>
          <w:tcPr>
            <w:tcW w:w="5001" w:type="dxa"/>
            <w:shd w:val="clear" w:color="auto" w:fill="BFBFBF" w:themeFill="background1" w:themeFillShade="BF"/>
            <w:vAlign w:val="center"/>
          </w:tcPr>
          <w:p w14:paraId="0BBC2E8E" w14:textId="77777777" w:rsidR="00B37FAA" w:rsidRPr="00F551A6" w:rsidRDefault="00B37FAA" w:rsidP="004D3D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51A6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497" w:type="dxa"/>
            <w:shd w:val="clear" w:color="auto" w:fill="BFBFBF" w:themeFill="background1" w:themeFillShade="BF"/>
            <w:vAlign w:val="center"/>
          </w:tcPr>
          <w:p w14:paraId="4D52ACDD" w14:textId="77777777" w:rsidR="00B37FAA" w:rsidRPr="00F551A6" w:rsidRDefault="00B37FAA" w:rsidP="004D3D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51A6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B37FAA" w:rsidRPr="00C85B72" w14:paraId="47159DB7" w14:textId="77777777" w:rsidTr="00486758">
        <w:tc>
          <w:tcPr>
            <w:tcW w:w="5001" w:type="dxa"/>
          </w:tcPr>
          <w:p w14:paraId="3CE80FF8" w14:textId="2942CA2B" w:rsidR="00B37FAA" w:rsidRPr="00C85B72" w:rsidRDefault="00B37FAA" w:rsidP="004D3D1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раздела «Транспорт»</w:t>
            </w:r>
          </w:p>
        </w:tc>
        <w:tc>
          <w:tcPr>
            <w:tcW w:w="4497" w:type="dxa"/>
          </w:tcPr>
          <w:p w14:paraId="2DB967F3" w14:textId="59BB6A79" w:rsidR="00B37FAA" w:rsidRPr="00224A8C" w:rsidRDefault="00B37FAA" w:rsidP="00224A8C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B37FAA" w:rsidRPr="00C85B72" w14:paraId="6D8BB12A" w14:textId="77777777" w:rsidTr="00486758">
        <w:tc>
          <w:tcPr>
            <w:tcW w:w="5001" w:type="dxa"/>
          </w:tcPr>
          <w:p w14:paraId="23504F06" w14:textId="1355DFD1" w:rsidR="00B37FAA" w:rsidRDefault="00B37FAA" w:rsidP="004D3D1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подраздела «Арендованные ТС»</w:t>
            </w:r>
          </w:p>
        </w:tc>
        <w:tc>
          <w:tcPr>
            <w:tcW w:w="4497" w:type="dxa"/>
          </w:tcPr>
          <w:p w14:paraId="76FA0BA9" w14:textId="77777777" w:rsidR="00B37FAA" w:rsidRPr="00224A8C" w:rsidRDefault="00B37FAA" w:rsidP="00224A8C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  <w:p w14:paraId="32499132" w14:textId="77777777" w:rsidR="00B37FAA" w:rsidRPr="00224A8C" w:rsidRDefault="00B37FAA" w:rsidP="00224A8C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В данном подразделе указываются все заявки на сторонние транспортные средства.</w:t>
            </w:r>
          </w:p>
          <w:p w14:paraId="5AF44EFA" w14:textId="7BD4CC7E" w:rsidR="00B37FAA" w:rsidRPr="00224A8C" w:rsidRDefault="00B37FAA" w:rsidP="00224A8C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Заявки отсортированы по номеру заявки. </w:t>
            </w:r>
          </w:p>
        </w:tc>
      </w:tr>
      <w:tr w:rsidR="00B37FAA" w:rsidRPr="00C85B72" w14:paraId="3DF1C3C1" w14:textId="77777777" w:rsidTr="00486758">
        <w:tc>
          <w:tcPr>
            <w:tcW w:w="5001" w:type="dxa"/>
          </w:tcPr>
          <w:p w14:paraId="2318905F" w14:textId="7E587C8A" w:rsidR="00F30350" w:rsidRPr="00231A90" w:rsidRDefault="00B37FAA" w:rsidP="004D3D1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«ТС»</w:t>
            </w:r>
          </w:p>
        </w:tc>
        <w:tc>
          <w:tcPr>
            <w:tcW w:w="4497" w:type="dxa"/>
          </w:tcPr>
          <w:p w14:paraId="00674696" w14:textId="66C8B2E9" w:rsidR="00B37FAA" w:rsidRPr="00224A8C" w:rsidRDefault="00B37FAA" w:rsidP="00224A8C">
            <w:pPr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B37FAA" w:rsidRPr="00C85B72" w14:paraId="51BD2344" w14:textId="77777777" w:rsidTr="00486758">
        <w:tc>
          <w:tcPr>
            <w:tcW w:w="5001" w:type="dxa"/>
          </w:tcPr>
          <w:p w14:paraId="7E15EAAE" w14:textId="77777777" w:rsidR="00B37FAA" w:rsidRPr="00566CAB" w:rsidRDefault="00B37FAA" w:rsidP="004D3D1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Автовышка</w:t>
            </w:r>
            <w:r w:rsidRPr="00566CAB">
              <w:rPr>
                <w:rFonts w:ascii="Times New Roman" w:hAnsi="Times New Roman" w:cs="Times New Roman"/>
                <w:lang w:val="en-US"/>
              </w:rPr>
              <w:t>»</w:t>
            </w:r>
          </w:p>
          <w:p w14:paraId="7EEF8F03" w14:textId="7230731A" w:rsidR="00231A90" w:rsidRPr="00231A90" w:rsidRDefault="00231A90" w:rsidP="00231A9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rented_transport.</w:t>
            </w:r>
            <w:r w:rsidR="00F34EE9">
              <w:rPr>
                <w:rFonts w:ascii="Times New Roman" w:hAnsi="Times New Roman" w:cs="Times New Roman"/>
                <w:i/>
                <w:iCs/>
                <w:lang w:val="en-US"/>
              </w:rPr>
              <w:t>key_object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53D5D7C1" w14:textId="77777777" w:rsidR="00B37FAA" w:rsidRPr="00224A8C" w:rsidRDefault="00B37FAA" w:rsidP="00224A8C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474E665E" w14:textId="54EC5677" w:rsidR="00B37FAA" w:rsidRPr="00224A8C" w:rsidRDefault="00B37FAA" w:rsidP="00224A8C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наименование транспорта, указанного в заявке.</w:t>
            </w:r>
          </w:p>
        </w:tc>
      </w:tr>
      <w:tr w:rsidR="00530352" w:rsidRPr="00C85B72" w14:paraId="669397A6" w14:textId="77777777" w:rsidTr="00486758">
        <w:tc>
          <w:tcPr>
            <w:tcW w:w="5001" w:type="dxa"/>
          </w:tcPr>
          <w:p w14:paraId="4C0DBA2A" w14:textId="6CC0D404" w:rsidR="00530352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«Машинист»</w:t>
            </w:r>
          </w:p>
        </w:tc>
        <w:tc>
          <w:tcPr>
            <w:tcW w:w="4497" w:type="dxa"/>
          </w:tcPr>
          <w:p w14:paraId="45ABB034" w14:textId="3C929DCE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530352" w:rsidRPr="00C85B72" w14:paraId="4EE42BA0" w14:textId="77777777" w:rsidTr="00486758">
        <w:tc>
          <w:tcPr>
            <w:tcW w:w="5001" w:type="dxa"/>
          </w:tcPr>
          <w:p w14:paraId="5FBCC785" w14:textId="77777777" w:rsidR="00530352" w:rsidRPr="00486758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48675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486758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Иванов И.И.</w:t>
            </w:r>
            <w:r w:rsidRPr="00486758">
              <w:rPr>
                <w:rFonts w:ascii="Times New Roman" w:hAnsi="Times New Roman" w:cs="Times New Roman"/>
              </w:rPr>
              <w:t>»</w:t>
            </w:r>
          </w:p>
          <w:p w14:paraId="7E027328" w14:textId="33C0FFD8" w:rsidR="00530352" w:rsidRPr="00427CB8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rented_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transport.driver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568C9A2D" w14:textId="77777777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6B039BCB" w14:textId="77777777" w:rsidR="00530352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lastRenderedPageBreak/>
              <w:t xml:space="preserve">Указывается </w:t>
            </w:r>
            <w:r>
              <w:rPr>
                <w:rFonts w:ascii="Times New Roman" w:hAnsi="Times New Roman" w:cs="Times New Roman"/>
              </w:rPr>
              <w:t>Ф.И.О. машиниста</w:t>
            </w:r>
            <w:r w:rsidRPr="00224A8C">
              <w:rPr>
                <w:rFonts w:ascii="Times New Roman" w:hAnsi="Times New Roman" w:cs="Times New Roman"/>
              </w:rPr>
              <w:t>, указанного в заявке.</w:t>
            </w:r>
          </w:p>
          <w:p w14:paraId="3F08C7C2" w14:textId="047CA6B9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 отображается, если поле </w:t>
            </w:r>
            <w:r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  <w:tr w:rsidR="00530352" w:rsidRPr="00C85B72" w14:paraId="339BF81D" w14:textId="77777777" w:rsidTr="00486758">
        <w:tc>
          <w:tcPr>
            <w:tcW w:w="5001" w:type="dxa"/>
          </w:tcPr>
          <w:p w14:paraId="2B84F66C" w14:textId="777A3698" w:rsidR="00530352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«Период работы»</w:t>
            </w:r>
          </w:p>
        </w:tc>
        <w:tc>
          <w:tcPr>
            <w:tcW w:w="4497" w:type="dxa"/>
          </w:tcPr>
          <w:p w14:paraId="26EE4FD9" w14:textId="71C35FA3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530352" w:rsidRPr="00C85B72" w14:paraId="56D68807" w14:textId="77777777" w:rsidTr="00486758">
        <w:tc>
          <w:tcPr>
            <w:tcW w:w="5001" w:type="dxa"/>
          </w:tcPr>
          <w:p w14:paraId="09297FBA" w14:textId="77777777" w:rsidR="00530352" w:rsidRPr="00566CAB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«13.08.2024 07:00 - 13.08.2024 10:00»</w:t>
            </w:r>
          </w:p>
          <w:p w14:paraId="57B2784C" w14:textId="2615FBC9" w:rsidR="00530352" w:rsidRDefault="00530352" w:rsidP="00530352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rented_</w:t>
            </w:r>
            <w:proofErr w:type="gramStart"/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transport.</w:t>
            </w:r>
            <w:r w:rsidR="00F34EE9">
              <w:rPr>
                <w:rFonts w:ascii="Times New Roman" w:hAnsi="Times New Roman" w:cs="Times New Roman"/>
                <w:i/>
                <w:iCs/>
                <w:lang w:val="en-US"/>
              </w:rPr>
              <w:t>rent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_start</w:t>
            </w:r>
            <w:proofErr w:type="spellEnd"/>
          </w:p>
          <w:p w14:paraId="34C79629" w14:textId="30C0E62C" w:rsidR="00530352" w:rsidRPr="00231A90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rented_</w:t>
            </w:r>
            <w:proofErr w:type="gramStart"/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transport.</w:t>
            </w:r>
            <w:r w:rsidR="00F34EE9">
              <w:rPr>
                <w:rFonts w:ascii="Times New Roman" w:hAnsi="Times New Roman" w:cs="Times New Roman"/>
                <w:i/>
                <w:iCs/>
                <w:lang w:val="en-US"/>
              </w:rPr>
              <w:t>rent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_end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75B13319" w14:textId="77777777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67D863DB" w14:textId="0C1BB0B8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период работы транспорта, указанного в заявке.</w:t>
            </w:r>
          </w:p>
        </w:tc>
      </w:tr>
      <w:tr w:rsidR="00530352" w:rsidRPr="00C85B72" w14:paraId="4E962B36" w14:textId="77777777" w:rsidTr="00486758">
        <w:tc>
          <w:tcPr>
            <w:tcW w:w="5001" w:type="dxa"/>
          </w:tcPr>
          <w:p w14:paraId="69D68CAA" w14:textId="19FCEC09" w:rsidR="00530352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«Номер заявки»</w:t>
            </w:r>
          </w:p>
        </w:tc>
        <w:tc>
          <w:tcPr>
            <w:tcW w:w="4497" w:type="dxa"/>
          </w:tcPr>
          <w:p w14:paraId="66DF50B7" w14:textId="598845AC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530352" w:rsidRPr="00C85B72" w14:paraId="64C01583" w14:textId="77777777" w:rsidTr="00486758">
        <w:tc>
          <w:tcPr>
            <w:tcW w:w="5001" w:type="dxa"/>
          </w:tcPr>
          <w:p w14:paraId="1EE55DCF" w14:textId="77777777" w:rsidR="00530352" w:rsidRPr="00566CAB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«123»</w:t>
            </w:r>
          </w:p>
          <w:p w14:paraId="461A9285" w14:textId="47BC926C" w:rsidR="00530352" w:rsidRPr="00231A90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31A90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rented_</w:t>
            </w:r>
            <w:proofErr w:type="gramStart"/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transport.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_order_number</w:t>
            </w:r>
            <w:proofErr w:type="spellEnd"/>
            <w:r w:rsidRPr="00231A90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75FED7A6" w14:textId="77777777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0473C01A" w14:textId="5F775D8E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номер заявки.</w:t>
            </w:r>
          </w:p>
        </w:tc>
      </w:tr>
      <w:tr w:rsidR="00530352" w:rsidRPr="00C85B72" w14:paraId="24819B43" w14:textId="77777777" w:rsidTr="00486758">
        <w:tc>
          <w:tcPr>
            <w:tcW w:w="5001" w:type="dxa"/>
          </w:tcPr>
          <w:p w14:paraId="4AE6FD03" w14:textId="3C2D69EE" w:rsidR="00530352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«Дата заявки»</w:t>
            </w:r>
          </w:p>
        </w:tc>
        <w:tc>
          <w:tcPr>
            <w:tcW w:w="4497" w:type="dxa"/>
          </w:tcPr>
          <w:p w14:paraId="1A8530C3" w14:textId="72FADD9D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530352" w:rsidRPr="00C85B72" w14:paraId="48D62320" w14:textId="77777777" w:rsidTr="00486758">
        <w:tc>
          <w:tcPr>
            <w:tcW w:w="5001" w:type="dxa"/>
          </w:tcPr>
          <w:p w14:paraId="217BF9E2" w14:textId="77777777" w:rsidR="00530352" w:rsidRPr="00566CAB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«12.08.2024»</w:t>
            </w:r>
          </w:p>
          <w:p w14:paraId="6CA75A4D" w14:textId="284A1B51" w:rsidR="00530352" w:rsidRPr="00EB5DF8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31A90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rented_</w:t>
            </w:r>
            <w:proofErr w:type="gramStart"/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transport.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_order_date</w:t>
            </w:r>
            <w:proofErr w:type="spellEnd"/>
            <w:r w:rsidRPr="00231A90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72819B9B" w14:textId="77777777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6B4033A1" w14:textId="6019595F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дата заявки.</w:t>
            </w:r>
          </w:p>
        </w:tc>
      </w:tr>
      <w:tr w:rsidR="00530352" w:rsidRPr="00C85B72" w14:paraId="13CD58CC" w14:textId="77777777" w:rsidTr="00486758">
        <w:tc>
          <w:tcPr>
            <w:tcW w:w="5001" w:type="dxa"/>
          </w:tcPr>
          <w:p w14:paraId="1DD0F3CA" w14:textId="0993890A" w:rsidR="00530352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подраздела «ТС организации»</w:t>
            </w:r>
          </w:p>
        </w:tc>
        <w:tc>
          <w:tcPr>
            <w:tcW w:w="4497" w:type="dxa"/>
          </w:tcPr>
          <w:p w14:paraId="7376888A" w14:textId="77777777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  <w:p w14:paraId="25611297" w14:textId="2D038DA7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В данном подразделе указываются все заявки на собственные транспортные средства.</w:t>
            </w:r>
          </w:p>
          <w:p w14:paraId="742550DD" w14:textId="1812F975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Заявки отсортированы по номеру заявки. </w:t>
            </w:r>
          </w:p>
        </w:tc>
      </w:tr>
      <w:tr w:rsidR="00530352" w:rsidRPr="00C85B72" w14:paraId="544A120B" w14:textId="77777777" w:rsidTr="00486758">
        <w:tc>
          <w:tcPr>
            <w:tcW w:w="5001" w:type="dxa"/>
          </w:tcPr>
          <w:p w14:paraId="47D457F6" w14:textId="4927070E" w:rsidR="00530352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«ТС»</w:t>
            </w:r>
          </w:p>
        </w:tc>
        <w:tc>
          <w:tcPr>
            <w:tcW w:w="4497" w:type="dxa"/>
          </w:tcPr>
          <w:p w14:paraId="383F47A4" w14:textId="24C69B09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530352" w:rsidRPr="00C85B72" w14:paraId="4F7C9E43" w14:textId="77777777" w:rsidTr="00486758">
        <w:tc>
          <w:tcPr>
            <w:tcW w:w="5001" w:type="dxa"/>
          </w:tcPr>
          <w:p w14:paraId="08572799" w14:textId="77777777" w:rsidR="00530352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 поля</w:t>
            </w:r>
            <w:r w:rsidRPr="003A4167">
              <w:rPr>
                <w:rFonts w:ascii="Times New Roman" w:hAnsi="Times New Roman" w:cs="Times New Roman"/>
              </w:rPr>
              <w:t xml:space="preserve"> «</w:t>
            </w:r>
            <w:r w:rsidRPr="00D01953">
              <w:rPr>
                <w:rFonts w:ascii="Times New Roman" w:hAnsi="Times New Roman" w:cs="Times New Roman"/>
              </w:rPr>
              <w:t>Focus 2.0 (XQDA-4L-1,999-150-5M)</w:t>
            </w:r>
            <w:r w:rsidRPr="003A4167">
              <w:rPr>
                <w:rFonts w:ascii="Times New Roman" w:hAnsi="Times New Roman" w:cs="Times New Roman"/>
              </w:rPr>
              <w:t>»</w:t>
            </w:r>
          </w:p>
          <w:p w14:paraId="38A31FF1" w14:textId="5922E894" w:rsidR="00530352" w:rsidRPr="00231A90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="00F34EE9">
              <w:rPr>
                <w:rFonts w:ascii="Times New Roman" w:hAnsi="Times New Roman" w:cs="Times New Roman"/>
                <w:i/>
                <w:iCs/>
                <w:lang w:val="en-US"/>
              </w:rPr>
              <w:t>rd_on_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transport.transport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2BC090AC" w14:textId="77777777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650D2243" w14:textId="157AD1E8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наименование транспорта, указанного в заявке.</w:t>
            </w:r>
          </w:p>
        </w:tc>
      </w:tr>
      <w:tr w:rsidR="00530352" w:rsidRPr="00C85B72" w14:paraId="2FEC7FD1" w14:textId="77777777" w:rsidTr="00486758">
        <w:tc>
          <w:tcPr>
            <w:tcW w:w="5001" w:type="dxa"/>
          </w:tcPr>
          <w:p w14:paraId="5E6B0CD6" w14:textId="1FBBA5E2" w:rsidR="00530352" w:rsidRPr="004E0CFF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«Регистрационный номер»</w:t>
            </w:r>
          </w:p>
        </w:tc>
        <w:tc>
          <w:tcPr>
            <w:tcW w:w="4497" w:type="dxa"/>
          </w:tcPr>
          <w:p w14:paraId="4BD84FD3" w14:textId="54F42B25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530352" w:rsidRPr="00C85B72" w14:paraId="032D4A66" w14:textId="77777777" w:rsidTr="00486758">
        <w:tc>
          <w:tcPr>
            <w:tcW w:w="5001" w:type="dxa"/>
          </w:tcPr>
          <w:p w14:paraId="0DEDD40A" w14:textId="77777777" w:rsidR="00530352" w:rsidRPr="00566CAB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М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003 </w:t>
            </w:r>
            <w:r>
              <w:rPr>
                <w:rFonts w:ascii="Times New Roman" w:hAnsi="Times New Roman" w:cs="Times New Roman"/>
              </w:rPr>
              <w:t>ЕУ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31»</w:t>
            </w:r>
          </w:p>
          <w:p w14:paraId="1EF03CEF" w14:textId="402C7C81" w:rsidR="00530352" w:rsidRPr="00EB5DF8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="00F34EE9">
              <w:rPr>
                <w:rFonts w:ascii="Times New Roman" w:hAnsi="Times New Roman" w:cs="Times New Roman"/>
                <w:i/>
                <w:iCs/>
                <w:lang w:val="en-US"/>
              </w:rPr>
              <w:t>rd_on_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transport.transport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32677E0A" w14:textId="77777777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015E65A9" w14:textId="7D27C7E9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регистрационный номер транспорта, указанного в заявке.</w:t>
            </w:r>
          </w:p>
        </w:tc>
      </w:tr>
      <w:tr w:rsidR="00530352" w:rsidRPr="00C85B72" w14:paraId="6D821BB8" w14:textId="77777777" w:rsidTr="00486758">
        <w:tc>
          <w:tcPr>
            <w:tcW w:w="5001" w:type="dxa"/>
          </w:tcPr>
          <w:p w14:paraId="2A98038E" w14:textId="1A342BE4" w:rsidR="00530352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«Машинист»</w:t>
            </w:r>
          </w:p>
        </w:tc>
        <w:tc>
          <w:tcPr>
            <w:tcW w:w="4497" w:type="dxa"/>
          </w:tcPr>
          <w:p w14:paraId="24CD27F1" w14:textId="4F9B6B76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530352" w:rsidRPr="00C85B72" w14:paraId="6BCE491C" w14:textId="77777777" w:rsidTr="00486758">
        <w:tc>
          <w:tcPr>
            <w:tcW w:w="5001" w:type="dxa"/>
          </w:tcPr>
          <w:p w14:paraId="18766324" w14:textId="50D35EC0" w:rsidR="00530352" w:rsidRPr="00486758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48675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486758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Иванов И.И.</w:t>
            </w:r>
            <w:r w:rsidRPr="00486758">
              <w:rPr>
                <w:rFonts w:ascii="Times New Roman" w:hAnsi="Times New Roman" w:cs="Times New Roman"/>
              </w:rPr>
              <w:t>»</w:t>
            </w:r>
          </w:p>
          <w:p w14:paraId="077D0562" w14:textId="090F599C" w:rsidR="00530352" w:rsidRPr="00486758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="00F34EE9">
              <w:rPr>
                <w:rFonts w:ascii="Times New Roman" w:hAnsi="Times New Roman" w:cs="Times New Roman"/>
                <w:i/>
                <w:iCs/>
                <w:lang w:val="en-US"/>
              </w:rPr>
              <w:t>rd_on_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transport.driver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1B12D7F5" w14:textId="77777777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25B6FBBF" w14:textId="77777777" w:rsidR="00530352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Указывается </w:t>
            </w:r>
            <w:r>
              <w:rPr>
                <w:rFonts w:ascii="Times New Roman" w:hAnsi="Times New Roman" w:cs="Times New Roman"/>
              </w:rPr>
              <w:t>Ф.И.О. машиниста</w:t>
            </w:r>
            <w:r w:rsidRPr="00224A8C">
              <w:rPr>
                <w:rFonts w:ascii="Times New Roman" w:hAnsi="Times New Roman" w:cs="Times New Roman"/>
              </w:rPr>
              <w:t>, указанного в заявке.</w:t>
            </w:r>
          </w:p>
          <w:p w14:paraId="62442863" w14:textId="027347B3" w:rsidR="00530352" w:rsidRPr="003C0523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 отображается, если поле </w:t>
            </w:r>
            <w:r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  <w:tr w:rsidR="00530352" w:rsidRPr="00C85B72" w14:paraId="688BD290" w14:textId="77777777" w:rsidTr="00486758">
        <w:tc>
          <w:tcPr>
            <w:tcW w:w="5001" w:type="dxa"/>
          </w:tcPr>
          <w:p w14:paraId="7AD05185" w14:textId="77E37DF2" w:rsidR="00530352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«Период работы»</w:t>
            </w:r>
          </w:p>
        </w:tc>
        <w:tc>
          <w:tcPr>
            <w:tcW w:w="4497" w:type="dxa"/>
          </w:tcPr>
          <w:p w14:paraId="24D44BB6" w14:textId="00099570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530352" w:rsidRPr="00C85B72" w14:paraId="2D48A99E" w14:textId="77777777" w:rsidTr="00486758">
        <w:tc>
          <w:tcPr>
            <w:tcW w:w="5001" w:type="dxa"/>
          </w:tcPr>
          <w:p w14:paraId="49A7D084" w14:textId="77777777" w:rsidR="00530352" w:rsidRPr="00566CAB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«13.08.2024 05:00 - 13.08.2024 14:00»</w:t>
            </w:r>
          </w:p>
          <w:p w14:paraId="6FAB11B5" w14:textId="14DF1D27" w:rsidR="00530352" w:rsidRDefault="00530352" w:rsidP="00530352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="00F34EE9">
              <w:rPr>
                <w:rFonts w:ascii="Times New Roman" w:hAnsi="Times New Roman" w:cs="Times New Roman"/>
                <w:i/>
                <w:iCs/>
                <w:lang w:val="en-US"/>
              </w:rPr>
              <w:t>rd_on_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</w:t>
            </w:r>
            <w:r w:rsidR="00F34EE9">
              <w:rPr>
                <w:rFonts w:ascii="Times New Roman" w:hAnsi="Times New Roman" w:cs="Times New Roman"/>
                <w:i/>
                <w:iCs/>
                <w:lang w:val="en-US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e</w:t>
            </w:r>
            <w:r w:rsidR="00F34EE9">
              <w:rPr>
                <w:rFonts w:ascii="Times New Roman" w:hAnsi="Times New Roman" w:cs="Times New Roman"/>
                <w:i/>
                <w:iCs/>
                <w:lang w:val="en-US"/>
              </w:rPr>
              <w:t>nt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_start</w:t>
            </w:r>
            <w:proofErr w:type="spellEnd"/>
          </w:p>
          <w:p w14:paraId="5719C629" w14:textId="775C545E" w:rsidR="00530352" w:rsidRPr="00EB5DF8" w:rsidRDefault="00F34EE9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rd_on_</w:t>
            </w:r>
            <w:proofErr w:type="gramStart"/>
            <w:r w:rsidR="00530352">
              <w:rPr>
                <w:rFonts w:ascii="Times New Roman" w:hAnsi="Times New Roman" w:cs="Times New Roman"/>
                <w:i/>
                <w:iCs/>
                <w:lang w:val="en-US"/>
              </w:rPr>
              <w:t>transport.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rent</w:t>
            </w:r>
            <w:proofErr w:type="gramEnd"/>
            <w:r w:rsidR="00530352">
              <w:rPr>
                <w:rFonts w:ascii="Times New Roman" w:hAnsi="Times New Roman" w:cs="Times New Roman"/>
                <w:i/>
                <w:iCs/>
                <w:lang w:val="en-US"/>
              </w:rPr>
              <w:t>_end</w:t>
            </w:r>
            <w:proofErr w:type="spellEnd"/>
            <w:r w:rsidR="00530352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192E57A7" w14:textId="77777777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12D409A9" w14:textId="21E5577D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период работы транспорта, указанного в заявке.</w:t>
            </w:r>
          </w:p>
        </w:tc>
      </w:tr>
      <w:tr w:rsidR="00530352" w:rsidRPr="00C85B72" w14:paraId="2AE60787" w14:textId="77777777" w:rsidTr="00486758">
        <w:tc>
          <w:tcPr>
            <w:tcW w:w="5001" w:type="dxa"/>
          </w:tcPr>
          <w:p w14:paraId="579FD47C" w14:textId="21884595" w:rsidR="00530352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«Номер заявки»</w:t>
            </w:r>
          </w:p>
        </w:tc>
        <w:tc>
          <w:tcPr>
            <w:tcW w:w="4497" w:type="dxa"/>
          </w:tcPr>
          <w:p w14:paraId="29A77AD4" w14:textId="787424FC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530352" w:rsidRPr="00C85B72" w14:paraId="7AED627E" w14:textId="77777777" w:rsidTr="00486758">
        <w:tc>
          <w:tcPr>
            <w:tcW w:w="5001" w:type="dxa"/>
          </w:tcPr>
          <w:p w14:paraId="0456AAD6" w14:textId="77777777" w:rsidR="00530352" w:rsidRPr="00566CAB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«321»</w:t>
            </w:r>
          </w:p>
          <w:p w14:paraId="55BB9C49" w14:textId="573F589F" w:rsidR="00530352" w:rsidRPr="00EB5DF8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="002F31CB">
              <w:rPr>
                <w:rFonts w:ascii="Times New Roman" w:hAnsi="Times New Roman" w:cs="Times New Roman"/>
                <w:i/>
                <w:iCs/>
                <w:lang w:val="en-US"/>
              </w:rPr>
              <w:t>rd_on</w:t>
            </w:r>
            <w:r w:rsidRPr="00023C0A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transport.transport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_order_number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34872488" w14:textId="77777777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196778FC" w14:textId="3F913EB0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номер заявки.</w:t>
            </w:r>
          </w:p>
        </w:tc>
      </w:tr>
      <w:tr w:rsidR="00530352" w:rsidRPr="00C85B72" w14:paraId="47884981" w14:textId="77777777" w:rsidTr="00486758">
        <w:tc>
          <w:tcPr>
            <w:tcW w:w="5001" w:type="dxa"/>
          </w:tcPr>
          <w:p w14:paraId="7FE865B8" w14:textId="15FEAB27" w:rsidR="00530352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«Дата заявки»</w:t>
            </w:r>
          </w:p>
        </w:tc>
        <w:tc>
          <w:tcPr>
            <w:tcW w:w="4497" w:type="dxa"/>
          </w:tcPr>
          <w:p w14:paraId="11933E0E" w14:textId="2EA4DE81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530352" w:rsidRPr="00C85B72" w14:paraId="074C4CD0" w14:textId="77777777" w:rsidTr="00486758">
        <w:tc>
          <w:tcPr>
            <w:tcW w:w="5001" w:type="dxa"/>
          </w:tcPr>
          <w:p w14:paraId="53BE2188" w14:textId="77777777" w:rsidR="00530352" w:rsidRPr="00566CAB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«12.08.2024»</w:t>
            </w:r>
          </w:p>
          <w:p w14:paraId="5278B32D" w14:textId="27E6C4F2" w:rsidR="00530352" w:rsidRPr="006227BC" w:rsidRDefault="00530352" w:rsidP="0053035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="002F31CB">
              <w:rPr>
                <w:rFonts w:ascii="Times New Roman" w:hAnsi="Times New Roman" w:cs="Times New Roman"/>
                <w:i/>
                <w:iCs/>
                <w:lang w:val="en-US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d</w:t>
            </w:r>
            <w:r w:rsidR="002F31CB">
              <w:rPr>
                <w:rFonts w:ascii="Times New Roman" w:hAnsi="Times New Roman" w:cs="Times New Roman"/>
                <w:i/>
                <w:iCs/>
                <w:lang w:val="en-US"/>
              </w:rPr>
              <w:t>_on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transport.transport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_order_date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335E6D96" w14:textId="77777777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7B7EB2F7" w14:textId="489ED401" w:rsidR="00530352" w:rsidRPr="00224A8C" w:rsidRDefault="00530352" w:rsidP="00530352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дата заявки.</w:t>
            </w:r>
          </w:p>
        </w:tc>
      </w:tr>
    </w:tbl>
    <w:p w14:paraId="470F6864" w14:textId="352499AC" w:rsidR="00A57581" w:rsidRDefault="00A57581" w:rsidP="00A57581"/>
    <w:p w14:paraId="77609F62" w14:textId="77777777" w:rsidR="00E16588" w:rsidRDefault="00E16588" w:rsidP="00E1658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6AA4D70" wp14:editId="5EDDB2CC">
            <wp:extent cx="3478895" cy="3819525"/>
            <wp:effectExtent l="19050" t="19050" r="2667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628" cy="38225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28310D" w14:textId="3D4AE61E" w:rsidR="00A57581" w:rsidRPr="002A5430" w:rsidRDefault="00E16588" w:rsidP="00E16588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91" w:name="_Ref187752369"/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16</w:t>
      </w:r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91"/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Отображение изменений по согласованной заявке после перевода РД в статус "Выдан" и последующие</w:t>
      </w:r>
    </w:p>
    <w:p w14:paraId="50C61ED6" w14:textId="448ACD0F" w:rsidR="00621BC9" w:rsidRPr="00621BC9" w:rsidRDefault="00621BC9" w:rsidP="00621BC9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A3587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26</w:t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Описание элементов раздела «Транспорт» вкладки «Основное» на мобильном устройстве с ОС </w:t>
      </w:r>
      <w:proofErr w:type="spellStart"/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Android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96"/>
        <w:gridCol w:w="6048"/>
      </w:tblGrid>
      <w:tr w:rsidR="00621BC9" w14:paraId="4BE89455" w14:textId="77777777" w:rsidTr="001E4C86">
        <w:trPr>
          <w:trHeight w:val="421"/>
          <w:tblHeader/>
        </w:trPr>
        <w:tc>
          <w:tcPr>
            <w:tcW w:w="3296" w:type="dxa"/>
            <w:shd w:val="clear" w:color="auto" w:fill="D9D9D9" w:themeFill="background1" w:themeFillShade="D9"/>
            <w:vAlign w:val="center"/>
          </w:tcPr>
          <w:p w14:paraId="082AE12E" w14:textId="77777777" w:rsidR="00621BC9" w:rsidRPr="00403F1A" w:rsidRDefault="00621BC9" w:rsidP="00FB14A6">
            <w:pPr>
              <w:jc w:val="center"/>
            </w:pPr>
            <w:r w:rsidRPr="00403F1A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6048" w:type="dxa"/>
            <w:shd w:val="clear" w:color="auto" w:fill="D9D9D9" w:themeFill="background1" w:themeFillShade="D9"/>
            <w:vAlign w:val="center"/>
          </w:tcPr>
          <w:p w14:paraId="700D5E53" w14:textId="77777777" w:rsidR="00621BC9" w:rsidRPr="00403F1A" w:rsidRDefault="00621BC9" w:rsidP="00FB14A6">
            <w:pPr>
              <w:jc w:val="center"/>
            </w:pPr>
            <w:r w:rsidRPr="00403F1A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621BC9" w:rsidRPr="00403F1A" w14:paraId="5F23CDE7" w14:textId="77777777" w:rsidTr="001E4C86">
        <w:tc>
          <w:tcPr>
            <w:tcW w:w="3296" w:type="dxa"/>
            <w:vAlign w:val="center"/>
          </w:tcPr>
          <w:p w14:paraId="348F5639" w14:textId="77777777" w:rsidR="00621BC9" w:rsidRPr="00403F1A" w:rsidRDefault="00621BC9" w:rsidP="00FB14A6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«Изменения по заявке»</w:t>
            </w:r>
          </w:p>
        </w:tc>
        <w:tc>
          <w:tcPr>
            <w:tcW w:w="6048" w:type="dxa"/>
          </w:tcPr>
          <w:p w14:paraId="79EB9E46" w14:textId="77777777" w:rsidR="00621BC9" w:rsidRPr="00403F1A" w:rsidRDefault="00621BC9" w:rsidP="00FB14A6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Не редактируемое текстовое поле</w:t>
            </w:r>
          </w:p>
        </w:tc>
      </w:tr>
      <w:tr w:rsidR="001E4C86" w:rsidRPr="00403F1A" w14:paraId="5556792E" w14:textId="77777777" w:rsidTr="001E4C86">
        <w:tc>
          <w:tcPr>
            <w:tcW w:w="3296" w:type="dxa"/>
            <w:vAlign w:val="center"/>
          </w:tcPr>
          <w:p w14:paraId="2410CCDB" w14:textId="7D8F5CDE" w:rsidR="001E4C86" w:rsidRPr="00403F1A" w:rsidRDefault="001E4C86" w:rsidP="001E4C86">
            <w:pPr>
              <w:rPr>
                <w:rFonts w:ascii="Times New Roman" w:hAnsi="Times New Roman" w:cs="Times New Roman"/>
                <w:lang w:val="en-US"/>
              </w:rPr>
            </w:pPr>
            <w:r w:rsidRPr="00403F1A">
              <w:rPr>
                <w:rFonts w:ascii="Times New Roman" w:hAnsi="Times New Roman" w:cs="Times New Roman"/>
              </w:rPr>
              <w:t>ТС</w:t>
            </w:r>
          </w:p>
        </w:tc>
        <w:tc>
          <w:tcPr>
            <w:tcW w:w="6048" w:type="dxa"/>
            <w:vMerge w:val="restart"/>
            <w:vAlign w:val="center"/>
          </w:tcPr>
          <w:p w14:paraId="338FAB27" w14:textId="77777777" w:rsidR="001E4C86" w:rsidRPr="00403F1A" w:rsidRDefault="001E4C86" w:rsidP="001E4C86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Изменения по заявке на ТС от СУПА</w:t>
            </w:r>
          </w:p>
          <w:p w14:paraId="29A5B67C" w14:textId="2FCF5A13" w:rsidR="001E4C86" w:rsidRPr="00403F1A" w:rsidRDefault="001E4C86" w:rsidP="001E4C86">
            <w:pPr>
              <w:rPr>
                <w:rFonts w:ascii="Times New Roman" w:hAnsi="Times New Roman" w:cs="Times New Roman"/>
                <w:lang w:val="en-US"/>
              </w:rPr>
            </w:pPr>
            <w:r w:rsidRPr="00403F1A">
              <w:rPr>
                <w:rFonts w:ascii="Times New Roman" w:hAnsi="Times New Roman" w:cs="Times New Roman"/>
              </w:rPr>
              <w:t>Отображается</w:t>
            </w:r>
            <w:r w:rsidRPr="00403F1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03F1A">
              <w:rPr>
                <w:rFonts w:ascii="Times New Roman" w:hAnsi="Times New Roman" w:cs="Times New Roman"/>
              </w:rPr>
              <w:t>если</w:t>
            </w:r>
            <w:r w:rsidRPr="00403F1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03F1A">
              <w:rPr>
                <w:rFonts w:ascii="Times New Roman" w:hAnsi="Times New Roman" w:cs="Times New Roman"/>
              </w:rPr>
              <w:t>в</w:t>
            </w:r>
            <w:r w:rsidRPr="00403F1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2F31CB">
              <w:rPr>
                <w:rFonts w:ascii="Times New Roman" w:hAnsi="Times New Roman" w:cs="Times New Roman"/>
                <w:lang w:val="en-US"/>
              </w:rPr>
              <w:t>r</w:t>
            </w:r>
            <w:r w:rsidRPr="00403F1A">
              <w:rPr>
                <w:rFonts w:ascii="Times New Roman" w:hAnsi="Times New Roman" w:cs="Times New Roman"/>
                <w:lang w:val="en-US"/>
              </w:rPr>
              <w:t>d</w:t>
            </w:r>
            <w:r w:rsidR="002F31CB">
              <w:rPr>
                <w:rFonts w:ascii="Times New Roman" w:hAnsi="Times New Roman" w:cs="Times New Roman"/>
                <w:lang w:val="en-US"/>
              </w:rPr>
              <w:t>_on</w:t>
            </w:r>
            <w:r w:rsidRPr="00403F1A">
              <w:rPr>
                <w:rFonts w:ascii="Times New Roman" w:hAnsi="Times New Roman" w:cs="Times New Roman"/>
                <w:lang w:val="en-US"/>
              </w:rPr>
              <w:t>_transport</w:t>
            </w:r>
            <w:proofErr w:type="spellEnd"/>
            <w:r w:rsidR="002F31C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F31CB">
              <w:rPr>
                <w:rFonts w:ascii="Times New Roman" w:hAnsi="Times New Roman" w:cs="Times New Roman"/>
              </w:rPr>
              <w:t>или</w:t>
            </w:r>
            <w:r w:rsidR="002F31CB" w:rsidRPr="002F31C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2F31CB">
              <w:rPr>
                <w:rFonts w:ascii="Times New Roman" w:hAnsi="Times New Roman" w:cs="Times New Roman"/>
                <w:lang w:val="en-US"/>
              </w:rPr>
              <w:t>rented_transport</w:t>
            </w:r>
            <w:proofErr w:type="spellEnd"/>
            <w:r w:rsidRPr="00403F1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03F1A">
              <w:rPr>
                <w:rFonts w:ascii="Times New Roman" w:hAnsi="Times New Roman" w:cs="Times New Roman"/>
              </w:rPr>
              <w:t>имеется</w:t>
            </w:r>
            <w:r w:rsidR="002F31C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6D0780">
              <w:rPr>
                <w:rFonts w:ascii="Times New Roman" w:hAnsi="Times New Roman" w:cs="Times New Roman"/>
              </w:rPr>
              <w:t>дубликат</w:t>
            </w:r>
            <w:r w:rsidRPr="00403F1A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1E4C86" w:rsidRPr="00403F1A" w14:paraId="4EBE0E7D" w14:textId="77777777" w:rsidTr="001E4C86">
        <w:tc>
          <w:tcPr>
            <w:tcW w:w="3296" w:type="dxa"/>
            <w:vAlign w:val="center"/>
          </w:tcPr>
          <w:p w14:paraId="7EA1EEDA" w14:textId="667DA77D" w:rsidR="001E4C86" w:rsidRPr="00403F1A" w:rsidRDefault="001E4C86" w:rsidP="001E4C8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03F1A">
              <w:rPr>
                <w:rFonts w:ascii="Times New Roman" w:hAnsi="Times New Roman" w:cs="Times New Roman"/>
              </w:rPr>
              <w:t>Гос</w:t>
            </w:r>
            <w:proofErr w:type="spellEnd"/>
            <w:r w:rsidRPr="00403F1A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403F1A"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6048" w:type="dxa"/>
            <w:vMerge/>
          </w:tcPr>
          <w:p w14:paraId="255526CB" w14:textId="77777777" w:rsidR="001E4C86" w:rsidRPr="00403F1A" w:rsidRDefault="001E4C86" w:rsidP="00FB14A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E4C86" w:rsidRPr="00403F1A" w14:paraId="530417AB" w14:textId="77777777" w:rsidTr="001E4C86">
        <w:tc>
          <w:tcPr>
            <w:tcW w:w="3296" w:type="dxa"/>
            <w:vAlign w:val="center"/>
          </w:tcPr>
          <w:p w14:paraId="2B8D7FD1" w14:textId="73AA4749" w:rsidR="001E4C86" w:rsidRPr="00403F1A" w:rsidRDefault="001E4C86" w:rsidP="001E4C86">
            <w:pPr>
              <w:rPr>
                <w:rFonts w:ascii="Times New Roman" w:hAnsi="Times New Roman" w:cs="Times New Roman"/>
                <w:lang w:val="en-US"/>
              </w:rPr>
            </w:pPr>
            <w:r w:rsidRPr="00403F1A">
              <w:rPr>
                <w:rFonts w:ascii="Times New Roman" w:hAnsi="Times New Roman" w:cs="Times New Roman"/>
              </w:rPr>
              <w:t>Машинист</w:t>
            </w:r>
          </w:p>
        </w:tc>
        <w:tc>
          <w:tcPr>
            <w:tcW w:w="6048" w:type="dxa"/>
            <w:vMerge/>
          </w:tcPr>
          <w:p w14:paraId="72C6E31F" w14:textId="6E61EB65" w:rsidR="001E4C86" w:rsidRPr="00403F1A" w:rsidRDefault="001E4C86" w:rsidP="00FB14A6">
            <w:pPr>
              <w:rPr>
                <w:rFonts w:ascii="Times New Roman" w:hAnsi="Times New Roman" w:cs="Times New Roman"/>
              </w:rPr>
            </w:pPr>
          </w:p>
        </w:tc>
      </w:tr>
      <w:tr w:rsidR="001E4C86" w:rsidRPr="00403F1A" w14:paraId="3087B068" w14:textId="77777777" w:rsidTr="001E4C86">
        <w:tc>
          <w:tcPr>
            <w:tcW w:w="3296" w:type="dxa"/>
            <w:vAlign w:val="center"/>
          </w:tcPr>
          <w:p w14:paraId="14CB2A63" w14:textId="7835BB76" w:rsidR="001E4C86" w:rsidRPr="00403F1A" w:rsidRDefault="001E4C86" w:rsidP="001E4C86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Период работы</w:t>
            </w:r>
          </w:p>
        </w:tc>
        <w:tc>
          <w:tcPr>
            <w:tcW w:w="6048" w:type="dxa"/>
            <w:vMerge/>
          </w:tcPr>
          <w:p w14:paraId="5125C1C6" w14:textId="77777777" w:rsidR="001E4C86" w:rsidRPr="00403F1A" w:rsidRDefault="001E4C86" w:rsidP="00FB14A6">
            <w:pPr>
              <w:rPr>
                <w:rFonts w:ascii="Times New Roman" w:hAnsi="Times New Roman" w:cs="Times New Roman"/>
              </w:rPr>
            </w:pPr>
          </w:p>
        </w:tc>
      </w:tr>
      <w:tr w:rsidR="001E4C86" w:rsidRPr="00403F1A" w14:paraId="060FE26F" w14:textId="77777777" w:rsidTr="001E4C86">
        <w:tc>
          <w:tcPr>
            <w:tcW w:w="3296" w:type="dxa"/>
            <w:vAlign w:val="center"/>
          </w:tcPr>
          <w:p w14:paraId="7C9D5659" w14:textId="10F196E0" w:rsidR="001E4C86" w:rsidRPr="00403F1A" w:rsidRDefault="001E4C86" w:rsidP="001E4C86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Номер заявки</w:t>
            </w:r>
          </w:p>
        </w:tc>
        <w:tc>
          <w:tcPr>
            <w:tcW w:w="6048" w:type="dxa"/>
            <w:vMerge/>
          </w:tcPr>
          <w:p w14:paraId="3B0691B0" w14:textId="77777777" w:rsidR="001E4C86" w:rsidRPr="00403F1A" w:rsidRDefault="001E4C86" w:rsidP="00FB14A6">
            <w:pPr>
              <w:rPr>
                <w:rFonts w:ascii="Times New Roman" w:hAnsi="Times New Roman" w:cs="Times New Roman"/>
              </w:rPr>
            </w:pPr>
          </w:p>
        </w:tc>
      </w:tr>
      <w:tr w:rsidR="001E4C86" w:rsidRPr="00403F1A" w14:paraId="22AB5668" w14:textId="77777777" w:rsidTr="001E4C86">
        <w:tc>
          <w:tcPr>
            <w:tcW w:w="3296" w:type="dxa"/>
            <w:vAlign w:val="center"/>
          </w:tcPr>
          <w:p w14:paraId="2B8309BA" w14:textId="3F113449" w:rsidR="001E4C86" w:rsidRPr="00403F1A" w:rsidRDefault="001E4C86" w:rsidP="001E4C86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Дата заявки</w:t>
            </w:r>
          </w:p>
        </w:tc>
        <w:tc>
          <w:tcPr>
            <w:tcW w:w="6048" w:type="dxa"/>
            <w:vMerge/>
            <w:tcBorders>
              <w:bottom w:val="single" w:sz="4" w:space="0" w:color="auto"/>
            </w:tcBorders>
          </w:tcPr>
          <w:p w14:paraId="5D18FCE9" w14:textId="77777777" w:rsidR="001E4C86" w:rsidRPr="00403F1A" w:rsidRDefault="001E4C86" w:rsidP="00FB14A6">
            <w:pPr>
              <w:rPr>
                <w:rFonts w:ascii="Times New Roman" w:hAnsi="Times New Roman" w:cs="Times New Roman"/>
              </w:rPr>
            </w:pPr>
          </w:p>
        </w:tc>
      </w:tr>
    </w:tbl>
    <w:p w14:paraId="03778D57" w14:textId="77777777" w:rsidR="00621BC9" w:rsidRPr="00403F1A" w:rsidRDefault="00621BC9" w:rsidP="00621BC9"/>
    <w:p w14:paraId="08600A13" w14:textId="77777777" w:rsidR="00233967" w:rsidRDefault="00233967" w:rsidP="00233967"/>
    <w:p w14:paraId="524461B9" w14:textId="4BFB7262" w:rsidR="00E16588" w:rsidRPr="001E2460" w:rsidRDefault="00E16588" w:rsidP="00233967">
      <w:pPr>
        <w:sectPr w:rsidR="00E16588" w:rsidRPr="001E2460" w:rsidSect="00CB6962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D652870" w14:textId="4633F4D5" w:rsidR="000D12CD" w:rsidRPr="003E0D4F" w:rsidRDefault="000D12CD" w:rsidP="00473039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92" w:name="_Toc190092303"/>
      <w:r w:rsidRPr="003E0D4F">
        <w:rPr>
          <w:rFonts w:ascii="Times New Roman" w:hAnsi="Times New Roman" w:cs="Times New Roman"/>
          <w:b/>
          <w:bCs/>
          <w:color w:val="auto"/>
        </w:rPr>
        <w:lastRenderedPageBreak/>
        <w:t>Карта пользовательских историй</w:t>
      </w:r>
      <w:bookmarkEnd w:id="92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4962"/>
        <w:gridCol w:w="5067"/>
      </w:tblGrid>
      <w:tr w:rsidR="000D12CD" w:rsidRPr="00C85B72" w14:paraId="0AAFD1DB" w14:textId="77777777" w:rsidTr="003B235E">
        <w:trPr>
          <w:tblHeader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797CB030" w14:textId="77777777" w:rsidR="000D12CD" w:rsidRPr="00C85B72" w:rsidRDefault="000D12CD" w:rsidP="001B3E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5B72">
              <w:rPr>
                <w:rFonts w:ascii="Times New Roman" w:hAnsi="Times New Roman" w:cs="Times New Roman"/>
                <w:b/>
                <w:bCs/>
              </w:rPr>
              <w:t>Функционал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3F800DC9" w14:textId="77777777" w:rsidR="000D12CD" w:rsidRPr="00C85B72" w:rsidRDefault="000D12CD" w:rsidP="001B3EC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85B72">
              <w:rPr>
                <w:rFonts w:ascii="Times New Roman" w:hAnsi="Times New Roman" w:cs="Times New Roman"/>
                <w:b/>
                <w:bCs/>
                <w:lang w:val="en-US"/>
              </w:rPr>
              <w:t>User Story</w:t>
            </w:r>
          </w:p>
        </w:tc>
        <w:tc>
          <w:tcPr>
            <w:tcW w:w="4962" w:type="dxa"/>
            <w:shd w:val="clear" w:color="auto" w:fill="D9D9D9" w:themeFill="background1" w:themeFillShade="D9"/>
            <w:vAlign w:val="center"/>
          </w:tcPr>
          <w:p w14:paraId="2E9DA4AC" w14:textId="77777777" w:rsidR="000D12CD" w:rsidRPr="00C85B72" w:rsidRDefault="000D12CD" w:rsidP="001B3E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5B72">
              <w:rPr>
                <w:rFonts w:ascii="Times New Roman" w:hAnsi="Times New Roman" w:cs="Times New Roman"/>
                <w:b/>
                <w:bCs/>
              </w:rPr>
              <w:t>Критерии приемки</w:t>
            </w:r>
          </w:p>
        </w:tc>
        <w:tc>
          <w:tcPr>
            <w:tcW w:w="5067" w:type="dxa"/>
            <w:shd w:val="clear" w:color="auto" w:fill="D9D9D9" w:themeFill="background1" w:themeFillShade="D9"/>
            <w:vAlign w:val="center"/>
          </w:tcPr>
          <w:p w14:paraId="70C32D5A" w14:textId="77777777" w:rsidR="000D12CD" w:rsidRPr="00C85B72" w:rsidRDefault="000D12CD" w:rsidP="001B3E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5B72">
              <w:rPr>
                <w:rFonts w:ascii="Times New Roman" w:hAnsi="Times New Roman" w:cs="Times New Roman"/>
                <w:b/>
                <w:bCs/>
              </w:rPr>
              <w:t>Сценарии</w:t>
            </w:r>
          </w:p>
        </w:tc>
      </w:tr>
      <w:tr w:rsidR="00881F57" w:rsidRPr="00C85B72" w14:paraId="4E13D0D6" w14:textId="77777777" w:rsidTr="00747447">
        <w:tc>
          <w:tcPr>
            <w:tcW w:w="1980" w:type="dxa"/>
            <w:vMerge w:val="restart"/>
          </w:tcPr>
          <w:p w14:paraId="1612714A" w14:textId="125060EC" w:rsidR="00881F57" w:rsidRPr="00064707" w:rsidRDefault="00881F57" w:rsidP="001B3EC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Создание предварительной заявки на транспортное средство </w:t>
            </w:r>
            <w:r>
              <w:rPr>
                <w:rFonts w:ascii="Times New Roman" w:hAnsi="Times New Roman" w:cs="Times New Roman"/>
                <w:b/>
                <w:bCs/>
              </w:rPr>
              <w:t>в веб-приложении</w:t>
            </w:r>
          </w:p>
        </w:tc>
        <w:tc>
          <w:tcPr>
            <w:tcW w:w="2551" w:type="dxa"/>
            <w:vMerge w:val="restart"/>
          </w:tcPr>
          <w:p w14:paraId="5C90D63C" w14:textId="31B7D2C5" w:rsidR="00881F57" w:rsidRPr="000D74A9" w:rsidRDefault="00881F57" w:rsidP="001B3E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Как пользователь я хочу иметь возможность создавать предварительную заявку на транспортное средство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в веб-приложении </w:t>
            </w:r>
            <w:r>
              <w:rPr>
                <w:rFonts w:ascii="Times New Roman" w:hAnsi="Times New Roman" w:cs="Times New Roman"/>
              </w:rPr>
              <w:t xml:space="preserve">чтобы согласовывать заявки на </w:t>
            </w:r>
            <w:r w:rsidR="000D74A9">
              <w:rPr>
                <w:rFonts w:ascii="Times New Roman" w:hAnsi="Times New Roman" w:cs="Times New Roman"/>
              </w:rPr>
              <w:t>ТС.</w:t>
            </w:r>
          </w:p>
        </w:tc>
        <w:tc>
          <w:tcPr>
            <w:tcW w:w="4962" w:type="dxa"/>
            <w:vMerge w:val="restart"/>
            <w:shd w:val="clear" w:color="auto" w:fill="auto"/>
          </w:tcPr>
          <w:p w14:paraId="04B3DBDF" w14:textId="094853C6" w:rsidR="00881F57" w:rsidRDefault="00E0161D" w:rsidP="00AA69B4">
            <w:pPr>
              <w:pStyle w:val="a3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Создавать</w:t>
            </w:r>
            <w:r w:rsidR="00B2228A">
              <w:rPr>
                <w:rFonts w:ascii="Times New Roman" w:hAnsi="Times New Roman" w:cs="Times New Roman"/>
              </w:rPr>
              <w:t xml:space="preserve"> предварительные</w:t>
            </w:r>
            <w:r>
              <w:rPr>
                <w:rFonts w:ascii="Times New Roman" w:hAnsi="Times New Roman" w:cs="Times New Roman"/>
              </w:rPr>
              <w:t xml:space="preserve"> заявки может пользователь с уровнем доступа «</w:t>
            </w:r>
            <w:r w:rsidR="000D74A9">
              <w:rPr>
                <w:rFonts w:ascii="Times New Roman" w:hAnsi="Times New Roman" w:cs="Times New Roman"/>
              </w:rPr>
              <w:t>Создание</w:t>
            </w:r>
            <w:r>
              <w:rPr>
                <w:rFonts w:ascii="Times New Roman" w:hAnsi="Times New Roman" w:cs="Times New Roman"/>
              </w:rPr>
              <w:t xml:space="preserve">» и выше для </w:t>
            </w:r>
            <w:r w:rsidR="0033607D">
              <w:rPr>
                <w:rFonts w:ascii="Times New Roman" w:hAnsi="Times New Roman" w:cs="Times New Roman"/>
              </w:rPr>
              <w:t>РД.</w:t>
            </w:r>
          </w:p>
          <w:p w14:paraId="22621B84" w14:textId="78A3CA8D" w:rsidR="00E0161D" w:rsidRDefault="00E0161D" w:rsidP="00AA69B4">
            <w:pPr>
              <w:pStyle w:val="a3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</w:t>
            </w:r>
            <w:r w:rsidR="00B2228A">
              <w:rPr>
                <w:rFonts w:ascii="Times New Roman" w:hAnsi="Times New Roman" w:cs="Times New Roman"/>
              </w:rPr>
              <w:t xml:space="preserve"> предварительной</w:t>
            </w:r>
            <w:r>
              <w:rPr>
                <w:rFonts w:ascii="Times New Roman" w:hAnsi="Times New Roman" w:cs="Times New Roman"/>
              </w:rPr>
              <w:t xml:space="preserve"> заявки доступно в </w:t>
            </w:r>
            <w:r w:rsidR="0033607D">
              <w:rPr>
                <w:rFonts w:ascii="Times New Roman" w:hAnsi="Times New Roman" w:cs="Times New Roman"/>
              </w:rPr>
              <w:t>РД</w:t>
            </w:r>
            <w:r>
              <w:rPr>
                <w:rFonts w:ascii="Times New Roman" w:hAnsi="Times New Roman" w:cs="Times New Roman"/>
              </w:rPr>
              <w:t xml:space="preserve"> со статусом «Планирование».</w:t>
            </w:r>
          </w:p>
          <w:p w14:paraId="4F88D13C" w14:textId="2F8587E0" w:rsidR="00E0161D" w:rsidRDefault="00E0161D" w:rsidP="00AA69B4">
            <w:pPr>
              <w:pStyle w:val="a3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</w:t>
            </w:r>
            <w:r w:rsidR="00B2228A">
              <w:rPr>
                <w:rFonts w:ascii="Times New Roman" w:hAnsi="Times New Roman" w:cs="Times New Roman"/>
              </w:rPr>
              <w:t xml:space="preserve"> предварительной</w:t>
            </w:r>
            <w:r>
              <w:rPr>
                <w:rFonts w:ascii="Times New Roman" w:hAnsi="Times New Roman" w:cs="Times New Roman"/>
              </w:rPr>
              <w:t xml:space="preserve"> заявки доступно на вкладке «Основное» в блоке «Заявка на транспорт».</w:t>
            </w:r>
          </w:p>
          <w:p w14:paraId="2185F28E" w14:textId="34965BC0" w:rsidR="007E44B6" w:rsidRDefault="00B2228A" w:rsidP="00AA69B4">
            <w:pPr>
              <w:pStyle w:val="a3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Предварительную з</w:t>
            </w:r>
            <w:r w:rsidR="007E44B6">
              <w:rPr>
                <w:rFonts w:ascii="Times New Roman" w:hAnsi="Times New Roman" w:cs="Times New Roman"/>
              </w:rPr>
              <w:t>аявку на ТС нельзя отправить на согласование до тех пор, пока не заполнены все обязательные поля.</w:t>
            </w:r>
          </w:p>
          <w:p w14:paraId="18D26CCF" w14:textId="73DED1F8" w:rsidR="007E44B6" w:rsidRDefault="007E44B6" w:rsidP="00AA69B4">
            <w:pPr>
              <w:pStyle w:val="a3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После отправки</w:t>
            </w:r>
            <w:r w:rsidR="007842F7">
              <w:rPr>
                <w:rFonts w:ascii="Times New Roman" w:hAnsi="Times New Roman" w:cs="Times New Roman"/>
              </w:rPr>
              <w:t xml:space="preserve"> предварительной</w:t>
            </w:r>
            <w:r>
              <w:rPr>
                <w:rFonts w:ascii="Times New Roman" w:hAnsi="Times New Roman" w:cs="Times New Roman"/>
              </w:rPr>
              <w:t xml:space="preserve"> заявки на согласование ее нельзя редактировать, но можно удалить из </w:t>
            </w:r>
            <w:r w:rsidR="0033607D">
              <w:rPr>
                <w:rFonts w:ascii="Times New Roman" w:hAnsi="Times New Roman" w:cs="Times New Roman"/>
              </w:rPr>
              <w:t>РД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4EBECFC" w14:textId="581E20B4" w:rsidR="00EA5467" w:rsidRDefault="00E0161D" w:rsidP="00AA69B4">
            <w:pPr>
              <w:pStyle w:val="a3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="0033607D">
              <w:rPr>
                <w:rFonts w:ascii="Times New Roman" w:hAnsi="Times New Roman" w:cs="Times New Roman"/>
              </w:rPr>
              <w:t>Д</w:t>
            </w:r>
            <w:r>
              <w:rPr>
                <w:rFonts w:ascii="Times New Roman" w:hAnsi="Times New Roman" w:cs="Times New Roman"/>
              </w:rPr>
              <w:t xml:space="preserve"> нельзя перевести в статус «</w:t>
            </w:r>
            <w:r w:rsidR="00301E2C">
              <w:rPr>
                <w:rFonts w:ascii="Times New Roman" w:hAnsi="Times New Roman" w:cs="Times New Roman"/>
              </w:rPr>
              <w:t>Передан на</w:t>
            </w:r>
            <w:r>
              <w:rPr>
                <w:rFonts w:ascii="Times New Roman" w:hAnsi="Times New Roman" w:cs="Times New Roman"/>
              </w:rPr>
              <w:t xml:space="preserve"> проверк</w:t>
            </w:r>
            <w:r w:rsidR="00301E2C">
              <w:rPr>
                <w:rFonts w:ascii="Times New Roman" w:hAnsi="Times New Roman" w:cs="Times New Roman"/>
              </w:rPr>
              <w:t>у</w:t>
            </w:r>
            <w:r>
              <w:rPr>
                <w:rFonts w:ascii="Times New Roman" w:hAnsi="Times New Roman" w:cs="Times New Roman"/>
              </w:rPr>
              <w:t>», если в разрешительном документе есть не согласованные или не отправленные на согласование</w:t>
            </w:r>
            <w:r w:rsidR="009355ED">
              <w:rPr>
                <w:rFonts w:ascii="Times New Roman" w:hAnsi="Times New Roman" w:cs="Times New Roman"/>
              </w:rPr>
              <w:t xml:space="preserve"> предварительные</w:t>
            </w:r>
            <w:r>
              <w:rPr>
                <w:rFonts w:ascii="Times New Roman" w:hAnsi="Times New Roman" w:cs="Times New Roman"/>
              </w:rPr>
              <w:t xml:space="preserve"> заявки.</w:t>
            </w:r>
          </w:p>
          <w:p w14:paraId="4F4D8659" w14:textId="2A3B317A" w:rsidR="00C824F1" w:rsidRPr="00DA611B" w:rsidRDefault="00C824F1" w:rsidP="00DA611B">
            <w:pPr>
              <w:pStyle w:val="a3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РД нельзя перевести в статус «Передан на проверку» если есть не согласованные</w:t>
            </w:r>
            <w:r w:rsidR="009355ED">
              <w:rPr>
                <w:rFonts w:ascii="Times New Roman" w:hAnsi="Times New Roman" w:cs="Times New Roman"/>
              </w:rPr>
              <w:t xml:space="preserve"> предварительные</w:t>
            </w:r>
            <w:r>
              <w:rPr>
                <w:rFonts w:ascii="Times New Roman" w:hAnsi="Times New Roman" w:cs="Times New Roman"/>
              </w:rPr>
              <w:t xml:space="preserve"> заявки.</w:t>
            </w:r>
          </w:p>
        </w:tc>
        <w:tc>
          <w:tcPr>
            <w:tcW w:w="5067" w:type="dxa"/>
            <w:shd w:val="clear" w:color="auto" w:fill="auto"/>
          </w:tcPr>
          <w:p w14:paraId="3AD50280" w14:textId="77777777" w:rsidR="00881F57" w:rsidRDefault="00881F57" w:rsidP="001B3ECA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Сценарий 1. Создание</w:t>
            </w:r>
            <w:r w:rsidR="00386ADE">
              <w:rPr>
                <w:rFonts w:ascii="Times New Roman" w:hAnsi="Times New Roman" w:cs="Times New Roman"/>
                <w:b/>
                <w:bCs/>
              </w:rPr>
              <w:t xml:space="preserve"> предварительной заявки на собственное транспортное средство.</w:t>
            </w:r>
          </w:p>
          <w:p w14:paraId="5D029978" w14:textId="2D6582C4" w:rsidR="00386ADE" w:rsidRDefault="00386ADE" w:rsidP="001B3EC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Дано: </w:t>
            </w:r>
            <w:r w:rsidR="0033607D">
              <w:rPr>
                <w:rFonts w:ascii="Times New Roman" w:hAnsi="Times New Roman" w:cs="Times New Roman"/>
              </w:rPr>
              <w:t>РД</w:t>
            </w:r>
            <w:r>
              <w:rPr>
                <w:rFonts w:ascii="Times New Roman" w:hAnsi="Times New Roman" w:cs="Times New Roman"/>
              </w:rPr>
              <w:t xml:space="preserve"> находится в статусе</w:t>
            </w:r>
            <w:r w:rsidR="00757D6D">
              <w:rPr>
                <w:rFonts w:ascii="Times New Roman" w:hAnsi="Times New Roman" w:cs="Times New Roman"/>
              </w:rPr>
              <w:t xml:space="preserve"> «Планирование»</w:t>
            </w:r>
          </w:p>
          <w:p w14:paraId="2A566BC7" w14:textId="5FFE62B9" w:rsidR="009355ED" w:rsidRPr="009355ED" w:rsidRDefault="009355ED" w:rsidP="001B3EC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И: </w:t>
            </w:r>
            <w:r>
              <w:rPr>
                <w:rFonts w:ascii="Times New Roman" w:hAnsi="Times New Roman" w:cs="Times New Roman"/>
              </w:rPr>
              <w:t>В разделе «Администрирование» установлена отметка о необходимости согласования предварительных заявок в СУПА.</w:t>
            </w:r>
          </w:p>
          <w:p w14:paraId="3AD913F8" w14:textId="77777777" w:rsidR="00757D6D" w:rsidRDefault="00757D6D" w:rsidP="001B3EC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на вкладке «Основное» в разделе «Заявка на транспорт» нажмет кнопку «Добавить ТС»</w:t>
            </w:r>
          </w:p>
          <w:p w14:paraId="41EF63DF" w14:textId="77777777" w:rsidR="00757D6D" w:rsidRDefault="00757D6D" w:rsidP="001B3EC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Тогда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Открывается</w:t>
            </w:r>
            <w:proofErr w:type="gramEnd"/>
            <w:r>
              <w:rPr>
                <w:rFonts w:ascii="Times New Roman" w:hAnsi="Times New Roman" w:cs="Times New Roman"/>
              </w:rPr>
              <w:t xml:space="preserve"> модальное окно с доступными транспортными средствами.</w:t>
            </w:r>
          </w:p>
          <w:p w14:paraId="1FB05BD0" w14:textId="634A9323" w:rsidR="00757D6D" w:rsidRDefault="00757D6D" w:rsidP="001B3EC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выбирает нужное транспортное средство</w:t>
            </w:r>
            <w:r w:rsidR="0033607D">
              <w:rPr>
                <w:rFonts w:ascii="Times New Roman" w:hAnsi="Times New Roman" w:cs="Times New Roman"/>
              </w:rPr>
              <w:t>.</w:t>
            </w:r>
          </w:p>
          <w:p w14:paraId="0818D964" w14:textId="14D86C7B" w:rsidR="00757D6D" w:rsidRDefault="00757D6D" w:rsidP="001B3EC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 w:rsidR="00FC6470">
              <w:rPr>
                <w:rFonts w:ascii="Times New Roman" w:hAnsi="Times New Roman" w:cs="Times New Roman"/>
              </w:rPr>
              <w:t>В разделе «Заявка на транспорт» создается предварительная заявка на выбранный транспорт с пред</w:t>
            </w:r>
            <w:r w:rsidR="00A738C1">
              <w:rPr>
                <w:rFonts w:ascii="Times New Roman" w:hAnsi="Times New Roman" w:cs="Times New Roman"/>
              </w:rPr>
              <w:t xml:space="preserve"> </w:t>
            </w:r>
            <w:r w:rsidR="00FC6470">
              <w:rPr>
                <w:rFonts w:ascii="Times New Roman" w:hAnsi="Times New Roman" w:cs="Times New Roman"/>
              </w:rPr>
              <w:t>заполненными датами начала и окончания периода</w:t>
            </w:r>
            <w:r w:rsidR="0043314B">
              <w:rPr>
                <w:rFonts w:ascii="Times New Roman" w:hAnsi="Times New Roman" w:cs="Times New Roman"/>
              </w:rPr>
              <w:t>,</w:t>
            </w:r>
            <w:r w:rsidR="00FC6470">
              <w:rPr>
                <w:rFonts w:ascii="Times New Roman" w:hAnsi="Times New Roman" w:cs="Times New Roman"/>
              </w:rPr>
              <w:t xml:space="preserve"> на который требуется ТС.</w:t>
            </w:r>
          </w:p>
          <w:p w14:paraId="35D46E15" w14:textId="230FC69B" w:rsidR="00FC6470" w:rsidRDefault="00FC6470" w:rsidP="001B3EC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</w:t>
            </w:r>
            <w:r w:rsidR="00550BDE">
              <w:rPr>
                <w:rFonts w:ascii="Times New Roman" w:hAnsi="Times New Roman" w:cs="Times New Roman"/>
              </w:rPr>
              <w:t xml:space="preserve">добавлена спецтехника, тогда </w:t>
            </w:r>
            <w:r>
              <w:rPr>
                <w:rFonts w:ascii="Times New Roman" w:hAnsi="Times New Roman" w:cs="Times New Roman"/>
              </w:rPr>
              <w:t xml:space="preserve">пользователь </w:t>
            </w:r>
            <w:r w:rsidR="00550BDE">
              <w:rPr>
                <w:rFonts w:ascii="Times New Roman" w:hAnsi="Times New Roman" w:cs="Times New Roman"/>
              </w:rPr>
              <w:t>должен</w:t>
            </w:r>
            <w:r>
              <w:rPr>
                <w:rFonts w:ascii="Times New Roman" w:hAnsi="Times New Roman" w:cs="Times New Roman"/>
              </w:rPr>
              <w:t xml:space="preserve"> добавить машиниста из справочника сотрудников.</w:t>
            </w:r>
          </w:p>
          <w:p w14:paraId="45A5C73D" w14:textId="77777777" w:rsidR="00FC6470" w:rsidRDefault="00FC6470" w:rsidP="001B3EC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нажимает кнопку «Согласовать заявку»</w:t>
            </w:r>
          </w:p>
          <w:p w14:paraId="47C318DD" w14:textId="6E728184" w:rsidR="00FC6470" w:rsidRDefault="00FC6470" w:rsidP="001B3EC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Тогда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FC6470">
              <w:rPr>
                <w:rFonts w:ascii="Times New Roman" w:hAnsi="Times New Roman" w:cs="Times New Roman"/>
              </w:rPr>
              <w:t>Блокируется</w:t>
            </w:r>
            <w:proofErr w:type="gramEnd"/>
            <w:r w:rsidRPr="00FC6470">
              <w:rPr>
                <w:rFonts w:ascii="Times New Roman" w:hAnsi="Times New Roman" w:cs="Times New Roman"/>
              </w:rPr>
              <w:t xml:space="preserve"> р</w:t>
            </w:r>
            <w:r>
              <w:rPr>
                <w:rFonts w:ascii="Times New Roman" w:hAnsi="Times New Roman" w:cs="Times New Roman"/>
              </w:rPr>
              <w:t>едактирование полей</w:t>
            </w:r>
            <w:r w:rsidR="00DA1F1A">
              <w:rPr>
                <w:rFonts w:ascii="Times New Roman" w:hAnsi="Times New Roman" w:cs="Times New Roman"/>
              </w:rPr>
              <w:t xml:space="preserve"> предварительной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738C1">
              <w:rPr>
                <w:rFonts w:ascii="Times New Roman" w:hAnsi="Times New Roman" w:cs="Times New Roman"/>
              </w:rPr>
              <w:t>заявки на ТС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144BD07" w14:textId="77777777" w:rsidR="00FC6470" w:rsidRDefault="00FC6470" w:rsidP="001B3EC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Вместо</w:t>
            </w:r>
            <w:proofErr w:type="gramEnd"/>
            <w:r>
              <w:rPr>
                <w:rFonts w:ascii="Times New Roman" w:hAnsi="Times New Roman" w:cs="Times New Roman"/>
              </w:rPr>
              <w:t xml:space="preserve"> кнопки «Согласовать заявку» демонстрируется «Заявка на согласовании»</w:t>
            </w:r>
          </w:p>
          <w:p w14:paraId="3923B10B" w14:textId="16F1F8E2" w:rsidR="00FC6470" w:rsidRDefault="00FC6470" w:rsidP="001B3EC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Но: </w:t>
            </w:r>
            <w:r>
              <w:rPr>
                <w:rFonts w:ascii="Times New Roman" w:hAnsi="Times New Roman" w:cs="Times New Roman"/>
              </w:rPr>
              <w:t>Пользователь может удалить предварительную заявку</w:t>
            </w:r>
            <w:r w:rsidR="0043314B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находящуюся на согласовании</w:t>
            </w:r>
            <w:r w:rsidR="00A738C1">
              <w:rPr>
                <w:rFonts w:ascii="Times New Roman" w:hAnsi="Times New Roman" w:cs="Times New Roman"/>
              </w:rPr>
              <w:t>.</w:t>
            </w:r>
          </w:p>
          <w:p w14:paraId="1D818E29" w14:textId="6EBD5FC5" w:rsidR="00FC6470" w:rsidRDefault="00FC6470" w:rsidP="001B3EC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</w:t>
            </w:r>
            <w:r w:rsidR="00090DB2">
              <w:rPr>
                <w:rFonts w:ascii="Times New Roman" w:hAnsi="Times New Roman" w:cs="Times New Roman"/>
              </w:rPr>
              <w:t xml:space="preserve"> предварительной</w:t>
            </w:r>
            <w:r>
              <w:rPr>
                <w:rFonts w:ascii="Times New Roman" w:hAnsi="Times New Roman" w:cs="Times New Roman"/>
              </w:rPr>
              <w:t xml:space="preserve"> заявке приходит ответ согласована/не согласована.</w:t>
            </w:r>
          </w:p>
          <w:p w14:paraId="38EB1769" w14:textId="48F2E2B7" w:rsidR="00FC6470" w:rsidRDefault="00FC6470" w:rsidP="001B3ECA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>
              <w:rPr>
                <w:rFonts w:ascii="Times New Roman" w:hAnsi="Times New Roman" w:cs="Times New Roman"/>
              </w:rPr>
              <w:t>вместо «Заявка на согласовании»</w:t>
            </w:r>
          </w:p>
          <w:p w14:paraId="5D6679E1" w14:textId="7210071E" w:rsidR="00FC6470" w:rsidRDefault="00FC6470" w:rsidP="001B3EC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согласована </w:t>
            </w:r>
            <w:r>
              <w:rPr>
                <w:rFonts w:ascii="Times New Roman" w:hAnsi="Times New Roman" w:cs="Times New Roman"/>
              </w:rPr>
              <w:t>демонстрируется два поля «Номер заявки» и «Дата заявки».</w:t>
            </w:r>
          </w:p>
          <w:p w14:paraId="6A90BF9D" w14:textId="116F03E2" w:rsidR="00FC6470" w:rsidRPr="00FC6470" w:rsidRDefault="00FC6470" w:rsidP="001B3EC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Е</w:t>
            </w:r>
            <w:r w:rsidR="0043314B">
              <w:rPr>
                <w:rFonts w:ascii="Times New Roman" w:hAnsi="Times New Roman" w:cs="Times New Roman"/>
                <w:b/>
                <w:bCs/>
              </w:rPr>
              <w:t>С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ЛИ не согласована </w:t>
            </w:r>
            <w:r>
              <w:rPr>
                <w:rFonts w:ascii="Times New Roman" w:hAnsi="Times New Roman" w:cs="Times New Roman"/>
              </w:rPr>
              <w:t>демонстрируется «Заявка не согласована»</w:t>
            </w:r>
          </w:p>
        </w:tc>
      </w:tr>
      <w:tr w:rsidR="00881F57" w:rsidRPr="00C85B72" w14:paraId="6446D392" w14:textId="77777777" w:rsidTr="00747447">
        <w:tc>
          <w:tcPr>
            <w:tcW w:w="1980" w:type="dxa"/>
            <w:vMerge/>
          </w:tcPr>
          <w:p w14:paraId="391E45CB" w14:textId="7B989F6C" w:rsidR="00881F57" w:rsidRDefault="00881F57" w:rsidP="00E55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14:paraId="59684773" w14:textId="77777777" w:rsidR="00881F57" w:rsidRPr="00C85B72" w:rsidRDefault="00881F57" w:rsidP="00E55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  <w:vMerge/>
            <w:shd w:val="clear" w:color="auto" w:fill="auto"/>
          </w:tcPr>
          <w:p w14:paraId="1089E44B" w14:textId="10AC943D" w:rsidR="00881F57" w:rsidRPr="00C85B72" w:rsidRDefault="00881F57" w:rsidP="00E55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5067" w:type="dxa"/>
            <w:shd w:val="clear" w:color="auto" w:fill="auto"/>
          </w:tcPr>
          <w:p w14:paraId="26551141" w14:textId="77777777" w:rsidR="00881F57" w:rsidRDefault="00386ADE" w:rsidP="00E5581A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Сценарий 2. Создание предварительной заявки на стороннее транспортное средство.</w:t>
            </w:r>
          </w:p>
          <w:p w14:paraId="0F6D5C45" w14:textId="0E2BD600" w:rsidR="00FC6470" w:rsidRDefault="00FC6470" w:rsidP="00FC6470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Дано: </w:t>
            </w:r>
            <w:r w:rsidRPr="00386ADE">
              <w:rPr>
                <w:rFonts w:ascii="Times New Roman" w:hAnsi="Times New Roman" w:cs="Times New Roman"/>
              </w:rPr>
              <w:t>Р</w:t>
            </w:r>
            <w:r>
              <w:rPr>
                <w:rFonts w:ascii="Times New Roman" w:hAnsi="Times New Roman" w:cs="Times New Roman"/>
              </w:rPr>
              <w:t>азрешительный документ находится в статусе «Планирование»</w:t>
            </w:r>
          </w:p>
          <w:p w14:paraId="7BD3632A" w14:textId="77777777" w:rsidR="007A46CE" w:rsidRPr="009355ED" w:rsidRDefault="007A46CE" w:rsidP="007A46CE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И: </w:t>
            </w:r>
            <w:r>
              <w:rPr>
                <w:rFonts w:ascii="Times New Roman" w:hAnsi="Times New Roman" w:cs="Times New Roman"/>
              </w:rPr>
              <w:t>В разделе «Администрирование» установлена отметка о необходимости согласования предварительных заявок в СУПА.</w:t>
            </w:r>
          </w:p>
          <w:p w14:paraId="45131957" w14:textId="0185935B" w:rsidR="00FC6470" w:rsidRDefault="00FC6470" w:rsidP="00E5581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нажимает кнопку «Добавить стороннее ТС»</w:t>
            </w:r>
          </w:p>
          <w:p w14:paraId="59623C7E" w14:textId="02C01622" w:rsidR="00653E68" w:rsidRDefault="00653E68" w:rsidP="00653E68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Тогда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Открывается</w:t>
            </w:r>
            <w:proofErr w:type="gramEnd"/>
            <w:r>
              <w:rPr>
                <w:rFonts w:ascii="Times New Roman" w:hAnsi="Times New Roman" w:cs="Times New Roman"/>
              </w:rPr>
              <w:t xml:space="preserve"> модальное окно с доступными категориями ТС.</w:t>
            </w:r>
          </w:p>
          <w:p w14:paraId="7C72C0FA" w14:textId="5F8B36CE" w:rsidR="00653E68" w:rsidRDefault="00653E68" w:rsidP="00E5581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выбирает нужную категорию.</w:t>
            </w:r>
          </w:p>
          <w:p w14:paraId="6559A22B" w14:textId="1ED74C9B" w:rsidR="0043314B" w:rsidRDefault="00FC6470" w:rsidP="00E5581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 w:rsidR="0043314B">
              <w:rPr>
                <w:rFonts w:ascii="Times New Roman" w:hAnsi="Times New Roman" w:cs="Times New Roman"/>
              </w:rPr>
              <w:t xml:space="preserve">В разделе «Заявка на транспорт» создается предварительная заявка с </w:t>
            </w:r>
            <w:proofErr w:type="spellStart"/>
            <w:r w:rsidR="0043314B">
              <w:rPr>
                <w:rFonts w:ascii="Times New Roman" w:hAnsi="Times New Roman" w:cs="Times New Roman"/>
              </w:rPr>
              <w:t>предзаполненными</w:t>
            </w:r>
            <w:proofErr w:type="spellEnd"/>
            <w:r w:rsidR="0043314B">
              <w:rPr>
                <w:rFonts w:ascii="Times New Roman" w:hAnsi="Times New Roman" w:cs="Times New Roman"/>
              </w:rPr>
              <w:t xml:space="preserve"> датами начала и окончания периода, на который требуется </w:t>
            </w:r>
            <w:r w:rsidR="00212C24">
              <w:rPr>
                <w:rFonts w:ascii="Times New Roman" w:hAnsi="Times New Roman" w:cs="Times New Roman"/>
              </w:rPr>
              <w:t>ТС.</w:t>
            </w:r>
            <w:r w:rsidR="0043314B">
              <w:rPr>
                <w:rFonts w:ascii="Times New Roman" w:hAnsi="Times New Roman" w:cs="Times New Roman"/>
              </w:rPr>
              <w:t xml:space="preserve"> </w:t>
            </w:r>
          </w:p>
          <w:p w14:paraId="44A29FAA" w14:textId="1DC2592A" w:rsidR="00212C24" w:rsidRDefault="00212C24" w:rsidP="00E5581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необходимо пользователь может изменить период.</w:t>
            </w:r>
          </w:p>
          <w:p w14:paraId="45DC1566" w14:textId="4A64E408" w:rsidR="0043314B" w:rsidRDefault="00212C24" w:rsidP="00E5581A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Когда</w:t>
            </w:r>
            <w:r w:rsidR="0043314B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Пользователь</w:t>
            </w:r>
            <w:r w:rsidR="0043314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12C24">
              <w:rPr>
                <w:rFonts w:ascii="Times New Roman" w:hAnsi="Times New Roman" w:cs="Times New Roman"/>
              </w:rPr>
              <w:t>н</w:t>
            </w:r>
            <w:r w:rsidR="0043314B">
              <w:rPr>
                <w:rFonts w:ascii="Times New Roman" w:hAnsi="Times New Roman" w:cs="Times New Roman"/>
              </w:rPr>
              <w:t>ажимает кнопку «Согласовать заявку».</w:t>
            </w:r>
          </w:p>
          <w:p w14:paraId="014733F7" w14:textId="5D318F93" w:rsidR="0043314B" w:rsidRDefault="0043314B" w:rsidP="0043314B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Тогда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FC6470">
              <w:rPr>
                <w:rFonts w:ascii="Times New Roman" w:hAnsi="Times New Roman" w:cs="Times New Roman"/>
              </w:rPr>
              <w:t>Блокируется</w:t>
            </w:r>
            <w:proofErr w:type="gramEnd"/>
            <w:r w:rsidRPr="00FC6470">
              <w:rPr>
                <w:rFonts w:ascii="Times New Roman" w:hAnsi="Times New Roman" w:cs="Times New Roman"/>
              </w:rPr>
              <w:t xml:space="preserve"> р</w:t>
            </w:r>
            <w:r>
              <w:rPr>
                <w:rFonts w:ascii="Times New Roman" w:hAnsi="Times New Roman" w:cs="Times New Roman"/>
              </w:rPr>
              <w:t>едактирование полей</w:t>
            </w:r>
            <w:r w:rsidR="007A46CE" w:rsidRPr="007A46CE">
              <w:rPr>
                <w:rFonts w:ascii="Times New Roman" w:hAnsi="Times New Roman" w:cs="Times New Roman"/>
              </w:rPr>
              <w:t xml:space="preserve"> </w:t>
            </w:r>
            <w:r w:rsidR="007A46CE">
              <w:rPr>
                <w:rFonts w:ascii="Times New Roman" w:hAnsi="Times New Roman" w:cs="Times New Roman"/>
              </w:rPr>
              <w:t>предварит</w:t>
            </w:r>
            <w:r w:rsidR="00FB31A2">
              <w:rPr>
                <w:rFonts w:ascii="Times New Roman" w:hAnsi="Times New Roman" w:cs="Times New Roman"/>
              </w:rPr>
              <w:t>ельной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212C24">
              <w:rPr>
                <w:rFonts w:ascii="Times New Roman" w:hAnsi="Times New Roman" w:cs="Times New Roman"/>
              </w:rPr>
              <w:t>заявки ТС.</w:t>
            </w:r>
          </w:p>
          <w:p w14:paraId="23A14567" w14:textId="77777777" w:rsidR="0043314B" w:rsidRDefault="0043314B" w:rsidP="0043314B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Вместо</w:t>
            </w:r>
            <w:proofErr w:type="gramEnd"/>
            <w:r>
              <w:rPr>
                <w:rFonts w:ascii="Times New Roman" w:hAnsi="Times New Roman" w:cs="Times New Roman"/>
              </w:rPr>
              <w:t xml:space="preserve"> кнопки «Согласовать заявку» демонстрируется «Заявка на согласовании»</w:t>
            </w:r>
          </w:p>
          <w:p w14:paraId="7CF03C82" w14:textId="09A2AE92" w:rsidR="0043314B" w:rsidRDefault="0043314B" w:rsidP="0043314B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Но: </w:t>
            </w:r>
            <w:r>
              <w:rPr>
                <w:rFonts w:ascii="Times New Roman" w:hAnsi="Times New Roman" w:cs="Times New Roman"/>
              </w:rPr>
              <w:t>Пользователь может удалить предварительную заявку, находящуюся на согласовании</w:t>
            </w:r>
            <w:r w:rsidR="00391E10">
              <w:rPr>
                <w:rFonts w:ascii="Times New Roman" w:hAnsi="Times New Roman" w:cs="Times New Roman"/>
              </w:rPr>
              <w:t>.</w:t>
            </w:r>
          </w:p>
          <w:p w14:paraId="274E467E" w14:textId="77777777" w:rsidR="0043314B" w:rsidRDefault="0043314B" w:rsidP="0043314B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 заявке приходит ответ согласована/не согласована.</w:t>
            </w:r>
          </w:p>
          <w:p w14:paraId="00F32A5E" w14:textId="77777777" w:rsidR="0043314B" w:rsidRDefault="0043314B" w:rsidP="0043314B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>
              <w:rPr>
                <w:rFonts w:ascii="Times New Roman" w:hAnsi="Times New Roman" w:cs="Times New Roman"/>
              </w:rPr>
              <w:t>вместо «Заявка на согласовании»</w:t>
            </w:r>
          </w:p>
          <w:p w14:paraId="0BACFC6B" w14:textId="19E5E634" w:rsidR="0043314B" w:rsidRDefault="0043314B" w:rsidP="0043314B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согласована </w:t>
            </w:r>
            <w:r>
              <w:rPr>
                <w:rFonts w:ascii="Times New Roman" w:hAnsi="Times New Roman" w:cs="Times New Roman"/>
              </w:rPr>
              <w:t>демонстрируется два поля «Номер заявки» и «Дата заявки».</w:t>
            </w:r>
          </w:p>
          <w:p w14:paraId="1507B8BC" w14:textId="47AEA14E" w:rsidR="0043314B" w:rsidRPr="0043314B" w:rsidRDefault="0043314B" w:rsidP="0043314B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не согласована </w:t>
            </w:r>
            <w:r>
              <w:rPr>
                <w:rFonts w:ascii="Times New Roman" w:hAnsi="Times New Roman" w:cs="Times New Roman"/>
              </w:rPr>
              <w:t>демонстрируется «Заявка не согласована»</w:t>
            </w:r>
          </w:p>
        </w:tc>
      </w:tr>
    </w:tbl>
    <w:p w14:paraId="0C328587" w14:textId="462967C0" w:rsidR="009A5523" w:rsidRPr="00C85B72" w:rsidRDefault="009A5523" w:rsidP="001B3ECA">
      <w:pPr>
        <w:ind w:left="576"/>
        <w:jc w:val="center"/>
        <w:rPr>
          <w:rFonts w:ascii="Times New Roman" w:hAnsi="Times New Roman" w:cs="Times New Roman"/>
        </w:rPr>
      </w:pPr>
    </w:p>
    <w:sectPr w:rsidR="009A5523" w:rsidRPr="00C85B72" w:rsidSect="00CB6962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0" w:author="Сазанов Илья Сергеевич" w:date="2025-02-07T08:30:00Z" w:initials="СИС">
    <w:p w14:paraId="58CB598E" w14:textId="782660B1" w:rsidR="00A67FEC" w:rsidRDefault="00A67FEC">
      <w:pPr>
        <w:pStyle w:val="a5"/>
      </w:pPr>
      <w:r>
        <w:rPr>
          <w:rStyle w:val="a4"/>
        </w:rPr>
        <w:annotationRef/>
      </w:r>
      <w:r>
        <w:t>+ отправляется уведомление о статусе РД</w:t>
      </w:r>
    </w:p>
  </w:comment>
  <w:comment w:id="11" w:author="Хадиев Эдуард" w:date="2025-02-07T16:27:00Z" w:initials="ХЭ">
    <w:p w14:paraId="18DFABF3" w14:textId="3BD07862" w:rsidR="00285DA1" w:rsidRDefault="00285DA1">
      <w:pPr>
        <w:pStyle w:val="a5"/>
      </w:pPr>
      <w:r>
        <w:rPr>
          <w:rStyle w:val="a4"/>
        </w:rPr>
        <w:annotationRef/>
      </w:r>
      <w:r w:rsidR="00F936C2">
        <w:t>Реализована функциональность уведомлений только на МУ. Т.к. в данных статусах РД существует только в веб-приложения, уведомления не закладывались.</w:t>
      </w:r>
    </w:p>
  </w:comment>
  <w:comment w:id="12" w:author="Хадиев Эдуард" w:date="2025-02-10T14:58:00Z" w:initials="ХЭ">
    <w:p w14:paraId="132B8225" w14:textId="30810CB5" w:rsidR="00C61CAF" w:rsidRDefault="00C61CAF">
      <w:pPr>
        <w:pStyle w:val="a5"/>
      </w:pPr>
      <w:r>
        <w:rPr>
          <w:rStyle w:val="a4"/>
        </w:rPr>
        <w:annotationRef/>
      </w:r>
      <w:r>
        <w:t>Решили не закладывать уведомления в рамках этой постановки</w:t>
      </w:r>
    </w:p>
  </w:comment>
  <w:comment w:id="22" w:author="Сазанов Илья Сергеевич" w:date="2025-02-07T08:31:00Z" w:initials="СИС">
    <w:p w14:paraId="73585F28" w14:textId="636C1495" w:rsidR="00A67FEC" w:rsidRDefault="00A67FEC">
      <w:pPr>
        <w:pStyle w:val="a5"/>
      </w:pPr>
      <w:r>
        <w:rPr>
          <w:rStyle w:val="a4"/>
        </w:rPr>
        <w:annotationRef/>
      </w:r>
      <w:r>
        <w:t xml:space="preserve">Обязательна, если в </w:t>
      </w:r>
      <w:proofErr w:type="spellStart"/>
      <w:r>
        <w:t>прикреплёных</w:t>
      </w:r>
      <w:proofErr w:type="spellEnd"/>
      <w:r>
        <w:t xml:space="preserve"> заказах есть операции с транспортом. В остальных случаях не требуем. Плюс не забываем, что доставка может быть в формате пешком.</w:t>
      </w:r>
    </w:p>
  </w:comment>
  <w:comment w:id="20" w:author="Хадиев Эдуард" w:date="2025-02-07T16:32:00Z" w:initials="ХЭ">
    <w:p w14:paraId="6754256E" w14:textId="3FFDE31C" w:rsidR="00A3624F" w:rsidRDefault="00A3624F">
      <w:pPr>
        <w:pStyle w:val="a5"/>
      </w:pPr>
      <w:r>
        <w:rPr>
          <w:rStyle w:val="a4"/>
        </w:rPr>
        <w:annotationRef/>
      </w:r>
      <w:r>
        <w:t xml:space="preserve">Выставлялось требование о </w:t>
      </w:r>
      <w:r w:rsidR="00F2226C">
        <w:t xml:space="preserve">разработке функциональности по настройке необходимости согласования в СУПА </w:t>
      </w:r>
      <w:r w:rsidR="00A04C49">
        <w:t>администратором СОУР</w:t>
      </w:r>
      <w:r w:rsidR="00232AEC">
        <w:t>, независимо от заказов ТОРО.</w:t>
      </w:r>
    </w:p>
    <w:p w14:paraId="7974B605" w14:textId="77777777" w:rsidR="00701157" w:rsidRDefault="00701157">
      <w:pPr>
        <w:pStyle w:val="a5"/>
      </w:pPr>
    </w:p>
    <w:p w14:paraId="71E50A36" w14:textId="126B9B44" w:rsidR="00701157" w:rsidRDefault="00701157" w:rsidP="00701157">
      <w:pPr>
        <w:pStyle w:val="a5"/>
      </w:pPr>
      <w:r>
        <w:t>При включенной настройке, блокируется оформление. При выключенной – выдача.</w:t>
      </w:r>
    </w:p>
    <w:p w14:paraId="13384CBF" w14:textId="7AC5A240" w:rsidR="00701157" w:rsidRDefault="00701157" w:rsidP="00701157">
      <w:pPr>
        <w:pStyle w:val="a5"/>
      </w:pPr>
      <w:r>
        <w:t>Требование закреплено на совещании от 26.12.2024</w:t>
      </w:r>
    </w:p>
    <w:p w14:paraId="024B6EE8" w14:textId="77777777" w:rsidR="00053CC0" w:rsidRDefault="00053CC0">
      <w:pPr>
        <w:pStyle w:val="a5"/>
      </w:pPr>
    </w:p>
    <w:p w14:paraId="45283B1F" w14:textId="5AD8F81A" w:rsidR="00232AEC" w:rsidRDefault="00232AEC">
      <w:pPr>
        <w:pStyle w:val="a5"/>
      </w:pPr>
      <w:r>
        <w:t>Если в заказах ТОРО присутствует операции с транспортом, в РД автоматически создаются пустые заявки с рекомендациями (реализованная функциональность)</w:t>
      </w:r>
    </w:p>
  </w:comment>
  <w:comment w:id="21" w:author="Хадиев Эдуард" w:date="2025-02-10T15:00:00Z" w:initials="ХЭ">
    <w:p w14:paraId="7AB76EBC" w14:textId="099AB867" w:rsidR="001D3F4F" w:rsidRDefault="001D3F4F">
      <w:pPr>
        <w:pStyle w:val="a5"/>
      </w:pPr>
      <w:r>
        <w:rPr>
          <w:rStyle w:val="a4"/>
        </w:rPr>
        <w:annotationRef/>
      </w:r>
      <w:r w:rsidR="00242C23">
        <w:t>Дополнил формулировку</w:t>
      </w:r>
    </w:p>
  </w:comment>
  <w:comment w:id="23" w:author="Сазанов Илья Сергеевич" w:date="2025-02-07T08:33:00Z" w:initials="СИС">
    <w:p w14:paraId="445E88F9" w14:textId="4ED2DFFF" w:rsidR="00A67FEC" w:rsidRDefault="00A67FEC">
      <w:pPr>
        <w:pStyle w:val="a5"/>
      </w:pPr>
      <w:r>
        <w:rPr>
          <w:rStyle w:val="a4"/>
        </w:rPr>
        <w:annotationRef/>
      </w:r>
      <w:r>
        <w:t>Нет, блокируем выдачу, а не оформление. Иначе зачем мы выше пишем действия при статусах после планирования.</w:t>
      </w:r>
    </w:p>
  </w:comment>
  <w:comment w:id="24" w:author="Хадиев Эдуард" w:date="2025-02-07T16:36:00Z" w:initials="ХЭ">
    <w:p w14:paraId="73E46577" w14:textId="41003E71" w:rsidR="00187042" w:rsidRDefault="00187042" w:rsidP="00701157">
      <w:pPr>
        <w:pStyle w:val="a5"/>
      </w:pPr>
      <w:r>
        <w:rPr>
          <w:rStyle w:val="a4"/>
        </w:rPr>
        <w:annotationRef/>
      </w:r>
      <w:r w:rsidR="00701157">
        <w:t>В соответствии с комментарием выше, настройка влияет на оформление РД.</w:t>
      </w:r>
    </w:p>
  </w:comment>
  <w:comment w:id="25" w:author="Хадиев Эдуард" w:date="2025-02-10T15:05:00Z" w:initials="ХЭ">
    <w:p w14:paraId="34CAECEC" w14:textId="5D3080B2" w:rsidR="00A75370" w:rsidRDefault="00A75370">
      <w:pPr>
        <w:pStyle w:val="a5"/>
      </w:pPr>
      <w:r>
        <w:rPr>
          <w:rStyle w:val="a4"/>
        </w:rPr>
        <w:annotationRef/>
      </w:r>
      <w:r>
        <w:t>Только если есть ТС</w:t>
      </w:r>
    </w:p>
  </w:comment>
  <w:comment w:id="50" w:author="Сазанов Илья Сергеевич" w:date="2025-02-07T08:53:00Z" w:initials="СИС">
    <w:p w14:paraId="0C6297E0" w14:textId="3D395ADE" w:rsidR="00292239" w:rsidRDefault="00292239">
      <w:pPr>
        <w:pStyle w:val="a5"/>
      </w:pPr>
      <w:r>
        <w:rPr>
          <w:rStyle w:val="a4"/>
        </w:rPr>
        <w:annotationRef/>
      </w:r>
      <w:r>
        <w:t>Перевод в статус «Выдан»</w:t>
      </w:r>
    </w:p>
  </w:comment>
  <w:comment w:id="51" w:author="Хадиев Эдуард" w:date="2025-02-07T16:43:00Z" w:initials="ХЭ">
    <w:p w14:paraId="46A4C612" w14:textId="2777EF68" w:rsidR="000D33CC" w:rsidRDefault="000D33CC">
      <w:pPr>
        <w:pStyle w:val="a5"/>
      </w:pPr>
      <w:r>
        <w:rPr>
          <w:rStyle w:val="a4"/>
        </w:rPr>
        <w:annotationRef/>
      </w:r>
      <w:r w:rsidR="002A28BE">
        <w:t>Исправил</w:t>
      </w:r>
    </w:p>
  </w:comment>
  <w:comment w:id="57" w:author="Сазанов Илья Сергеевич" w:date="2025-02-07T08:54:00Z" w:initials="СИС">
    <w:p w14:paraId="5C5FCBFE" w14:textId="05DA78B8" w:rsidR="00292239" w:rsidRDefault="00292239">
      <w:pPr>
        <w:pStyle w:val="a5"/>
      </w:pPr>
      <w:r>
        <w:rPr>
          <w:rStyle w:val="a4"/>
        </w:rPr>
        <w:annotationRef/>
      </w:r>
      <w:proofErr w:type="spellStart"/>
      <w:r>
        <w:t>Разшейте</w:t>
      </w:r>
      <w:proofErr w:type="spellEnd"/>
      <w:r>
        <w:t xml:space="preserve"> это сообщение, что конкретно требует заполнить система. Мы это сообщение уже везде воткнули, пользователям не понятно.</w:t>
      </w:r>
    </w:p>
  </w:comment>
  <w:comment w:id="58" w:author="Хадиев Эдуард" w:date="2025-02-07T16:46:00Z" w:initials="ХЭ">
    <w:p w14:paraId="3593AF5F" w14:textId="62E96C15" w:rsidR="008D3C3F" w:rsidRDefault="008D3C3F">
      <w:pPr>
        <w:pStyle w:val="a5"/>
      </w:pPr>
      <w:r>
        <w:rPr>
          <w:rStyle w:val="a4"/>
        </w:rPr>
        <w:annotationRef/>
      </w:r>
      <w:r>
        <w:t>Исправил</w:t>
      </w:r>
    </w:p>
  </w:comment>
  <w:comment w:id="64" w:author="Сазанов Илья Сергеевич" w:date="2025-02-07T08:57:00Z" w:initials="СИС">
    <w:p w14:paraId="2955D2C8" w14:textId="381F685E" w:rsidR="00292239" w:rsidRDefault="00292239">
      <w:pPr>
        <w:pStyle w:val="a5"/>
      </w:pPr>
      <w:r>
        <w:rPr>
          <w:rStyle w:val="a4"/>
        </w:rPr>
        <w:annotationRef/>
      </w:r>
      <w:r>
        <w:t>Тут тоже требуется машинист из состава стороннего персонала, который должен войти в состав бригады.</w:t>
      </w:r>
    </w:p>
  </w:comment>
  <w:comment w:id="65" w:author="Хадиев Эдуард" w:date="2025-02-07T16:49:00Z" w:initials="ХЭ">
    <w:p w14:paraId="5FBCB6A0" w14:textId="07667795" w:rsidR="002B0B25" w:rsidRDefault="002B0B25">
      <w:pPr>
        <w:pStyle w:val="a5"/>
      </w:pPr>
      <w:r>
        <w:rPr>
          <w:rStyle w:val="a4"/>
        </w:rPr>
        <w:annotationRef/>
      </w:r>
      <w:r>
        <w:t>Исправил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8CB598E" w15:done="0"/>
  <w15:commentEx w15:paraId="18DFABF3" w15:paraIdParent="58CB598E" w15:done="0"/>
  <w15:commentEx w15:paraId="132B8225" w15:paraIdParent="58CB598E" w15:done="0"/>
  <w15:commentEx w15:paraId="73585F28" w15:done="0"/>
  <w15:commentEx w15:paraId="45283B1F" w15:paraIdParent="73585F28" w15:done="0"/>
  <w15:commentEx w15:paraId="7AB76EBC" w15:paraIdParent="73585F28" w15:done="0"/>
  <w15:commentEx w15:paraId="445E88F9" w15:done="0"/>
  <w15:commentEx w15:paraId="73E46577" w15:paraIdParent="445E88F9" w15:done="0"/>
  <w15:commentEx w15:paraId="34CAECEC" w15:paraIdParent="445E88F9" w15:done="0"/>
  <w15:commentEx w15:paraId="0C6297E0" w15:done="0"/>
  <w15:commentEx w15:paraId="46A4C612" w15:paraIdParent="0C6297E0" w15:done="0"/>
  <w15:commentEx w15:paraId="5C5FCBFE" w15:done="0"/>
  <w15:commentEx w15:paraId="3593AF5F" w15:paraIdParent="5C5FCBFE" w15:done="0"/>
  <w15:commentEx w15:paraId="2955D2C8" w15:done="0"/>
  <w15:commentEx w15:paraId="5FBCB6A0" w15:paraIdParent="2955D2C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504309" w16cex:dateUtc="2025-02-07T05:30:00Z"/>
  <w16cex:commentExtensible w16cex:durableId="2B50B2FB" w16cex:dateUtc="2025-02-07T13:27:00Z"/>
  <w16cex:commentExtensible w16cex:durableId="2B5492B3" w16cex:dateUtc="2025-02-10T11:58:00Z"/>
  <w16cex:commentExtensible w16cex:durableId="2B50436E" w16cex:dateUtc="2025-02-07T05:31:00Z"/>
  <w16cex:commentExtensible w16cex:durableId="2B50B400" w16cex:dateUtc="2025-02-07T13:32:00Z"/>
  <w16cex:commentExtensible w16cex:durableId="2B549310" w16cex:dateUtc="2025-02-10T12:00:00Z"/>
  <w16cex:commentExtensible w16cex:durableId="2B5043E6" w16cex:dateUtc="2025-02-07T05:33:00Z"/>
  <w16cex:commentExtensible w16cex:durableId="2B50B50E" w16cex:dateUtc="2025-02-07T13:36:00Z"/>
  <w16cex:commentExtensible w16cex:durableId="2B549454" w16cex:dateUtc="2025-02-10T12:05:00Z"/>
  <w16cex:commentExtensible w16cex:durableId="2B5048A2" w16cex:dateUtc="2025-02-07T05:53:00Z"/>
  <w16cex:commentExtensible w16cex:durableId="2B50B6A8" w16cex:dateUtc="2025-02-07T13:43:00Z"/>
  <w16cex:commentExtensible w16cex:durableId="2B5048B6" w16cex:dateUtc="2025-02-07T05:54:00Z"/>
  <w16cex:commentExtensible w16cex:durableId="2B50B769" w16cex:dateUtc="2025-02-07T13:46:00Z"/>
  <w16cex:commentExtensible w16cex:durableId="2B504962" w16cex:dateUtc="2025-02-07T05:57:00Z"/>
  <w16cex:commentExtensible w16cex:durableId="2B50B80A" w16cex:dateUtc="2025-02-07T13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8CB598E" w16cid:durableId="2B504309"/>
  <w16cid:commentId w16cid:paraId="18DFABF3" w16cid:durableId="2B50B2FB"/>
  <w16cid:commentId w16cid:paraId="132B8225" w16cid:durableId="2B5492B3"/>
  <w16cid:commentId w16cid:paraId="73585F28" w16cid:durableId="2B50436E"/>
  <w16cid:commentId w16cid:paraId="45283B1F" w16cid:durableId="2B50B400"/>
  <w16cid:commentId w16cid:paraId="7AB76EBC" w16cid:durableId="2B549310"/>
  <w16cid:commentId w16cid:paraId="445E88F9" w16cid:durableId="2B5043E6"/>
  <w16cid:commentId w16cid:paraId="73E46577" w16cid:durableId="2B50B50E"/>
  <w16cid:commentId w16cid:paraId="34CAECEC" w16cid:durableId="2B549454"/>
  <w16cid:commentId w16cid:paraId="0C6297E0" w16cid:durableId="2B5048A2"/>
  <w16cid:commentId w16cid:paraId="46A4C612" w16cid:durableId="2B50B6A8"/>
  <w16cid:commentId w16cid:paraId="5C5FCBFE" w16cid:durableId="2B5048B6"/>
  <w16cid:commentId w16cid:paraId="3593AF5F" w16cid:durableId="2B50B769"/>
  <w16cid:commentId w16cid:paraId="2955D2C8" w16cid:durableId="2B504962"/>
  <w16cid:commentId w16cid:paraId="5FBCB6A0" w16cid:durableId="2B50B80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A3A67" w14:textId="77777777" w:rsidR="0044440E" w:rsidRDefault="0044440E" w:rsidP="0091552B">
      <w:pPr>
        <w:spacing w:after="0" w:line="240" w:lineRule="auto"/>
      </w:pPr>
      <w:r>
        <w:separator/>
      </w:r>
    </w:p>
  </w:endnote>
  <w:endnote w:type="continuationSeparator" w:id="0">
    <w:p w14:paraId="149EC6B8" w14:textId="77777777" w:rsidR="0044440E" w:rsidRDefault="0044440E" w:rsidP="00915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Cambria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6A670" w14:textId="77777777" w:rsidR="0044440E" w:rsidRDefault="0044440E" w:rsidP="0091552B">
      <w:pPr>
        <w:spacing w:after="0" w:line="240" w:lineRule="auto"/>
      </w:pPr>
      <w:r>
        <w:separator/>
      </w:r>
    </w:p>
  </w:footnote>
  <w:footnote w:type="continuationSeparator" w:id="0">
    <w:p w14:paraId="64142D15" w14:textId="77777777" w:rsidR="0044440E" w:rsidRDefault="0044440E" w:rsidP="00915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5576"/>
    <w:multiLevelType w:val="hybridMultilevel"/>
    <w:tmpl w:val="9668B890"/>
    <w:lvl w:ilvl="0" w:tplc="1A127C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81409BE"/>
    <w:multiLevelType w:val="hybridMultilevel"/>
    <w:tmpl w:val="CC8255B4"/>
    <w:lvl w:ilvl="0" w:tplc="8394261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E57B8"/>
    <w:multiLevelType w:val="multilevel"/>
    <w:tmpl w:val="16344D0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bCs/>
        <w:color w:val="auto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D2E5D4D"/>
    <w:multiLevelType w:val="hybridMultilevel"/>
    <w:tmpl w:val="01AED7C0"/>
    <w:lvl w:ilvl="0" w:tplc="F95A8A20">
      <w:start w:val="1"/>
      <w:numFmt w:val="bullet"/>
      <w:lvlText w:val="­"/>
      <w:lvlJc w:val="left"/>
      <w:pPr>
        <w:ind w:left="89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" w15:restartNumberingAfterBreak="0">
    <w:nsid w:val="0E6E4DE5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0537AAA"/>
    <w:multiLevelType w:val="hybridMultilevel"/>
    <w:tmpl w:val="4BA45700"/>
    <w:lvl w:ilvl="0" w:tplc="6B287B6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84F3A5D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D724804"/>
    <w:multiLevelType w:val="hybridMultilevel"/>
    <w:tmpl w:val="5D3E6ECA"/>
    <w:lvl w:ilvl="0" w:tplc="D31EE64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1E4901C0"/>
    <w:multiLevelType w:val="hybridMultilevel"/>
    <w:tmpl w:val="11206A56"/>
    <w:lvl w:ilvl="0" w:tplc="2CECCF0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09B2170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1E62A21"/>
    <w:multiLevelType w:val="hybridMultilevel"/>
    <w:tmpl w:val="F418C8EC"/>
    <w:lvl w:ilvl="0" w:tplc="1A127C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67E5B27"/>
    <w:multiLevelType w:val="hybridMultilevel"/>
    <w:tmpl w:val="870C3E80"/>
    <w:lvl w:ilvl="0" w:tplc="1A127C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04414"/>
    <w:multiLevelType w:val="hybridMultilevel"/>
    <w:tmpl w:val="870C3E80"/>
    <w:lvl w:ilvl="0" w:tplc="1A127C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71209D"/>
    <w:multiLevelType w:val="hybridMultilevel"/>
    <w:tmpl w:val="5D3E6ECA"/>
    <w:lvl w:ilvl="0" w:tplc="D31EE64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4" w15:restartNumberingAfterBreak="0">
    <w:nsid w:val="36396F68"/>
    <w:multiLevelType w:val="hybridMultilevel"/>
    <w:tmpl w:val="5D7A7086"/>
    <w:lvl w:ilvl="0" w:tplc="F95A8A2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2811ED"/>
    <w:multiLevelType w:val="hybridMultilevel"/>
    <w:tmpl w:val="5D3E6ECA"/>
    <w:lvl w:ilvl="0" w:tplc="D31EE64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6" w15:restartNumberingAfterBreak="0">
    <w:nsid w:val="3D4C3AA2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419F213C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4066861"/>
    <w:multiLevelType w:val="hybridMultilevel"/>
    <w:tmpl w:val="99C4686E"/>
    <w:lvl w:ilvl="0" w:tplc="F95A8A2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14D61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45CF507D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48AE765D"/>
    <w:multiLevelType w:val="hybridMultilevel"/>
    <w:tmpl w:val="4052FFBA"/>
    <w:lvl w:ilvl="0" w:tplc="F95A8A2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571697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E3932AC"/>
    <w:multiLevelType w:val="hybridMultilevel"/>
    <w:tmpl w:val="CD5A7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2D2E5A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55B36AEF"/>
    <w:multiLevelType w:val="hybridMultilevel"/>
    <w:tmpl w:val="22185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A4558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59803F50"/>
    <w:multiLevelType w:val="hybridMultilevel"/>
    <w:tmpl w:val="F0745002"/>
    <w:lvl w:ilvl="0" w:tplc="503220B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B1C0590"/>
    <w:multiLevelType w:val="hybridMultilevel"/>
    <w:tmpl w:val="F418C8EC"/>
    <w:lvl w:ilvl="0" w:tplc="1A127C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BAD4AEF"/>
    <w:multiLevelType w:val="hybridMultilevel"/>
    <w:tmpl w:val="B68CB24C"/>
    <w:lvl w:ilvl="0" w:tplc="BE345C2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CF43C05"/>
    <w:multiLevelType w:val="hybridMultilevel"/>
    <w:tmpl w:val="EB629B4A"/>
    <w:lvl w:ilvl="0" w:tplc="B44C7CA2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E8F67E2"/>
    <w:multiLevelType w:val="hybridMultilevel"/>
    <w:tmpl w:val="23B8CB22"/>
    <w:lvl w:ilvl="0" w:tplc="607E2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046A46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64166410"/>
    <w:multiLevelType w:val="multilevel"/>
    <w:tmpl w:val="9B02221C"/>
    <w:styleLink w:val="10"/>
    <w:lvl w:ilvl="0">
      <w:start w:val="1"/>
      <w:numFmt w:val="decimal"/>
      <w:lvlText w:val="%1."/>
      <w:lvlJc w:val="left"/>
      <w:pPr>
        <w:ind w:left="1211" w:hanging="360"/>
      </w:pPr>
      <w:rPr>
        <w:rFonts w:ascii="Times" w:hAnsi="Times" w:cs="Times"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4" w15:restartNumberingAfterBreak="0">
    <w:nsid w:val="6523444A"/>
    <w:multiLevelType w:val="hybridMultilevel"/>
    <w:tmpl w:val="BD76C84A"/>
    <w:lvl w:ilvl="0" w:tplc="DC347B9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67A1517F"/>
    <w:multiLevelType w:val="hybridMultilevel"/>
    <w:tmpl w:val="7CE26432"/>
    <w:lvl w:ilvl="0" w:tplc="F95A8A2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16897"/>
    <w:multiLevelType w:val="hybridMultilevel"/>
    <w:tmpl w:val="A072DF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8D2C40"/>
    <w:multiLevelType w:val="hybridMultilevel"/>
    <w:tmpl w:val="E7962B58"/>
    <w:lvl w:ilvl="0" w:tplc="8394261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6F8E7B86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713A00F4"/>
    <w:multiLevelType w:val="hybridMultilevel"/>
    <w:tmpl w:val="7D92E250"/>
    <w:lvl w:ilvl="0" w:tplc="5AF606F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41CF3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78B62DC4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7CE81CB0"/>
    <w:multiLevelType w:val="hybridMultilevel"/>
    <w:tmpl w:val="CD5A7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EB28B9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7D091DBD"/>
    <w:multiLevelType w:val="hybridMultilevel"/>
    <w:tmpl w:val="1FC6526C"/>
    <w:lvl w:ilvl="0" w:tplc="1A127C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796FB0"/>
    <w:multiLevelType w:val="hybridMultilevel"/>
    <w:tmpl w:val="797AAE5A"/>
    <w:lvl w:ilvl="0" w:tplc="26EA6A4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7DE459DC"/>
    <w:multiLevelType w:val="hybridMultilevel"/>
    <w:tmpl w:val="F9A251CE"/>
    <w:lvl w:ilvl="0" w:tplc="F95A8A2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893363"/>
    <w:multiLevelType w:val="hybridMultilevel"/>
    <w:tmpl w:val="1CE87928"/>
    <w:lvl w:ilvl="0" w:tplc="F95A8A2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"/>
  </w:num>
  <w:num w:numId="3">
    <w:abstractNumId w:val="41"/>
  </w:num>
  <w:num w:numId="4">
    <w:abstractNumId w:val="30"/>
  </w:num>
  <w:num w:numId="5">
    <w:abstractNumId w:val="39"/>
  </w:num>
  <w:num w:numId="6">
    <w:abstractNumId w:val="23"/>
  </w:num>
  <w:num w:numId="7">
    <w:abstractNumId w:val="31"/>
  </w:num>
  <w:num w:numId="8">
    <w:abstractNumId w:val="0"/>
  </w:num>
  <w:num w:numId="9">
    <w:abstractNumId w:val="11"/>
  </w:num>
  <w:num w:numId="10">
    <w:abstractNumId w:val="12"/>
  </w:num>
  <w:num w:numId="11">
    <w:abstractNumId w:val="28"/>
  </w:num>
  <w:num w:numId="12">
    <w:abstractNumId w:val="13"/>
  </w:num>
  <w:num w:numId="13">
    <w:abstractNumId w:val="7"/>
  </w:num>
  <w:num w:numId="14">
    <w:abstractNumId w:val="3"/>
  </w:num>
  <w:num w:numId="15">
    <w:abstractNumId w:val="19"/>
  </w:num>
  <w:num w:numId="16">
    <w:abstractNumId w:val="22"/>
  </w:num>
  <w:num w:numId="17">
    <w:abstractNumId w:val="9"/>
  </w:num>
  <w:num w:numId="18">
    <w:abstractNumId w:val="4"/>
  </w:num>
  <w:num w:numId="19">
    <w:abstractNumId w:val="17"/>
  </w:num>
  <w:num w:numId="20">
    <w:abstractNumId w:val="26"/>
  </w:num>
  <w:num w:numId="21">
    <w:abstractNumId w:val="24"/>
  </w:num>
  <w:num w:numId="22">
    <w:abstractNumId w:val="32"/>
  </w:num>
  <w:num w:numId="23">
    <w:abstractNumId w:val="35"/>
  </w:num>
  <w:num w:numId="24">
    <w:abstractNumId w:val="43"/>
  </w:num>
  <w:num w:numId="25">
    <w:abstractNumId w:val="20"/>
  </w:num>
  <w:num w:numId="26">
    <w:abstractNumId w:val="27"/>
  </w:num>
  <w:num w:numId="27">
    <w:abstractNumId w:val="42"/>
  </w:num>
  <w:num w:numId="28">
    <w:abstractNumId w:val="15"/>
  </w:num>
  <w:num w:numId="29">
    <w:abstractNumId w:val="8"/>
  </w:num>
  <w:num w:numId="30">
    <w:abstractNumId w:val="34"/>
  </w:num>
  <w:num w:numId="31">
    <w:abstractNumId w:val="45"/>
  </w:num>
  <w:num w:numId="32">
    <w:abstractNumId w:val="2"/>
  </w:num>
  <w:num w:numId="33">
    <w:abstractNumId w:val="10"/>
  </w:num>
  <w:num w:numId="34">
    <w:abstractNumId w:val="44"/>
  </w:num>
  <w:num w:numId="35">
    <w:abstractNumId w:val="14"/>
  </w:num>
  <w:num w:numId="36">
    <w:abstractNumId w:val="47"/>
  </w:num>
  <w:num w:numId="37">
    <w:abstractNumId w:val="36"/>
  </w:num>
  <w:num w:numId="38">
    <w:abstractNumId w:val="37"/>
  </w:num>
  <w:num w:numId="39">
    <w:abstractNumId w:val="1"/>
  </w:num>
  <w:num w:numId="40">
    <w:abstractNumId w:val="46"/>
  </w:num>
  <w:num w:numId="41">
    <w:abstractNumId w:val="21"/>
  </w:num>
  <w:num w:numId="42">
    <w:abstractNumId w:val="16"/>
  </w:num>
  <w:num w:numId="43">
    <w:abstractNumId w:val="6"/>
  </w:num>
  <w:num w:numId="44">
    <w:abstractNumId w:val="25"/>
  </w:num>
  <w:num w:numId="45">
    <w:abstractNumId w:val="18"/>
  </w:num>
  <w:num w:numId="46">
    <w:abstractNumId w:val="38"/>
  </w:num>
  <w:num w:numId="47">
    <w:abstractNumId w:val="40"/>
  </w:num>
  <w:num w:numId="48">
    <w:abstractNumId w:val="29"/>
  </w:num>
  <w:num w:numId="49">
    <w:abstractNumId w:val="5"/>
  </w:num>
  <w:numIdMacAtCleanup w:val="2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Хадиев Эдуард">
    <w15:presenceInfo w15:providerId="AD" w15:userId="S-1-5-21-3432572677-2847838093-1702564953-14991"/>
  </w15:person>
  <w15:person w15:author="Сазанов Илья Сергеевич">
    <w15:presenceInfo w15:providerId="AD" w15:userId="S-1-5-21-1264035209-2472686174-2146618077-2105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41"/>
    <w:rsid w:val="00000296"/>
    <w:rsid w:val="0000113C"/>
    <w:rsid w:val="0000129D"/>
    <w:rsid w:val="00001ADF"/>
    <w:rsid w:val="00002F92"/>
    <w:rsid w:val="00004373"/>
    <w:rsid w:val="0000584F"/>
    <w:rsid w:val="000108AC"/>
    <w:rsid w:val="00015D8F"/>
    <w:rsid w:val="000163AF"/>
    <w:rsid w:val="0001645E"/>
    <w:rsid w:val="00016B16"/>
    <w:rsid w:val="0001796A"/>
    <w:rsid w:val="00020FA7"/>
    <w:rsid w:val="00021618"/>
    <w:rsid w:val="00022747"/>
    <w:rsid w:val="000235F9"/>
    <w:rsid w:val="000237FF"/>
    <w:rsid w:val="00023C0A"/>
    <w:rsid w:val="00024DF5"/>
    <w:rsid w:val="000258A3"/>
    <w:rsid w:val="00025C4F"/>
    <w:rsid w:val="0002694E"/>
    <w:rsid w:val="00026FA3"/>
    <w:rsid w:val="00033E4C"/>
    <w:rsid w:val="000341EC"/>
    <w:rsid w:val="00035BA1"/>
    <w:rsid w:val="00041B7E"/>
    <w:rsid w:val="00044A71"/>
    <w:rsid w:val="00045A6A"/>
    <w:rsid w:val="00050380"/>
    <w:rsid w:val="00050BBE"/>
    <w:rsid w:val="00053CC0"/>
    <w:rsid w:val="00054FB6"/>
    <w:rsid w:val="00061273"/>
    <w:rsid w:val="00062045"/>
    <w:rsid w:val="00062655"/>
    <w:rsid w:val="00063E29"/>
    <w:rsid w:val="00063F30"/>
    <w:rsid w:val="00064707"/>
    <w:rsid w:val="000658EB"/>
    <w:rsid w:val="0006698A"/>
    <w:rsid w:val="0007172B"/>
    <w:rsid w:val="00071A01"/>
    <w:rsid w:val="0007332D"/>
    <w:rsid w:val="000751DC"/>
    <w:rsid w:val="00075617"/>
    <w:rsid w:val="00080C7C"/>
    <w:rsid w:val="00080C85"/>
    <w:rsid w:val="00081A34"/>
    <w:rsid w:val="00081D7C"/>
    <w:rsid w:val="000820CD"/>
    <w:rsid w:val="000834C5"/>
    <w:rsid w:val="00083D4F"/>
    <w:rsid w:val="00087A44"/>
    <w:rsid w:val="00090DB2"/>
    <w:rsid w:val="00090E38"/>
    <w:rsid w:val="000925BB"/>
    <w:rsid w:val="00092842"/>
    <w:rsid w:val="00093701"/>
    <w:rsid w:val="0009469F"/>
    <w:rsid w:val="000953AD"/>
    <w:rsid w:val="000A0BE3"/>
    <w:rsid w:val="000A3E36"/>
    <w:rsid w:val="000A3FBE"/>
    <w:rsid w:val="000A545F"/>
    <w:rsid w:val="000A67DF"/>
    <w:rsid w:val="000B0D9B"/>
    <w:rsid w:val="000B6836"/>
    <w:rsid w:val="000B75AD"/>
    <w:rsid w:val="000B7B7D"/>
    <w:rsid w:val="000C0BBF"/>
    <w:rsid w:val="000C1304"/>
    <w:rsid w:val="000C47C7"/>
    <w:rsid w:val="000C4BF6"/>
    <w:rsid w:val="000C5C97"/>
    <w:rsid w:val="000C75FC"/>
    <w:rsid w:val="000C7C42"/>
    <w:rsid w:val="000D053B"/>
    <w:rsid w:val="000D12CD"/>
    <w:rsid w:val="000D1331"/>
    <w:rsid w:val="000D196D"/>
    <w:rsid w:val="000D30B7"/>
    <w:rsid w:val="000D318C"/>
    <w:rsid w:val="000D33CC"/>
    <w:rsid w:val="000D4655"/>
    <w:rsid w:val="000D46D6"/>
    <w:rsid w:val="000D5A6A"/>
    <w:rsid w:val="000D5C4F"/>
    <w:rsid w:val="000D70E9"/>
    <w:rsid w:val="000D74A9"/>
    <w:rsid w:val="000D788D"/>
    <w:rsid w:val="000D7A87"/>
    <w:rsid w:val="000E01B5"/>
    <w:rsid w:val="000E0D2C"/>
    <w:rsid w:val="000E14B6"/>
    <w:rsid w:val="000E3CA0"/>
    <w:rsid w:val="000E3FF2"/>
    <w:rsid w:val="000E4673"/>
    <w:rsid w:val="000E5C8E"/>
    <w:rsid w:val="000E6181"/>
    <w:rsid w:val="000E7B1F"/>
    <w:rsid w:val="000F1D1E"/>
    <w:rsid w:val="000F22F3"/>
    <w:rsid w:val="000F252B"/>
    <w:rsid w:val="000F25CA"/>
    <w:rsid w:val="000F4DCD"/>
    <w:rsid w:val="000F6014"/>
    <w:rsid w:val="000F64E1"/>
    <w:rsid w:val="000F651F"/>
    <w:rsid w:val="000F679F"/>
    <w:rsid w:val="0010050A"/>
    <w:rsid w:val="00100ACD"/>
    <w:rsid w:val="00101B52"/>
    <w:rsid w:val="001028D5"/>
    <w:rsid w:val="00107B21"/>
    <w:rsid w:val="0011024A"/>
    <w:rsid w:val="001106E5"/>
    <w:rsid w:val="00110BFF"/>
    <w:rsid w:val="00110C96"/>
    <w:rsid w:val="00110D6B"/>
    <w:rsid w:val="00110EF6"/>
    <w:rsid w:val="001111A2"/>
    <w:rsid w:val="00111FC1"/>
    <w:rsid w:val="00112B5E"/>
    <w:rsid w:val="00116A7D"/>
    <w:rsid w:val="00116BFE"/>
    <w:rsid w:val="00120406"/>
    <w:rsid w:val="0012060A"/>
    <w:rsid w:val="00120848"/>
    <w:rsid w:val="0012132B"/>
    <w:rsid w:val="001220D7"/>
    <w:rsid w:val="00122229"/>
    <w:rsid w:val="001243A4"/>
    <w:rsid w:val="00130F1C"/>
    <w:rsid w:val="0013306A"/>
    <w:rsid w:val="00134578"/>
    <w:rsid w:val="00134F44"/>
    <w:rsid w:val="0013597E"/>
    <w:rsid w:val="00136464"/>
    <w:rsid w:val="001364CD"/>
    <w:rsid w:val="00137FFD"/>
    <w:rsid w:val="00140E47"/>
    <w:rsid w:val="00141C20"/>
    <w:rsid w:val="00141E95"/>
    <w:rsid w:val="001421D9"/>
    <w:rsid w:val="0014253B"/>
    <w:rsid w:val="00144CE6"/>
    <w:rsid w:val="00145937"/>
    <w:rsid w:val="00147402"/>
    <w:rsid w:val="00150898"/>
    <w:rsid w:val="00154B42"/>
    <w:rsid w:val="001553C3"/>
    <w:rsid w:val="00156B15"/>
    <w:rsid w:val="00157481"/>
    <w:rsid w:val="0015788E"/>
    <w:rsid w:val="00163AA4"/>
    <w:rsid w:val="0016655C"/>
    <w:rsid w:val="001712AE"/>
    <w:rsid w:val="001716FA"/>
    <w:rsid w:val="00171D3D"/>
    <w:rsid w:val="00173769"/>
    <w:rsid w:val="0017397C"/>
    <w:rsid w:val="0017647D"/>
    <w:rsid w:val="00176A0E"/>
    <w:rsid w:val="00177508"/>
    <w:rsid w:val="0018039E"/>
    <w:rsid w:val="001837CF"/>
    <w:rsid w:val="00185FFC"/>
    <w:rsid w:val="00187042"/>
    <w:rsid w:val="00187D0B"/>
    <w:rsid w:val="00192EF6"/>
    <w:rsid w:val="00195BC4"/>
    <w:rsid w:val="00195FC8"/>
    <w:rsid w:val="00196502"/>
    <w:rsid w:val="00196CA5"/>
    <w:rsid w:val="00196F18"/>
    <w:rsid w:val="001A0743"/>
    <w:rsid w:val="001A1463"/>
    <w:rsid w:val="001A6662"/>
    <w:rsid w:val="001A7B84"/>
    <w:rsid w:val="001B03F0"/>
    <w:rsid w:val="001B0E5E"/>
    <w:rsid w:val="001B1AE1"/>
    <w:rsid w:val="001B3021"/>
    <w:rsid w:val="001B3ECA"/>
    <w:rsid w:val="001B49DD"/>
    <w:rsid w:val="001B4C61"/>
    <w:rsid w:val="001B5998"/>
    <w:rsid w:val="001B72E5"/>
    <w:rsid w:val="001B750B"/>
    <w:rsid w:val="001C1767"/>
    <w:rsid w:val="001C3F4F"/>
    <w:rsid w:val="001C684C"/>
    <w:rsid w:val="001D1126"/>
    <w:rsid w:val="001D118D"/>
    <w:rsid w:val="001D2E7A"/>
    <w:rsid w:val="001D3F4F"/>
    <w:rsid w:val="001D42AB"/>
    <w:rsid w:val="001D5835"/>
    <w:rsid w:val="001E2460"/>
    <w:rsid w:val="001E4C86"/>
    <w:rsid w:val="001E5D3B"/>
    <w:rsid w:val="001E5DF6"/>
    <w:rsid w:val="001E72F9"/>
    <w:rsid w:val="001F1012"/>
    <w:rsid w:val="001F20A8"/>
    <w:rsid w:val="001F439E"/>
    <w:rsid w:val="001F558C"/>
    <w:rsid w:val="001F59EA"/>
    <w:rsid w:val="001F7F60"/>
    <w:rsid w:val="002001F1"/>
    <w:rsid w:val="00200B44"/>
    <w:rsid w:val="00200DFF"/>
    <w:rsid w:val="00202476"/>
    <w:rsid w:val="0020283A"/>
    <w:rsid w:val="002039B5"/>
    <w:rsid w:val="00204438"/>
    <w:rsid w:val="00204674"/>
    <w:rsid w:val="00205A04"/>
    <w:rsid w:val="00206DA4"/>
    <w:rsid w:val="0020718F"/>
    <w:rsid w:val="00207C44"/>
    <w:rsid w:val="00212C24"/>
    <w:rsid w:val="00212D40"/>
    <w:rsid w:val="002134F2"/>
    <w:rsid w:val="0021578C"/>
    <w:rsid w:val="00216065"/>
    <w:rsid w:val="0021606B"/>
    <w:rsid w:val="002160D3"/>
    <w:rsid w:val="00216434"/>
    <w:rsid w:val="002218B8"/>
    <w:rsid w:val="002238AC"/>
    <w:rsid w:val="00223C1C"/>
    <w:rsid w:val="002248E1"/>
    <w:rsid w:val="00224A8C"/>
    <w:rsid w:val="00227537"/>
    <w:rsid w:val="00227A0F"/>
    <w:rsid w:val="002303DF"/>
    <w:rsid w:val="002317A9"/>
    <w:rsid w:val="00231A90"/>
    <w:rsid w:val="0023271C"/>
    <w:rsid w:val="0023278F"/>
    <w:rsid w:val="00232AEC"/>
    <w:rsid w:val="00232EDA"/>
    <w:rsid w:val="0023319E"/>
    <w:rsid w:val="00233967"/>
    <w:rsid w:val="00236645"/>
    <w:rsid w:val="002366F0"/>
    <w:rsid w:val="00237F12"/>
    <w:rsid w:val="00241B80"/>
    <w:rsid w:val="00242C23"/>
    <w:rsid w:val="00244312"/>
    <w:rsid w:val="00246A26"/>
    <w:rsid w:val="00250B77"/>
    <w:rsid w:val="00250F95"/>
    <w:rsid w:val="0025228B"/>
    <w:rsid w:val="002526F3"/>
    <w:rsid w:val="002542E4"/>
    <w:rsid w:val="00254C6E"/>
    <w:rsid w:val="0025504D"/>
    <w:rsid w:val="0025550F"/>
    <w:rsid w:val="002573B0"/>
    <w:rsid w:val="00257F1A"/>
    <w:rsid w:val="00260A50"/>
    <w:rsid w:val="002624D5"/>
    <w:rsid w:val="00265182"/>
    <w:rsid w:val="002651C5"/>
    <w:rsid w:val="00265C87"/>
    <w:rsid w:val="00270B40"/>
    <w:rsid w:val="00272492"/>
    <w:rsid w:val="0027359D"/>
    <w:rsid w:val="00273789"/>
    <w:rsid w:val="00275123"/>
    <w:rsid w:val="002772B6"/>
    <w:rsid w:val="00280D04"/>
    <w:rsid w:val="0028154D"/>
    <w:rsid w:val="00281A8D"/>
    <w:rsid w:val="002830D1"/>
    <w:rsid w:val="00283980"/>
    <w:rsid w:val="002839DA"/>
    <w:rsid w:val="00283A5A"/>
    <w:rsid w:val="00283A82"/>
    <w:rsid w:val="00283EA0"/>
    <w:rsid w:val="0028470C"/>
    <w:rsid w:val="00285591"/>
    <w:rsid w:val="00285C08"/>
    <w:rsid w:val="00285DA1"/>
    <w:rsid w:val="002875AC"/>
    <w:rsid w:val="00291A51"/>
    <w:rsid w:val="00292239"/>
    <w:rsid w:val="002923AE"/>
    <w:rsid w:val="00294FC3"/>
    <w:rsid w:val="00295B4E"/>
    <w:rsid w:val="00296573"/>
    <w:rsid w:val="00297907"/>
    <w:rsid w:val="00297B26"/>
    <w:rsid w:val="002A28BE"/>
    <w:rsid w:val="002A3962"/>
    <w:rsid w:val="002A46E6"/>
    <w:rsid w:val="002A5039"/>
    <w:rsid w:val="002A5430"/>
    <w:rsid w:val="002A5DE7"/>
    <w:rsid w:val="002A5DF4"/>
    <w:rsid w:val="002A657B"/>
    <w:rsid w:val="002A7635"/>
    <w:rsid w:val="002A7841"/>
    <w:rsid w:val="002B0B25"/>
    <w:rsid w:val="002B19E6"/>
    <w:rsid w:val="002B1EF4"/>
    <w:rsid w:val="002B2FF4"/>
    <w:rsid w:val="002B5352"/>
    <w:rsid w:val="002B5534"/>
    <w:rsid w:val="002B5D28"/>
    <w:rsid w:val="002B684C"/>
    <w:rsid w:val="002B6C25"/>
    <w:rsid w:val="002C49CD"/>
    <w:rsid w:val="002C624C"/>
    <w:rsid w:val="002C7027"/>
    <w:rsid w:val="002C7FCD"/>
    <w:rsid w:val="002D0141"/>
    <w:rsid w:val="002D0A85"/>
    <w:rsid w:val="002D2D5F"/>
    <w:rsid w:val="002D7482"/>
    <w:rsid w:val="002D7F3A"/>
    <w:rsid w:val="002E04AB"/>
    <w:rsid w:val="002E0A08"/>
    <w:rsid w:val="002E17CE"/>
    <w:rsid w:val="002E1B83"/>
    <w:rsid w:val="002E341B"/>
    <w:rsid w:val="002E3A72"/>
    <w:rsid w:val="002E6526"/>
    <w:rsid w:val="002E6DC3"/>
    <w:rsid w:val="002E6E91"/>
    <w:rsid w:val="002E731B"/>
    <w:rsid w:val="002E76C4"/>
    <w:rsid w:val="002E7FC4"/>
    <w:rsid w:val="002F0C87"/>
    <w:rsid w:val="002F0CD0"/>
    <w:rsid w:val="002F1F79"/>
    <w:rsid w:val="002F271B"/>
    <w:rsid w:val="002F2804"/>
    <w:rsid w:val="002F2936"/>
    <w:rsid w:val="002F31CB"/>
    <w:rsid w:val="002F42CC"/>
    <w:rsid w:val="002F6492"/>
    <w:rsid w:val="003006B6"/>
    <w:rsid w:val="00301E2C"/>
    <w:rsid w:val="00301EE7"/>
    <w:rsid w:val="00304289"/>
    <w:rsid w:val="00304E72"/>
    <w:rsid w:val="0030670C"/>
    <w:rsid w:val="00306BE9"/>
    <w:rsid w:val="00306C07"/>
    <w:rsid w:val="00307F4F"/>
    <w:rsid w:val="00311F9B"/>
    <w:rsid w:val="00317E38"/>
    <w:rsid w:val="00320B8E"/>
    <w:rsid w:val="00320CA0"/>
    <w:rsid w:val="00322D75"/>
    <w:rsid w:val="00322E5A"/>
    <w:rsid w:val="00322FE0"/>
    <w:rsid w:val="0032309D"/>
    <w:rsid w:val="003235B3"/>
    <w:rsid w:val="00323E59"/>
    <w:rsid w:val="003241E2"/>
    <w:rsid w:val="0032432D"/>
    <w:rsid w:val="00324566"/>
    <w:rsid w:val="0032483C"/>
    <w:rsid w:val="00324AD6"/>
    <w:rsid w:val="003255A6"/>
    <w:rsid w:val="0032639F"/>
    <w:rsid w:val="00327302"/>
    <w:rsid w:val="003274D8"/>
    <w:rsid w:val="0032778A"/>
    <w:rsid w:val="003279B5"/>
    <w:rsid w:val="003279BB"/>
    <w:rsid w:val="00330266"/>
    <w:rsid w:val="00331957"/>
    <w:rsid w:val="00332443"/>
    <w:rsid w:val="003336F1"/>
    <w:rsid w:val="0033434E"/>
    <w:rsid w:val="003357CB"/>
    <w:rsid w:val="0033607D"/>
    <w:rsid w:val="00336B19"/>
    <w:rsid w:val="003419D0"/>
    <w:rsid w:val="0034276D"/>
    <w:rsid w:val="003439DE"/>
    <w:rsid w:val="00344630"/>
    <w:rsid w:val="00345C50"/>
    <w:rsid w:val="00346051"/>
    <w:rsid w:val="00346908"/>
    <w:rsid w:val="003469A8"/>
    <w:rsid w:val="00346C17"/>
    <w:rsid w:val="00346C87"/>
    <w:rsid w:val="00347BED"/>
    <w:rsid w:val="003502AC"/>
    <w:rsid w:val="003505F2"/>
    <w:rsid w:val="00350FD9"/>
    <w:rsid w:val="00351934"/>
    <w:rsid w:val="0035243F"/>
    <w:rsid w:val="00356D7B"/>
    <w:rsid w:val="0036180F"/>
    <w:rsid w:val="003625C1"/>
    <w:rsid w:val="003643FD"/>
    <w:rsid w:val="00366B7D"/>
    <w:rsid w:val="00366CED"/>
    <w:rsid w:val="00366FB6"/>
    <w:rsid w:val="003673F3"/>
    <w:rsid w:val="00367CF3"/>
    <w:rsid w:val="00370254"/>
    <w:rsid w:val="003760E2"/>
    <w:rsid w:val="00380E9D"/>
    <w:rsid w:val="003834CF"/>
    <w:rsid w:val="00384B12"/>
    <w:rsid w:val="00386ADE"/>
    <w:rsid w:val="003916D5"/>
    <w:rsid w:val="003917D0"/>
    <w:rsid w:val="00391E10"/>
    <w:rsid w:val="0039376B"/>
    <w:rsid w:val="00394B59"/>
    <w:rsid w:val="00394BA8"/>
    <w:rsid w:val="00396327"/>
    <w:rsid w:val="003A07B6"/>
    <w:rsid w:val="003A2B5B"/>
    <w:rsid w:val="003A2BAC"/>
    <w:rsid w:val="003A2C54"/>
    <w:rsid w:val="003A2EED"/>
    <w:rsid w:val="003A31E3"/>
    <w:rsid w:val="003A4167"/>
    <w:rsid w:val="003A67DE"/>
    <w:rsid w:val="003A67F1"/>
    <w:rsid w:val="003A6EF5"/>
    <w:rsid w:val="003A7C56"/>
    <w:rsid w:val="003B2F3C"/>
    <w:rsid w:val="003B3192"/>
    <w:rsid w:val="003B54DD"/>
    <w:rsid w:val="003C0523"/>
    <w:rsid w:val="003C0B61"/>
    <w:rsid w:val="003C20D4"/>
    <w:rsid w:val="003C2967"/>
    <w:rsid w:val="003C67BA"/>
    <w:rsid w:val="003D0F78"/>
    <w:rsid w:val="003D1288"/>
    <w:rsid w:val="003D138A"/>
    <w:rsid w:val="003D1794"/>
    <w:rsid w:val="003D2F84"/>
    <w:rsid w:val="003D388F"/>
    <w:rsid w:val="003D625B"/>
    <w:rsid w:val="003D6B4F"/>
    <w:rsid w:val="003D71F5"/>
    <w:rsid w:val="003D78DA"/>
    <w:rsid w:val="003E0D4F"/>
    <w:rsid w:val="003E0DA9"/>
    <w:rsid w:val="003E0EE8"/>
    <w:rsid w:val="003E0EF1"/>
    <w:rsid w:val="003E1180"/>
    <w:rsid w:val="003E1700"/>
    <w:rsid w:val="003E2466"/>
    <w:rsid w:val="003E3CBA"/>
    <w:rsid w:val="003E400A"/>
    <w:rsid w:val="003E40D0"/>
    <w:rsid w:val="003E5CE7"/>
    <w:rsid w:val="003E5E3B"/>
    <w:rsid w:val="003E62BE"/>
    <w:rsid w:val="003E7FEB"/>
    <w:rsid w:val="003F017C"/>
    <w:rsid w:val="003F2B0C"/>
    <w:rsid w:val="003F501E"/>
    <w:rsid w:val="003F5720"/>
    <w:rsid w:val="003F602C"/>
    <w:rsid w:val="003F7690"/>
    <w:rsid w:val="00401616"/>
    <w:rsid w:val="004019B2"/>
    <w:rsid w:val="00401C43"/>
    <w:rsid w:val="0040295B"/>
    <w:rsid w:val="00403F1A"/>
    <w:rsid w:val="004048E7"/>
    <w:rsid w:val="00405C36"/>
    <w:rsid w:val="00407BE6"/>
    <w:rsid w:val="00407DE4"/>
    <w:rsid w:val="0041194A"/>
    <w:rsid w:val="00412521"/>
    <w:rsid w:val="00413FBF"/>
    <w:rsid w:val="00413FF1"/>
    <w:rsid w:val="00416813"/>
    <w:rsid w:val="00417E23"/>
    <w:rsid w:val="00420A90"/>
    <w:rsid w:val="00422079"/>
    <w:rsid w:val="0042245C"/>
    <w:rsid w:val="00424EBF"/>
    <w:rsid w:val="00425881"/>
    <w:rsid w:val="00425C5E"/>
    <w:rsid w:val="00427CB8"/>
    <w:rsid w:val="00430265"/>
    <w:rsid w:val="00430C30"/>
    <w:rsid w:val="00431CE7"/>
    <w:rsid w:val="004326C6"/>
    <w:rsid w:val="00432B5C"/>
    <w:rsid w:val="0043314B"/>
    <w:rsid w:val="00433441"/>
    <w:rsid w:val="00433EA4"/>
    <w:rsid w:val="00434B26"/>
    <w:rsid w:val="00435D43"/>
    <w:rsid w:val="00440666"/>
    <w:rsid w:val="00440ED1"/>
    <w:rsid w:val="00441D66"/>
    <w:rsid w:val="0044440E"/>
    <w:rsid w:val="00445600"/>
    <w:rsid w:val="004468BD"/>
    <w:rsid w:val="00446D27"/>
    <w:rsid w:val="00446EE0"/>
    <w:rsid w:val="00447835"/>
    <w:rsid w:val="00450112"/>
    <w:rsid w:val="00451EE1"/>
    <w:rsid w:val="00453261"/>
    <w:rsid w:val="00453D93"/>
    <w:rsid w:val="00457324"/>
    <w:rsid w:val="00460188"/>
    <w:rsid w:val="0046150C"/>
    <w:rsid w:val="00461DEE"/>
    <w:rsid w:val="00462604"/>
    <w:rsid w:val="004628E6"/>
    <w:rsid w:val="004643E0"/>
    <w:rsid w:val="004661BC"/>
    <w:rsid w:val="00466491"/>
    <w:rsid w:val="00466B60"/>
    <w:rsid w:val="00467ED3"/>
    <w:rsid w:val="00470CEB"/>
    <w:rsid w:val="0047169F"/>
    <w:rsid w:val="00473039"/>
    <w:rsid w:val="004754D4"/>
    <w:rsid w:val="004755A2"/>
    <w:rsid w:val="00475A4F"/>
    <w:rsid w:val="00476155"/>
    <w:rsid w:val="0047658F"/>
    <w:rsid w:val="0047780E"/>
    <w:rsid w:val="00480DD3"/>
    <w:rsid w:val="00480E81"/>
    <w:rsid w:val="00483ADD"/>
    <w:rsid w:val="00483E09"/>
    <w:rsid w:val="00486758"/>
    <w:rsid w:val="00491D96"/>
    <w:rsid w:val="00492E68"/>
    <w:rsid w:val="00493651"/>
    <w:rsid w:val="00493D9B"/>
    <w:rsid w:val="00494C79"/>
    <w:rsid w:val="0049567A"/>
    <w:rsid w:val="0049574C"/>
    <w:rsid w:val="00495EC5"/>
    <w:rsid w:val="004A12C2"/>
    <w:rsid w:val="004A1FB8"/>
    <w:rsid w:val="004A3C6E"/>
    <w:rsid w:val="004A6149"/>
    <w:rsid w:val="004A69EC"/>
    <w:rsid w:val="004A79A1"/>
    <w:rsid w:val="004B379F"/>
    <w:rsid w:val="004B397C"/>
    <w:rsid w:val="004B4133"/>
    <w:rsid w:val="004B4CFC"/>
    <w:rsid w:val="004B55DB"/>
    <w:rsid w:val="004B7CFC"/>
    <w:rsid w:val="004C0338"/>
    <w:rsid w:val="004C03B1"/>
    <w:rsid w:val="004C1296"/>
    <w:rsid w:val="004C1566"/>
    <w:rsid w:val="004C30B2"/>
    <w:rsid w:val="004C3525"/>
    <w:rsid w:val="004C4594"/>
    <w:rsid w:val="004C49B3"/>
    <w:rsid w:val="004C4D18"/>
    <w:rsid w:val="004C5DBE"/>
    <w:rsid w:val="004C6121"/>
    <w:rsid w:val="004D3175"/>
    <w:rsid w:val="004D6587"/>
    <w:rsid w:val="004E0CFF"/>
    <w:rsid w:val="004E14C2"/>
    <w:rsid w:val="004E1C87"/>
    <w:rsid w:val="004E4186"/>
    <w:rsid w:val="004E5B84"/>
    <w:rsid w:val="004E6A5C"/>
    <w:rsid w:val="004F241C"/>
    <w:rsid w:val="004F294E"/>
    <w:rsid w:val="004F2EE2"/>
    <w:rsid w:val="004F54B6"/>
    <w:rsid w:val="004F5C3D"/>
    <w:rsid w:val="004F5CB3"/>
    <w:rsid w:val="004F7B64"/>
    <w:rsid w:val="00501D42"/>
    <w:rsid w:val="0050419F"/>
    <w:rsid w:val="0050550A"/>
    <w:rsid w:val="0051358D"/>
    <w:rsid w:val="00514A0B"/>
    <w:rsid w:val="00514F18"/>
    <w:rsid w:val="00516819"/>
    <w:rsid w:val="0051745B"/>
    <w:rsid w:val="0052018B"/>
    <w:rsid w:val="00520BF7"/>
    <w:rsid w:val="00521C91"/>
    <w:rsid w:val="005245A6"/>
    <w:rsid w:val="005262F0"/>
    <w:rsid w:val="00526393"/>
    <w:rsid w:val="00530352"/>
    <w:rsid w:val="00530F5B"/>
    <w:rsid w:val="005326ED"/>
    <w:rsid w:val="00533206"/>
    <w:rsid w:val="00533472"/>
    <w:rsid w:val="00534586"/>
    <w:rsid w:val="00535206"/>
    <w:rsid w:val="00537117"/>
    <w:rsid w:val="005378A3"/>
    <w:rsid w:val="00540FA5"/>
    <w:rsid w:val="00542595"/>
    <w:rsid w:val="00542E42"/>
    <w:rsid w:val="0054330F"/>
    <w:rsid w:val="00545051"/>
    <w:rsid w:val="005463C6"/>
    <w:rsid w:val="005470A8"/>
    <w:rsid w:val="00550BDE"/>
    <w:rsid w:val="00551E8C"/>
    <w:rsid w:val="005525FF"/>
    <w:rsid w:val="005528A6"/>
    <w:rsid w:val="00552AC5"/>
    <w:rsid w:val="00552B4C"/>
    <w:rsid w:val="00554636"/>
    <w:rsid w:val="0055561B"/>
    <w:rsid w:val="0055731E"/>
    <w:rsid w:val="00557B26"/>
    <w:rsid w:val="00557DE1"/>
    <w:rsid w:val="00560116"/>
    <w:rsid w:val="00562270"/>
    <w:rsid w:val="005630F6"/>
    <w:rsid w:val="00563344"/>
    <w:rsid w:val="0056363C"/>
    <w:rsid w:val="00565A91"/>
    <w:rsid w:val="00565D85"/>
    <w:rsid w:val="00566CAB"/>
    <w:rsid w:val="00566F06"/>
    <w:rsid w:val="0057023D"/>
    <w:rsid w:val="00570C9F"/>
    <w:rsid w:val="00572F8C"/>
    <w:rsid w:val="00573D95"/>
    <w:rsid w:val="00574C3D"/>
    <w:rsid w:val="0057594C"/>
    <w:rsid w:val="005768A1"/>
    <w:rsid w:val="00580109"/>
    <w:rsid w:val="00581C34"/>
    <w:rsid w:val="005828BB"/>
    <w:rsid w:val="005850FC"/>
    <w:rsid w:val="005857D8"/>
    <w:rsid w:val="00586924"/>
    <w:rsid w:val="00586BBC"/>
    <w:rsid w:val="005872DD"/>
    <w:rsid w:val="005878E0"/>
    <w:rsid w:val="00590578"/>
    <w:rsid w:val="0059188D"/>
    <w:rsid w:val="00591FEA"/>
    <w:rsid w:val="00594902"/>
    <w:rsid w:val="005964CC"/>
    <w:rsid w:val="00596759"/>
    <w:rsid w:val="005A0109"/>
    <w:rsid w:val="005A04F4"/>
    <w:rsid w:val="005A09D9"/>
    <w:rsid w:val="005A2834"/>
    <w:rsid w:val="005A29C4"/>
    <w:rsid w:val="005A2EE3"/>
    <w:rsid w:val="005A33BD"/>
    <w:rsid w:val="005A4EC6"/>
    <w:rsid w:val="005A5C6B"/>
    <w:rsid w:val="005A6823"/>
    <w:rsid w:val="005A6CED"/>
    <w:rsid w:val="005A6F56"/>
    <w:rsid w:val="005A7C7F"/>
    <w:rsid w:val="005B15DD"/>
    <w:rsid w:val="005B284C"/>
    <w:rsid w:val="005B3B58"/>
    <w:rsid w:val="005B610F"/>
    <w:rsid w:val="005B66E4"/>
    <w:rsid w:val="005C37C6"/>
    <w:rsid w:val="005C41E9"/>
    <w:rsid w:val="005C6E5C"/>
    <w:rsid w:val="005D0A9D"/>
    <w:rsid w:val="005D4686"/>
    <w:rsid w:val="005D51B4"/>
    <w:rsid w:val="005D5CB8"/>
    <w:rsid w:val="005D5F4F"/>
    <w:rsid w:val="005D6CDA"/>
    <w:rsid w:val="005D7C72"/>
    <w:rsid w:val="005E0A0C"/>
    <w:rsid w:val="005E0A94"/>
    <w:rsid w:val="005E1469"/>
    <w:rsid w:val="005E26DD"/>
    <w:rsid w:val="005E2E8D"/>
    <w:rsid w:val="005E39B5"/>
    <w:rsid w:val="005E45BC"/>
    <w:rsid w:val="005E754C"/>
    <w:rsid w:val="005F1071"/>
    <w:rsid w:val="005F10E0"/>
    <w:rsid w:val="005F41F0"/>
    <w:rsid w:val="005F65D3"/>
    <w:rsid w:val="005F6E21"/>
    <w:rsid w:val="0060030A"/>
    <w:rsid w:val="006003B2"/>
    <w:rsid w:val="00601E7D"/>
    <w:rsid w:val="006035B5"/>
    <w:rsid w:val="0060381A"/>
    <w:rsid w:val="00603EB9"/>
    <w:rsid w:val="006040A0"/>
    <w:rsid w:val="006043BA"/>
    <w:rsid w:val="00605C05"/>
    <w:rsid w:val="00606C96"/>
    <w:rsid w:val="00611137"/>
    <w:rsid w:val="006128E1"/>
    <w:rsid w:val="00612C5B"/>
    <w:rsid w:val="006139E7"/>
    <w:rsid w:val="006164EB"/>
    <w:rsid w:val="006169B1"/>
    <w:rsid w:val="00621BC9"/>
    <w:rsid w:val="006227BC"/>
    <w:rsid w:val="006227F7"/>
    <w:rsid w:val="006231E7"/>
    <w:rsid w:val="00623B73"/>
    <w:rsid w:val="006248AF"/>
    <w:rsid w:val="00624E81"/>
    <w:rsid w:val="00626B6D"/>
    <w:rsid w:val="00630320"/>
    <w:rsid w:val="00631FE3"/>
    <w:rsid w:val="00634550"/>
    <w:rsid w:val="00634B1E"/>
    <w:rsid w:val="00634C36"/>
    <w:rsid w:val="00636F77"/>
    <w:rsid w:val="00641ADC"/>
    <w:rsid w:val="0064252F"/>
    <w:rsid w:val="00642EDA"/>
    <w:rsid w:val="00644A8E"/>
    <w:rsid w:val="00644CD8"/>
    <w:rsid w:val="00645993"/>
    <w:rsid w:val="00646D0E"/>
    <w:rsid w:val="00650251"/>
    <w:rsid w:val="00650FC6"/>
    <w:rsid w:val="00652ABD"/>
    <w:rsid w:val="00653E68"/>
    <w:rsid w:val="0065636F"/>
    <w:rsid w:val="00656FB9"/>
    <w:rsid w:val="00657098"/>
    <w:rsid w:val="006620DF"/>
    <w:rsid w:val="006627E0"/>
    <w:rsid w:val="00664D3E"/>
    <w:rsid w:val="006659F9"/>
    <w:rsid w:val="006661B8"/>
    <w:rsid w:val="00667B7A"/>
    <w:rsid w:val="00670BC8"/>
    <w:rsid w:val="006727AE"/>
    <w:rsid w:val="00673171"/>
    <w:rsid w:val="006748BF"/>
    <w:rsid w:val="00675094"/>
    <w:rsid w:val="00677738"/>
    <w:rsid w:val="00680A5C"/>
    <w:rsid w:val="00680DE5"/>
    <w:rsid w:val="006816BA"/>
    <w:rsid w:val="006827D5"/>
    <w:rsid w:val="00683691"/>
    <w:rsid w:val="00683B36"/>
    <w:rsid w:val="00683FF7"/>
    <w:rsid w:val="00687715"/>
    <w:rsid w:val="00690821"/>
    <w:rsid w:val="00690F53"/>
    <w:rsid w:val="00691654"/>
    <w:rsid w:val="00692A8A"/>
    <w:rsid w:val="00693F1E"/>
    <w:rsid w:val="0069454D"/>
    <w:rsid w:val="006966A2"/>
    <w:rsid w:val="006A1CC1"/>
    <w:rsid w:val="006A4325"/>
    <w:rsid w:val="006A4431"/>
    <w:rsid w:val="006A5B0D"/>
    <w:rsid w:val="006A5E49"/>
    <w:rsid w:val="006A61E5"/>
    <w:rsid w:val="006A6C0E"/>
    <w:rsid w:val="006B0416"/>
    <w:rsid w:val="006B2162"/>
    <w:rsid w:val="006B3F9F"/>
    <w:rsid w:val="006B46A3"/>
    <w:rsid w:val="006B4A39"/>
    <w:rsid w:val="006B5A3A"/>
    <w:rsid w:val="006B6668"/>
    <w:rsid w:val="006B7BD8"/>
    <w:rsid w:val="006C076D"/>
    <w:rsid w:val="006C33D2"/>
    <w:rsid w:val="006C3860"/>
    <w:rsid w:val="006C40D7"/>
    <w:rsid w:val="006C4400"/>
    <w:rsid w:val="006C4D4D"/>
    <w:rsid w:val="006C57B2"/>
    <w:rsid w:val="006C685A"/>
    <w:rsid w:val="006D00D6"/>
    <w:rsid w:val="006D0780"/>
    <w:rsid w:val="006D101F"/>
    <w:rsid w:val="006D415E"/>
    <w:rsid w:val="006D6AE9"/>
    <w:rsid w:val="006E18B3"/>
    <w:rsid w:val="006E38F2"/>
    <w:rsid w:val="006E4268"/>
    <w:rsid w:val="006E67A4"/>
    <w:rsid w:val="006F0BC1"/>
    <w:rsid w:val="006F2059"/>
    <w:rsid w:val="006F2B63"/>
    <w:rsid w:val="006F40A6"/>
    <w:rsid w:val="006F41C2"/>
    <w:rsid w:val="006F7E27"/>
    <w:rsid w:val="00700C6B"/>
    <w:rsid w:val="00701157"/>
    <w:rsid w:val="00702A97"/>
    <w:rsid w:val="00702AB4"/>
    <w:rsid w:val="007111DB"/>
    <w:rsid w:val="007126CD"/>
    <w:rsid w:val="00713E88"/>
    <w:rsid w:val="00715109"/>
    <w:rsid w:val="00717554"/>
    <w:rsid w:val="00717594"/>
    <w:rsid w:val="00717EDD"/>
    <w:rsid w:val="00721E14"/>
    <w:rsid w:val="00722710"/>
    <w:rsid w:val="00723826"/>
    <w:rsid w:val="007239EC"/>
    <w:rsid w:val="007242D2"/>
    <w:rsid w:val="00725334"/>
    <w:rsid w:val="00726A1C"/>
    <w:rsid w:val="007278EF"/>
    <w:rsid w:val="00730533"/>
    <w:rsid w:val="00730E60"/>
    <w:rsid w:val="0073189C"/>
    <w:rsid w:val="00732719"/>
    <w:rsid w:val="00732FD2"/>
    <w:rsid w:val="007330A0"/>
    <w:rsid w:val="00734013"/>
    <w:rsid w:val="0073454C"/>
    <w:rsid w:val="00736401"/>
    <w:rsid w:val="00737BF0"/>
    <w:rsid w:val="0074007B"/>
    <w:rsid w:val="00740918"/>
    <w:rsid w:val="00747447"/>
    <w:rsid w:val="00747F19"/>
    <w:rsid w:val="00750CC7"/>
    <w:rsid w:val="00750EE6"/>
    <w:rsid w:val="00753B7C"/>
    <w:rsid w:val="00755695"/>
    <w:rsid w:val="0075648F"/>
    <w:rsid w:val="00756C78"/>
    <w:rsid w:val="007574DF"/>
    <w:rsid w:val="007575B9"/>
    <w:rsid w:val="00757D6D"/>
    <w:rsid w:val="00760D5F"/>
    <w:rsid w:val="00760E38"/>
    <w:rsid w:val="007618BF"/>
    <w:rsid w:val="0076268A"/>
    <w:rsid w:val="00762891"/>
    <w:rsid w:val="0076366D"/>
    <w:rsid w:val="0076409C"/>
    <w:rsid w:val="00764196"/>
    <w:rsid w:val="007661FC"/>
    <w:rsid w:val="00767BC7"/>
    <w:rsid w:val="00770F47"/>
    <w:rsid w:val="00772B7B"/>
    <w:rsid w:val="00775752"/>
    <w:rsid w:val="0077679D"/>
    <w:rsid w:val="00780B0D"/>
    <w:rsid w:val="00780E97"/>
    <w:rsid w:val="00781669"/>
    <w:rsid w:val="007831AA"/>
    <w:rsid w:val="00783640"/>
    <w:rsid w:val="007842F7"/>
    <w:rsid w:val="00785276"/>
    <w:rsid w:val="00786444"/>
    <w:rsid w:val="00790128"/>
    <w:rsid w:val="00790B87"/>
    <w:rsid w:val="007923BE"/>
    <w:rsid w:val="00792C43"/>
    <w:rsid w:val="00792F4A"/>
    <w:rsid w:val="007931EB"/>
    <w:rsid w:val="007A149E"/>
    <w:rsid w:val="007A46CE"/>
    <w:rsid w:val="007A480C"/>
    <w:rsid w:val="007A496F"/>
    <w:rsid w:val="007A73EA"/>
    <w:rsid w:val="007B1BF4"/>
    <w:rsid w:val="007B3AD4"/>
    <w:rsid w:val="007B43D7"/>
    <w:rsid w:val="007B47B7"/>
    <w:rsid w:val="007B546F"/>
    <w:rsid w:val="007C066E"/>
    <w:rsid w:val="007C098A"/>
    <w:rsid w:val="007C1748"/>
    <w:rsid w:val="007C1DAB"/>
    <w:rsid w:val="007C48E1"/>
    <w:rsid w:val="007C52F1"/>
    <w:rsid w:val="007C55A4"/>
    <w:rsid w:val="007C757A"/>
    <w:rsid w:val="007C7A75"/>
    <w:rsid w:val="007D0266"/>
    <w:rsid w:val="007D2585"/>
    <w:rsid w:val="007D2A48"/>
    <w:rsid w:val="007D4E0E"/>
    <w:rsid w:val="007D73AD"/>
    <w:rsid w:val="007E074B"/>
    <w:rsid w:val="007E3517"/>
    <w:rsid w:val="007E3622"/>
    <w:rsid w:val="007E41B6"/>
    <w:rsid w:val="007E44B6"/>
    <w:rsid w:val="007E4D21"/>
    <w:rsid w:val="007E4F21"/>
    <w:rsid w:val="007E74F5"/>
    <w:rsid w:val="007F0458"/>
    <w:rsid w:val="007F201B"/>
    <w:rsid w:val="007F2CFB"/>
    <w:rsid w:val="007F460B"/>
    <w:rsid w:val="007F5711"/>
    <w:rsid w:val="008007F5"/>
    <w:rsid w:val="008013B5"/>
    <w:rsid w:val="00803581"/>
    <w:rsid w:val="0080422B"/>
    <w:rsid w:val="008047F1"/>
    <w:rsid w:val="00805AE2"/>
    <w:rsid w:val="0080695E"/>
    <w:rsid w:val="00806C04"/>
    <w:rsid w:val="0080748C"/>
    <w:rsid w:val="00807EC9"/>
    <w:rsid w:val="00810F97"/>
    <w:rsid w:val="00811CC0"/>
    <w:rsid w:val="00812E0A"/>
    <w:rsid w:val="00815A7E"/>
    <w:rsid w:val="00817FE8"/>
    <w:rsid w:val="00820426"/>
    <w:rsid w:val="00822892"/>
    <w:rsid w:val="00822CED"/>
    <w:rsid w:val="00824B16"/>
    <w:rsid w:val="00825D7E"/>
    <w:rsid w:val="00827DFF"/>
    <w:rsid w:val="00830D7F"/>
    <w:rsid w:val="00831908"/>
    <w:rsid w:val="00833E27"/>
    <w:rsid w:val="00836519"/>
    <w:rsid w:val="008375DB"/>
    <w:rsid w:val="008409D3"/>
    <w:rsid w:val="00843DE2"/>
    <w:rsid w:val="00844EF5"/>
    <w:rsid w:val="0084623F"/>
    <w:rsid w:val="008462B8"/>
    <w:rsid w:val="00847730"/>
    <w:rsid w:val="00847FAE"/>
    <w:rsid w:val="0085054B"/>
    <w:rsid w:val="008519CE"/>
    <w:rsid w:val="008522AC"/>
    <w:rsid w:val="0085403B"/>
    <w:rsid w:val="00854B5C"/>
    <w:rsid w:val="00856B03"/>
    <w:rsid w:val="00861385"/>
    <w:rsid w:val="00861D5C"/>
    <w:rsid w:val="0086335E"/>
    <w:rsid w:val="0086463F"/>
    <w:rsid w:val="00865A56"/>
    <w:rsid w:val="00865A98"/>
    <w:rsid w:val="00866EAD"/>
    <w:rsid w:val="00871982"/>
    <w:rsid w:val="00872D66"/>
    <w:rsid w:val="00872E76"/>
    <w:rsid w:val="00874199"/>
    <w:rsid w:val="00874E5B"/>
    <w:rsid w:val="00875076"/>
    <w:rsid w:val="0087512C"/>
    <w:rsid w:val="00875A9D"/>
    <w:rsid w:val="00881F57"/>
    <w:rsid w:val="008848B7"/>
    <w:rsid w:val="00886E85"/>
    <w:rsid w:val="008871E7"/>
    <w:rsid w:val="0089036B"/>
    <w:rsid w:val="00891A5B"/>
    <w:rsid w:val="00893CBE"/>
    <w:rsid w:val="00894313"/>
    <w:rsid w:val="0089461B"/>
    <w:rsid w:val="00897865"/>
    <w:rsid w:val="008A06CC"/>
    <w:rsid w:val="008A28B7"/>
    <w:rsid w:val="008A31D9"/>
    <w:rsid w:val="008A37EC"/>
    <w:rsid w:val="008A3FF7"/>
    <w:rsid w:val="008A482C"/>
    <w:rsid w:val="008A4F2E"/>
    <w:rsid w:val="008A5AF4"/>
    <w:rsid w:val="008A6109"/>
    <w:rsid w:val="008A7D8C"/>
    <w:rsid w:val="008B2681"/>
    <w:rsid w:val="008B2FF7"/>
    <w:rsid w:val="008B4B75"/>
    <w:rsid w:val="008B4C38"/>
    <w:rsid w:val="008B6971"/>
    <w:rsid w:val="008B74D4"/>
    <w:rsid w:val="008C01A0"/>
    <w:rsid w:val="008C083B"/>
    <w:rsid w:val="008C1704"/>
    <w:rsid w:val="008C68BE"/>
    <w:rsid w:val="008C7361"/>
    <w:rsid w:val="008C7394"/>
    <w:rsid w:val="008D2258"/>
    <w:rsid w:val="008D2F7C"/>
    <w:rsid w:val="008D3BBC"/>
    <w:rsid w:val="008D3C3F"/>
    <w:rsid w:val="008D5195"/>
    <w:rsid w:val="008D5C9B"/>
    <w:rsid w:val="008D7BE5"/>
    <w:rsid w:val="008D7EC4"/>
    <w:rsid w:val="008E25B4"/>
    <w:rsid w:val="008E48D7"/>
    <w:rsid w:val="008E6F1B"/>
    <w:rsid w:val="008E7251"/>
    <w:rsid w:val="008E751D"/>
    <w:rsid w:val="008F002B"/>
    <w:rsid w:val="008F0957"/>
    <w:rsid w:val="008F0E0C"/>
    <w:rsid w:val="008F2BD4"/>
    <w:rsid w:val="008F414B"/>
    <w:rsid w:val="008F49BC"/>
    <w:rsid w:val="008F780D"/>
    <w:rsid w:val="008F7CBF"/>
    <w:rsid w:val="00900534"/>
    <w:rsid w:val="00900A59"/>
    <w:rsid w:val="009030F5"/>
    <w:rsid w:val="00907730"/>
    <w:rsid w:val="00907ABC"/>
    <w:rsid w:val="00910DAD"/>
    <w:rsid w:val="00910FCC"/>
    <w:rsid w:val="0091126B"/>
    <w:rsid w:val="0091552B"/>
    <w:rsid w:val="00917118"/>
    <w:rsid w:val="00921874"/>
    <w:rsid w:val="00921BC2"/>
    <w:rsid w:val="00922792"/>
    <w:rsid w:val="00930634"/>
    <w:rsid w:val="0093105D"/>
    <w:rsid w:val="009311D9"/>
    <w:rsid w:val="0093153B"/>
    <w:rsid w:val="00933308"/>
    <w:rsid w:val="009342B3"/>
    <w:rsid w:val="00934E00"/>
    <w:rsid w:val="009355ED"/>
    <w:rsid w:val="009372DE"/>
    <w:rsid w:val="00940479"/>
    <w:rsid w:val="009415B1"/>
    <w:rsid w:val="009437FF"/>
    <w:rsid w:val="00943EBB"/>
    <w:rsid w:val="009456B5"/>
    <w:rsid w:val="00947B39"/>
    <w:rsid w:val="00947EBD"/>
    <w:rsid w:val="00951797"/>
    <w:rsid w:val="00951E6E"/>
    <w:rsid w:val="00952C64"/>
    <w:rsid w:val="00953B92"/>
    <w:rsid w:val="00956B22"/>
    <w:rsid w:val="00963798"/>
    <w:rsid w:val="00963906"/>
    <w:rsid w:val="00963F88"/>
    <w:rsid w:val="00965167"/>
    <w:rsid w:val="00967B36"/>
    <w:rsid w:val="00971ACB"/>
    <w:rsid w:val="00972FC0"/>
    <w:rsid w:val="00973B29"/>
    <w:rsid w:val="00973F2A"/>
    <w:rsid w:val="0097454A"/>
    <w:rsid w:val="00974E26"/>
    <w:rsid w:val="00975C8E"/>
    <w:rsid w:val="00980677"/>
    <w:rsid w:val="00981BFC"/>
    <w:rsid w:val="009835C6"/>
    <w:rsid w:val="009838F4"/>
    <w:rsid w:val="009840DC"/>
    <w:rsid w:val="00984D26"/>
    <w:rsid w:val="00985631"/>
    <w:rsid w:val="00992E80"/>
    <w:rsid w:val="009935A7"/>
    <w:rsid w:val="00994D02"/>
    <w:rsid w:val="00995137"/>
    <w:rsid w:val="009A169C"/>
    <w:rsid w:val="009A3689"/>
    <w:rsid w:val="009A3E52"/>
    <w:rsid w:val="009A4DEE"/>
    <w:rsid w:val="009A5523"/>
    <w:rsid w:val="009A73F4"/>
    <w:rsid w:val="009A7A01"/>
    <w:rsid w:val="009A7FD0"/>
    <w:rsid w:val="009B0ADE"/>
    <w:rsid w:val="009B1011"/>
    <w:rsid w:val="009B1657"/>
    <w:rsid w:val="009B35B9"/>
    <w:rsid w:val="009B49C6"/>
    <w:rsid w:val="009B5E3F"/>
    <w:rsid w:val="009B67C3"/>
    <w:rsid w:val="009B6961"/>
    <w:rsid w:val="009B7229"/>
    <w:rsid w:val="009B78DE"/>
    <w:rsid w:val="009B7CA9"/>
    <w:rsid w:val="009C1CD7"/>
    <w:rsid w:val="009C36DC"/>
    <w:rsid w:val="009C4353"/>
    <w:rsid w:val="009C687B"/>
    <w:rsid w:val="009C77ED"/>
    <w:rsid w:val="009C794C"/>
    <w:rsid w:val="009C7962"/>
    <w:rsid w:val="009D07A3"/>
    <w:rsid w:val="009D178E"/>
    <w:rsid w:val="009D320C"/>
    <w:rsid w:val="009D4488"/>
    <w:rsid w:val="009D5022"/>
    <w:rsid w:val="009E0407"/>
    <w:rsid w:val="009E0FD2"/>
    <w:rsid w:val="009E2866"/>
    <w:rsid w:val="009E3DE6"/>
    <w:rsid w:val="009E4161"/>
    <w:rsid w:val="009E47EF"/>
    <w:rsid w:val="009E5880"/>
    <w:rsid w:val="009E6CC6"/>
    <w:rsid w:val="009F03B4"/>
    <w:rsid w:val="009F1603"/>
    <w:rsid w:val="009F2DDF"/>
    <w:rsid w:val="009F731F"/>
    <w:rsid w:val="009F7528"/>
    <w:rsid w:val="009F7704"/>
    <w:rsid w:val="009F775F"/>
    <w:rsid w:val="00A00304"/>
    <w:rsid w:val="00A0137A"/>
    <w:rsid w:val="00A01D1F"/>
    <w:rsid w:val="00A01D6A"/>
    <w:rsid w:val="00A01F55"/>
    <w:rsid w:val="00A04130"/>
    <w:rsid w:val="00A04C49"/>
    <w:rsid w:val="00A0666A"/>
    <w:rsid w:val="00A07E8E"/>
    <w:rsid w:val="00A10EC6"/>
    <w:rsid w:val="00A13FFC"/>
    <w:rsid w:val="00A1467D"/>
    <w:rsid w:val="00A16A57"/>
    <w:rsid w:val="00A1775A"/>
    <w:rsid w:val="00A17CE1"/>
    <w:rsid w:val="00A20F99"/>
    <w:rsid w:val="00A21E37"/>
    <w:rsid w:val="00A226F3"/>
    <w:rsid w:val="00A22E0D"/>
    <w:rsid w:val="00A23246"/>
    <w:rsid w:val="00A248A2"/>
    <w:rsid w:val="00A24954"/>
    <w:rsid w:val="00A25AF1"/>
    <w:rsid w:val="00A260E5"/>
    <w:rsid w:val="00A30ADC"/>
    <w:rsid w:val="00A31160"/>
    <w:rsid w:val="00A32019"/>
    <w:rsid w:val="00A32867"/>
    <w:rsid w:val="00A33F5B"/>
    <w:rsid w:val="00A34C76"/>
    <w:rsid w:val="00A3587F"/>
    <w:rsid w:val="00A3624F"/>
    <w:rsid w:val="00A41552"/>
    <w:rsid w:val="00A41AB4"/>
    <w:rsid w:val="00A436E4"/>
    <w:rsid w:val="00A45DC2"/>
    <w:rsid w:val="00A5049E"/>
    <w:rsid w:val="00A51C1F"/>
    <w:rsid w:val="00A523CD"/>
    <w:rsid w:val="00A55A7E"/>
    <w:rsid w:val="00A55E94"/>
    <w:rsid w:val="00A573D5"/>
    <w:rsid w:val="00A57581"/>
    <w:rsid w:val="00A61FB1"/>
    <w:rsid w:val="00A6402E"/>
    <w:rsid w:val="00A66F16"/>
    <w:rsid w:val="00A67ACF"/>
    <w:rsid w:val="00A67FEC"/>
    <w:rsid w:val="00A713CB"/>
    <w:rsid w:val="00A72ED3"/>
    <w:rsid w:val="00A738C1"/>
    <w:rsid w:val="00A74587"/>
    <w:rsid w:val="00A75370"/>
    <w:rsid w:val="00A76724"/>
    <w:rsid w:val="00A77193"/>
    <w:rsid w:val="00A80AF1"/>
    <w:rsid w:val="00A81BBB"/>
    <w:rsid w:val="00A82281"/>
    <w:rsid w:val="00A83C3C"/>
    <w:rsid w:val="00A85208"/>
    <w:rsid w:val="00A85804"/>
    <w:rsid w:val="00A86128"/>
    <w:rsid w:val="00A864D2"/>
    <w:rsid w:val="00A86ACF"/>
    <w:rsid w:val="00A87A7D"/>
    <w:rsid w:val="00A903E1"/>
    <w:rsid w:val="00A904C9"/>
    <w:rsid w:val="00A91217"/>
    <w:rsid w:val="00A91DAB"/>
    <w:rsid w:val="00A92EBD"/>
    <w:rsid w:val="00A950DE"/>
    <w:rsid w:val="00A97FE2"/>
    <w:rsid w:val="00AA093F"/>
    <w:rsid w:val="00AA120F"/>
    <w:rsid w:val="00AA1BA7"/>
    <w:rsid w:val="00AA1F25"/>
    <w:rsid w:val="00AA22B6"/>
    <w:rsid w:val="00AA2864"/>
    <w:rsid w:val="00AA4911"/>
    <w:rsid w:val="00AA69B4"/>
    <w:rsid w:val="00AA7C3F"/>
    <w:rsid w:val="00AB2AB5"/>
    <w:rsid w:val="00AB59D6"/>
    <w:rsid w:val="00AB651E"/>
    <w:rsid w:val="00AB7A62"/>
    <w:rsid w:val="00AB7ACB"/>
    <w:rsid w:val="00AB7B74"/>
    <w:rsid w:val="00AB7D5F"/>
    <w:rsid w:val="00AC1478"/>
    <w:rsid w:val="00AC18A9"/>
    <w:rsid w:val="00AC199D"/>
    <w:rsid w:val="00AC3B0D"/>
    <w:rsid w:val="00AC588C"/>
    <w:rsid w:val="00AC66DC"/>
    <w:rsid w:val="00AD2820"/>
    <w:rsid w:val="00AD3400"/>
    <w:rsid w:val="00AD5102"/>
    <w:rsid w:val="00AD5B12"/>
    <w:rsid w:val="00AD6B46"/>
    <w:rsid w:val="00AD74D5"/>
    <w:rsid w:val="00AE1530"/>
    <w:rsid w:val="00AE2958"/>
    <w:rsid w:val="00AE680F"/>
    <w:rsid w:val="00AE6A4A"/>
    <w:rsid w:val="00AF0BBA"/>
    <w:rsid w:val="00AF2600"/>
    <w:rsid w:val="00AF2ECF"/>
    <w:rsid w:val="00AF49B1"/>
    <w:rsid w:val="00AF50C7"/>
    <w:rsid w:val="00AF79C9"/>
    <w:rsid w:val="00B010DB"/>
    <w:rsid w:val="00B01A60"/>
    <w:rsid w:val="00B02175"/>
    <w:rsid w:val="00B023A5"/>
    <w:rsid w:val="00B02AB9"/>
    <w:rsid w:val="00B03CB4"/>
    <w:rsid w:val="00B0471F"/>
    <w:rsid w:val="00B06BAF"/>
    <w:rsid w:val="00B10459"/>
    <w:rsid w:val="00B13561"/>
    <w:rsid w:val="00B14482"/>
    <w:rsid w:val="00B159C1"/>
    <w:rsid w:val="00B166C4"/>
    <w:rsid w:val="00B166F5"/>
    <w:rsid w:val="00B170DE"/>
    <w:rsid w:val="00B17A99"/>
    <w:rsid w:val="00B20C81"/>
    <w:rsid w:val="00B212ED"/>
    <w:rsid w:val="00B21522"/>
    <w:rsid w:val="00B2228A"/>
    <w:rsid w:val="00B26902"/>
    <w:rsid w:val="00B27294"/>
    <w:rsid w:val="00B279B4"/>
    <w:rsid w:val="00B27A75"/>
    <w:rsid w:val="00B32333"/>
    <w:rsid w:val="00B3317C"/>
    <w:rsid w:val="00B334D2"/>
    <w:rsid w:val="00B33573"/>
    <w:rsid w:val="00B3364E"/>
    <w:rsid w:val="00B33AB0"/>
    <w:rsid w:val="00B34199"/>
    <w:rsid w:val="00B342C0"/>
    <w:rsid w:val="00B37FAA"/>
    <w:rsid w:val="00B40469"/>
    <w:rsid w:val="00B414E1"/>
    <w:rsid w:val="00B4209B"/>
    <w:rsid w:val="00B42642"/>
    <w:rsid w:val="00B4391E"/>
    <w:rsid w:val="00B44A24"/>
    <w:rsid w:val="00B469CD"/>
    <w:rsid w:val="00B471CF"/>
    <w:rsid w:val="00B47EAB"/>
    <w:rsid w:val="00B47FE5"/>
    <w:rsid w:val="00B52975"/>
    <w:rsid w:val="00B52A96"/>
    <w:rsid w:val="00B52C79"/>
    <w:rsid w:val="00B52CE2"/>
    <w:rsid w:val="00B53588"/>
    <w:rsid w:val="00B55555"/>
    <w:rsid w:val="00B56611"/>
    <w:rsid w:val="00B5759C"/>
    <w:rsid w:val="00B60E18"/>
    <w:rsid w:val="00B6107A"/>
    <w:rsid w:val="00B61C32"/>
    <w:rsid w:val="00B6264D"/>
    <w:rsid w:val="00B661C2"/>
    <w:rsid w:val="00B7100B"/>
    <w:rsid w:val="00B7231F"/>
    <w:rsid w:val="00B74101"/>
    <w:rsid w:val="00B746BD"/>
    <w:rsid w:val="00B750E2"/>
    <w:rsid w:val="00B753EE"/>
    <w:rsid w:val="00B75C7E"/>
    <w:rsid w:val="00B83139"/>
    <w:rsid w:val="00B837B6"/>
    <w:rsid w:val="00B83C6B"/>
    <w:rsid w:val="00B852A9"/>
    <w:rsid w:val="00B85337"/>
    <w:rsid w:val="00B85CFE"/>
    <w:rsid w:val="00B91211"/>
    <w:rsid w:val="00B91622"/>
    <w:rsid w:val="00B9287F"/>
    <w:rsid w:val="00B93BED"/>
    <w:rsid w:val="00B941C0"/>
    <w:rsid w:val="00B966FD"/>
    <w:rsid w:val="00B9788E"/>
    <w:rsid w:val="00BA2144"/>
    <w:rsid w:val="00BA3EB5"/>
    <w:rsid w:val="00BA4AA5"/>
    <w:rsid w:val="00BA521D"/>
    <w:rsid w:val="00BA52EF"/>
    <w:rsid w:val="00BA5674"/>
    <w:rsid w:val="00BA5CD5"/>
    <w:rsid w:val="00BA600E"/>
    <w:rsid w:val="00BA6AF0"/>
    <w:rsid w:val="00BB032C"/>
    <w:rsid w:val="00BB1C03"/>
    <w:rsid w:val="00BB2E9B"/>
    <w:rsid w:val="00BB4B61"/>
    <w:rsid w:val="00BB4CB2"/>
    <w:rsid w:val="00BB6A0F"/>
    <w:rsid w:val="00BC0CBA"/>
    <w:rsid w:val="00BC1506"/>
    <w:rsid w:val="00BC1EA1"/>
    <w:rsid w:val="00BC3170"/>
    <w:rsid w:val="00BC3239"/>
    <w:rsid w:val="00BC552E"/>
    <w:rsid w:val="00BC77C0"/>
    <w:rsid w:val="00BC77DF"/>
    <w:rsid w:val="00BC7925"/>
    <w:rsid w:val="00BD007A"/>
    <w:rsid w:val="00BD1648"/>
    <w:rsid w:val="00BD35F4"/>
    <w:rsid w:val="00BD5609"/>
    <w:rsid w:val="00BD59CF"/>
    <w:rsid w:val="00BD65A6"/>
    <w:rsid w:val="00BD6B11"/>
    <w:rsid w:val="00BE3093"/>
    <w:rsid w:val="00BE3450"/>
    <w:rsid w:val="00BE4049"/>
    <w:rsid w:val="00BE4A8C"/>
    <w:rsid w:val="00BE64C3"/>
    <w:rsid w:val="00BE650D"/>
    <w:rsid w:val="00BE70C5"/>
    <w:rsid w:val="00BF0094"/>
    <w:rsid w:val="00BF062B"/>
    <w:rsid w:val="00BF1F2C"/>
    <w:rsid w:val="00BF42DD"/>
    <w:rsid w:val="00BF5CB4"/>
    <w:rsid w:val="00BF764E"/>
    <w:rsid w:val="00BF767C"/>
    <w:rsid w:val="00C00DD0"/>
    <w:rsid w:val="00C023D5"/>
    <w:rsid w:val="00C02561"/>
    <w:rsid w:val="00C0459E"/>
    <w:rsid w:val="00C04D28"/>
    <w:rsid w:val="00C05FDF"/>
    <w:rsid w:val="00C05FE2"/>
    <w:rsid w:val="00C07C1D"/>
    <w:rsid w:val="00C11A8C"/>
    <w:rsid w:val="00C11FA9"/>
    <w:rsid w:val="00C17563"/>
    <w:rsid w:val="00C17FDE"/>
    <w:rsid w:val="00C20A20"/>
    <w:rsid w:val="00C215C0"/>
    <w:rsid w:val="00C222BF"/>
    <w:rsid w:val="00C229D0"/>
    <w:rsid w:val="00C25814"/>
    <w:rsid w:val="00C26A3F"/>
    <w:rsid w:val="00C27D7A"/>
    <w:rsid w:val="00C36404"/>
    <w:rsid w:val="00C36BBF"/>
    <w:rsid w:val="00C36F78"/>
    <w:rsid w:val="00C37AAA"/>
    <w:rsid w:val="00C40A0A"/>
    <w:rsid w:val="00C40E9B"/>
    <w:rsid w:val="00C41007"/>
    <w:rsid w:val="00C41393"/>
    <w:rsid w:val="00C43553"/>
    <w:rsid w:val="00C4410D"/>
    <w:rsid w:val="00C4482F"/>
    <w:rsid w:val="00C44FEE"/>
    <w:rsid w:val="00C45E8A"/>
    <w:rsid w:val="00C50546"/>
    <w:rsid w:val="00C514E8"/>
    <w:rsid w:val="00C51707"/>
    <w:rsid w:val="00C5189A"/>
    <w:rsid w:val="00C53AC9"/>
    <w:rsid w:val="00C546DB"/>
    <w:rsid w:val="00C5672F"/>
    <w:rsid w:val="00C605D3"/>
    <w:rsid w:val="00C618ED"/>
    <w:rsid w:val="00C61CAF"/>
    <w:rsid w:val="00C620EE"/>
    <w:rsid w:val="00C63838"/>
    <w:rsid w:val="00C639E4"/>
    <w:rsid w:val="00C63EFA"/>
    <w:rsid w:val="00C6496C"/>
    <w:rsid w:val="00C65902"/>
    <w:rsid w:val="00C66F43"/>
    <w:rsid w:val="00C66FF1"/>
    <w:rsid w:val="00C679EC"/>
    <w:rsid w:val="00C7013D"/>
    <w:rsid w:val="00C707DD"/>
    <w:rsid w:val="00C7085B"/>
    <w:rsid w:val="00C70F98"/>
    <w:rsid w:val="00C73969"/>
    <w:rsid w:val="00C74229"/>
    <w:rsid w:val="00C753CE"/>
    <w:rsid w:val="00C75AA7"/>
    <w:rsid w:val="00C7662B"/>
    <w:rsid w:val="00C76A88"/>
    <w:rsid w:val="00C80ED8"/>
    <w:rsid w:val="00C82045"/>
    <w:rsid w:val="00C824F1"/>
    <w:rsid w:val="00C85631"/>
    <w:rsid w:val="00C85B72"/>
    <w:rsid w:val="00C86155"/>
    <w:rsid w:val="00C8636B"/>
    <w:rsid w:val="00C879F8"/>
    <w:rsid w:val="00C924B8"/>
    <w:rsid w:val="00C942FA"/>
    <w:rsid w:val="00C964A0"/>
    <w:rsid w:val="00CA3555"/>
    <w:rsid w:val="00CA377A"/>
    <w:rsid w:val="00CA5832"/>
    <w:rsid w:val="00CA6E15"/>
    <w:rsid w:val="00CB05BB"/>
    <w:rsid w:val="00CB0B6B"/>
    <w:rsid w:val="00CB0BDD"/>
    <w:rsid w:val="00CB148B"/>
    <w:rsid w:val="00CB17DD"/>
    <w:rsid w:val="00CB227E"/>
    <w:rsid w:val="00CB29CE"/>
    <w:rsid w:val="00CB6962"/>
    <w:rsid w:val="00CB769F"/>
    <w:rsid w:val="00CC1023"/>
    <w:rsid w:val="00CC18B0"/>
    <w:rsid w:val="00CC215D"/>
    <w:rsid w:val="00CC255F"/>
    <w:rsid w:val="00CC37A0"/>
    <w:rsid w:val="00CC4CE0"/>
    <w:rsid w:val="00CD053D"/>
    <w:rsid w:val="00CD0E5D"/>
    <w:rsid w:val="00CD1F58"/>
    <w:rsid w:val="00CD4B78"/>
    <w:rsid w:val="00CE14FC"/>
    <w:rsid w:val="00CE2F0F"/>
    <w:rsid w:val="00CE4395"/>
    <w:rsid w:val="00CE5D0B"/>
    <w:rsid w:val="00CE615B"/>
    <w:rsid w:val="00CE681E"/>
    <w:rsid w:val="00CE6B24"/>
    <w:rsid w:val="00CE6F93"/>
    <w:rsid w:val="00CE79A7"/>
    <w:rsid w:val="00CF19AC"/>
    <w:rsid w:val="00D00919"/>
    <w:rsid w:val="00D01953"/>
    <w:rsid w:val="00D02942"/>
    <w:rsid w:val="00D03748"/>
    <w:rsid w:val="00D03BF1"/>
    <w:rsid w:val="00D03CB5"/>
    <w:rsid w:val="00D03CF7"/>
    <w:rsid w:val="00D0494D"/>
    <w:rsid w:val="00D064A0"/>
    <w:rsid w:val="00D10549"/>
    <w:rsid w:val="00D1238F"/>
    <w:rsid w:val="00D12880"/>
    <w:rsid w:val="00D13066"/>
    <w:rsid w:val="00D134BD"/>
    <w:rsid w:val="00D161C6"/>
    <w:rsid w:val="00D17AF0"/>
    <w:rsid w:val="00D22F11"/>
    <w:rsid w:val="00D244D7"/>
    <w:rsid w:val="00D24892"/>
    <w:rsid w:val="00D24F61"/>
    <w:rsid w:val="00D27242"/>
    <w:rsid w:val="00D27B59"/>
    <w:rsid w:val="00D27E7E"/>
    <w:rsid w:val="00D303D6"/>
    <w:rsid w:val="00D3263F"/>
    <w:rsid w:val="00D33A6F"/>
    <w:rsid w:val="00D35616"/>
    <w:rsid w:val="00D35626"/>
    <w:rsid w:val="00D35B45"/>
    <w:rsid w:val="00D40AB3"/>
    <w:rsid w:val="00D40E92"/>
    <w:rsid w:val="00D41AB0"/>
    <w:rsid w:val="00D458E0"/>
    <w:rsid w:val="00D45D42"/>
    <w:rsid w:val="00D46106"/>
    <w:rsid w:val="00D46CC0"/>
    <w:rsid w:val="00D47D0A"/>
    <w:rsid w:val="00D47EA8"/>
    <w:rsid w:val="00D52815"/>
    <w:rsid w:val="00D52E93"/>
    <w:rsid w:val="00D53C53"/>
    <w:rsid w:val="00D56B85"/>
    <w:rsid w:val="00D56D64"/>
    <w:rsid w:val="00D576F3"/>
    <w:rsid w:val="00D618A3"/>
    <w:rsid w:val="00D62A7B"/>
    <w:rsid w:val="00D63B0C"/>
    <w:rsid w:val="00D63DC1"/>
    <w:rsid w:val="00D6444E"/>
    <w:rsid w:val="00D657D7"/>
    <w:rsid w:val="00D67438"/>
    <w:rsid w:val="00D67D95"/>
    <w:rsid w:val="00D71273"/>
    <w:rsid w:val="00D7592B"/>
    <w:rsid w:val="00D75A77"/>
    <w:rsid w:val="00D77F93"/>
    <w:rsid w:val="00D8090B"/>
    <w:rsid w:val="00D81DD1"/>
    <w:rsid w:val="00D828BA"/>
    <w:rsid w:val="00D83DF7"/>
    <w:rsid w:val="00D92E8B"/>
    <w:rsid w:val="00D94471"/>
    <w:rsid w:val="00D9463D"/>
    <w:rsid w:val="00D9525E"/>
    <w:rsid w:val="00D97EAE"/>
    <w:rsid w:val="00DA0019"/>
    <w:rsid w:val="00DA1289"/>
    <w:rsid w:val="00DA1D6F"/>
    <w:rsid w:val="00DA1F1A"/>
    <w:rsid w:val="00DA2F28"/>
    <w:rsid w:val="00DA467B"/>
    <w:rsid w:val="00DA5CF6"/>
    <w:rsid w:val="00DA611B"/>
    <w:rsid w:val="00DB0B44"/>
    <w:rsid w:val="00DB111A"/>
    <w:rsid w:val="00DB12B1"/>
    <w:rsid w:val="00DB34FF"/>
    <w:rsid w:val="00DB4332"/>
    <w:rsid w:val="00DB4E2D"/>
    <w:rsid w:val="00DB51B6"/>
    <w:rsid w:val="00DC10B1"/>
    <w:rsid w:val="00DC13F4"/>
    <w:rsid w:val="00DC146F"/>
    <w:rsid w:val="00DC1AFC"/>
    <w:rsid w:val="00DC32B6"/>
    <w:rsid w:val="00DC34A1"/>
    <w:rsid w:val="00DC40F9"/>
    <w:rsid w:val="00DC4B3D"/>
    <w:rsid w:val="00DC4BCB"/>
    <w:rsid w:val="00DC72D8"/>
    <w:rsid w:val="00DC75CE"/>
    <w:rsid w:val="00DC75DE"/>
    <w:rsid w:val="00DD09A4"/>
    <w:rsid w:val="00DD0B4D"/>
    <w:rsid w:val="00DD18D8"/>
    <w:rsid w:val="00DD7E6F"/>
    <w:rsid w:val="00DE000B"/>
    <w:rsid w:val="00DE1636"/>
    <w:rsid w:val="00DE3228"/>
    <w:rsid w:val="00DE39F5"/>
    <w:rsid w:val="00DF04F7"/>
    <w:rsid w:val="00DF0D58"/>
    <w:rsid w:val="00DF1110"/>
    <w:rsid w:val="00DF24FF"/>
    <w:rsid w:val="00DF2A9E"/>
    <w:rsid w:val="00DF3DA1"/>
    <w:rsid w:val="00DF4624"/>
    <w:rsid w:val="00DF5800"/>
    <w:rsid w:val="00DF6FBD"/>
    <w:rsid w:val="00E0161D"/>
    <w:rsid w:val="00E019A9"/>
    <w:rsid w:val="00E0225E"/>
    <w:rsid w:val="00E02FB4"/>
    <w:rsid w:val="00E031AF"/>
    <w:rsid w:val="00E06023"/>
    <w:rsid w:val="00E06AEA"/>
    <w:rsid w:val="00E07671"/>
    <w:rsid w:val="00E07D0F"/>
    <w:rsid w:val="00E13345"/>
    <w:rsid w:val="00E136D6"/>
    <w:rsid w:val="00E15221"/>
    <w:rsid w:val="00E1595D"/>
    <w:rsid w:val="00E159B2"/>
    <w:rsid w:val="00E16588"/>
    <w:rsid w:val="00E17475"/>
    <w:rsid w:val="00E17A52"/>
    <w:rsid w:val="00E17A68"/>
    <w:rsid w:val="00E205DB"/>
    <w:rsid w:val="00E210C0"/>
    <w:rsid w:val="00E22E16"/>
    <w:rsid w:val="00E24265"/>
    <w:rsid w:val="00E262B0"/>
    <w:rsid w:val="00E312F7"/>
    <w:rsid w:val="00E31786"/>
    <w:rsid w:val="00E319A2"/>
    <w:rsid w:val="00E31EB8"/>
    <w:rsid w:val="00E322F5"/>
    <w:rsid w:val="00E330CB"/>
    <w:rsid w:val="00E3360B"/>
    <w:rsid w:val="00E351BB"/>
    <w:rsid w:val="00E35FCE"/>
    <w:rsid w:val="00E37761"/>
    <w:rsid w:val="00E3794E"/>
    <w:rsid w:val="00E41AA4"/>
    <w:rsid w:val="00E43319"/>
    <w:rsid w:val="00E44F7F"/>
    <w:rsid w:val="00E456FA"/>
    <w:rsid w:val="00E4798E"/>
    <w:rsid w:val="00E50585"/>
    <w:rsid w:val="00E51637"/>
    <w:rsid w:val="00E5198C"/>
    <w:rsid w:val="00E53B75"/>
    <w:rsid w:val="00E5465C"/>
    <w:rsid w:val="00E5581A"/>
    <w:rsid w:val="00E56E41"/>
    <w:rsid w:val="00E6013A"/>
    <w:rsid w:val="00E61462"/>
    <w:rsid w:val="00E61F43"/>
    <w:rsid w:val="00E63D0E"/>
    <w:rsid w:val="00E65FD3"/>
    <w:rsid w:val="00E67EA8"/>
    <w:rsid w:val="00E720F0"/>
    <w:rsid w:val="00E738D7"/>
    <w:rsid w:val="00E756BD"/>
    <w:rsid w:val="00E8076A"/>
    <w:rsid w:val="00E8085C"/>
    <w:rsid w:val="00E80E5F"/>
    <w:rsid w:val="00E8566B"/>
    <w:rsid w:val="00E90067"/>
    <w:rsid w:val="00E91527"/>
    <w:rsid w:val="00E94989"/>
    <w:rsid w:val="00E976D1"/>
    <w:rsid w:val="00EA0683"/>
    <w:rsid w:val="00EA2738"/>
    <w:rsid w:val="00EA2E01"/>
    <w:rsid w:val="00EA3419"/>
    <w:rsid w:val="00EA46A4"/>
    <w:rsid w:val="00EA5467"/>
    <w:rsid w:val="00EA5C37"/>
    <w:rsid w:val="00EA62C3"/>
    <w:rsid w:val="00EA6655"/>
    <w:rsid w:val="00EA6900"/>
    <w:rsid w:val="00EB0F51"/>
    <w:rsid w:val="00EB1BF4"/>
    <w:rsid w:val="00EB2BA6"/>
    <w:rsid w:val="00EB5DF8"/>
    <w:rsid w:val="00EB5E0B"/>
    <w:rsid w:val="00EB6156"/>
    <w:rsid w:val="00EB6769"/>
    <w:rsid w:val="00EB6FFC"/>
    <w:rsid w:val="00EB708C"/>
    <w:rsid w:val="00EC0618"/>
    <w:rsid w:val="00EC0920"/>
    <w:rsid w:val="00EC1523"/>
    <w:rsid w:val="00EC1924"/>
    <w:rsid w:val="00EC2D2D"/>
    <w:rsid w:val="00EC3E32"/>
    <w:rsid w:val="00EC3E53"/>
    <w:rsid w:val="00EC6EAC"/>
    <w:rsid w:val="00ED1DFC"/>
    <w:rsid w:val="00ED1E16"/>
    <w:rsid w:val="00ED1F10"/>
    <w:rsid w:val="00ED49FA"/>
    <w:rsid w:val="00ED5337"/>
    <w:rsid w:val="00ED5E7C"/>
    <w:rsid w:val="00ED69AD"/>
    <w:rsid w:val="00EE1BDA"/>
    <w:rsid w:val="00EE3961"/>
    <w:rsid w:val="00EE43BA"/>
    <w:rsid w:val="00EE441A"/>
    <w:rsid w:val="00EE7058"/>
    <w:rsid w:val="00EF053B"/>
    <w:rsid w:val="00EF41F2"/>
    <w:rsid w:val="00EF58B1"/>
    <w:rsid w:val="00EF6EDB"/>
    <w:rsid w:val="00F0129F"/>
    <w:rsid w:val="00F01E96"/>
    <w:rsid w:val="00F02E17"/>
    <w:rsid w:val="00F03076"/>
    <w:rsid w:val="00F04EC1"/>
    <w:rsid w:val="00F06214"/>
    <w:rsid w:val="00F0668A"/>
    <w:rsid w:val="00F066F6"/>
    <w:rsid w:val="00F06844"/>
    <w:rsid w:val="00F11A11"/>
    <w:rsid w:val="00F11EF6"/>
    <w:rsid w:val="00F14191"/>
    <w:rsid w:val="00F16D90"/>
    <w:rsid w:val="00F17560"/>
    <w:rsid w:val="00F21A58"/>
    <w:rsid w:val="00F2226C"/>
    <w:rsid w:val="00F22952"/>
    <w:rsid w:val="00F229A5"/>
    <w:rsid w:val="00F22A29"/>
    <w:rsid w:val="00F23479"/>
    <w:rsid w:val="00F25311"/>
    <w:rsid w:val="00F30350"/>
    <w:rsid w:val="00F3081D"/>
    <w:rsid w:val="00F30B3A"/>
    <w:rsid w:val="00F32212"/>
    <w:rsid w:val="00F3253F"/>
    <w:rsid w:val="00F32FC1"/>
    <w:rsid w:val="00F338F1"/>
    <w:rsid w:val="00F34EE9"/>
    <w:rsid w:val="00F34F7A"/>
    <w:rsid w:val="00F35121"/>
    <w:rsid w:val="00F35606"/>
    <w:rsid w:val="00F35D7A"/>
    <w:rsid w:val="00F40FBE"/>
    <w:rsid w:val="00F42CD0"/>
    <w:rsid w:val="00F438E4"/>
    <w:rsid w:val="00F4411A"/>
    <w:rsid w:val="00F44F73"/>
    <w:rsid w:val="00F45554"/>
    <w:rsid w:val="00F501F7"/>
    <w:rsid w:val="00F51A38"/>
    <w:rsid w:val="00F52072"/>
    <w:rsid w:val="00F551A6"/>
    <w:rsid w:val="00F56F71"/>
    <w:rsid w:val="00F577D4"/>
    <w:rsid w:val="00F57D78"/>
    <w:rsid w:val="00F64A1A"/>
    <w:rsid w:val="00F652BA"/>
    <w:rsid w:val="00F6594B"/>
    <w:rsid w:val="00F65D2D"/>
    <w:rsid w:val="00F6640A"/>
    <w:rsid w:val="00F72D25"/>
    <w:rsid w:val="00F75C0E"/>
    <w:rsid w:val="00F761A0"/>
    <w:rsid w:val="00F7716B"/>
    <w:rsid w:val="00F82F63"/>
    <w:rsid w:val="00F83069"/>
    <w:rsid w:val="00F8471C"/>
    <w:rsid w:val="00F848BC"/>
    <w:rsid w:val="00F856A3"/>
    <w:rsid w:val="00F87037"/>
    <w:rsid w:val="00F901AF"/>
    <w:rsid w:val="00F901E6"/>
    <w:rsid w:val="00F90EFE"/>
    <w:rsid w:val="00F92505"/>
    <w:rsid w:val="00F936C2"/>
    <w:rsid w:val="00F93865"/>
    <w:rsid w:val="00F93D95"/>
    <w:rsid w:val="00F962C9"/>
    <w:rsid w:val="00F97042"/>
    <w:rsid w:val="00FA0006"/>
    <w:rsid w:val="00FA00C9"/>
    <w:rsid w:val="00FA0866"/>
    <w:rsid w:val="00FA1A66"/>
    <w:rsid w:val="00FA1EE0"/>
    <w:rsid w:val="00FA2307"/>
    <w:rsid w:val="00FA41F3"/>
    <w:rsid w:val="00FA4812"/>
    <w:rsid w:val="00FA6CD2"/>
    <w:rsid w:val="00FB187A"/>
    <w:rsid w:val="00FB2BB9"/>
    <w:rsid w:val="00FB31A2"/>
    <w:rsid w:val="00FB6863"/>
    <w:rsid w:val="00FC0303"/>
    <w:rsid w:val="00FC0868"/>
    <w:rsid w:val="00FC15BC"/>
    <w:rsid w:val="00FC16E8"/>
    <w:rsid w:val="00FC3FAA"/>
    <w:rsid w:val="00FC4E85"/>
    <w:rsid w:val="00FC5974"/>
    <w:rsid w:val="00FC6470"/>
    <w:rsid w:val="00FD0F4D"/>
    <w:rsid w:val="00FD1DA7"/>
    <w:rsid w:val="00FD2E86"/>
    <w:rsid w:val="00FD3526"/>
    <w:rsid w:val="00FD6AA3"/>
    <w:rsid w:val="00FE03E3"/>
    <w:rsid w:val="00FE1520"/>
    <w:rsid w:val="00FE1A42"/>
    <w:rsid w:val="00FE4119"/>
    <w:rsid w:val="00FE4714"/>
    <w:rsid w:val="00FE4F53"/>
    <w:rsid w:val="00FE520B"/>
    <w:rsid w:val="00FF102F"/>
    <w:rsid w:val="00FF3449"/>
    <w:rsid w:val="00FF51A4"/>
    <w:rsid w:val="00FF6614"/>
    <w:rsid w:val="00FF680D"/>
    <w:rsid w:val="00FF7D03"/>
    <w:rsid w:val="00FF7D09"/>
    <w:rsid w:val="00F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5A19"/>
  <w15:chartTrackingRefBased/>
  <w15:docId w15:val="{642B7E0B-1512-4274-96C7-7C6319FC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17594"/>
  </w:style>
  <w:style w:type="paragraph" w:styleId="1">
    <w:name w:val="heading 1"/>
    <w:basedOn w:val="a"/>
    <w:next w:val="a"/>
    <w:link w:val="11"/>
    <w:uiPriority w:val="9"/>
    <w:qFormat/>
    <w:rsid w:val="00A903E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03E1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03E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1552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52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52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52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52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52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594"/>
    <w:pPr>
      <w:ind w:left="720"/>
      <w:contextualSpacing/>
    </w:pPr>
    <w:rPr>
      <w:rFonts w:ascii="Calibri" w:eastAsia="Calibri" w:hAnsi="Calibri" w:cs="Calibri"/>
      <w:lang w:eastAsia="ru-RU"/>
    </w:rPr>
  </w:style>
  <w:style w:type="character" w:styleId="a4">
    <w:name w:val="annotation reference"/>
    <w:basedOn w:val="a0"/>
    <w:uiPriority w:val="99"/>
    <w:semiHidden/>
    <w:unhideWhenUsed/>
    <w:rsid w:val="00717594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17594"/>
    <w:pPr>
      <w:spacing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rsid w:val="00717594"/>
    <w:rPr>
      <w:rFonts w:ascii="Calibri" w:eastAsia="Calibri" w:hAnsi="Calibri" w:cs="Calibri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E7058"/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E7058"/>
    <w:rPr>
      <w:rFonts w:ascii="Calibri" w:eastAsia="Calibri" w:hAnsi="Calibri" w:cs="Calibri"/>
      <w:b/>
      <w:bCs/>
      <w:sz w:val="20"/>
      <w:szCs w:val="20"/>
      <w:lang w:eastAsia="ru-RU"/>
    </w:rPr>
  </w:style>
  <w:style w:type="table" w:styleId="a9">
    <w:name w:val="Table Grid"/>
    <w:basedOn w:val="a1"/>
    <w:uiPriority w:val="39"/>
    <w:rsid w:val="007F0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">
    <w:name w:val="td_Текст"/>
    <w:basedOn w:val="a"/>
    <w:link w:val="td0"/>
    <w:qFormat/>
    <w:rsid w:val="00F438E4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d0">
    <w:name w:val="td_Текст Знак"/>
    <w:link w:val="td"/>
    <w:qFormat/>
    <w:rsid w:val="00F438E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name">
    <w:name w:val="td_Рисунок_name"/>
    <w:basedOn w:val="a"/>
    <w:next w:val="a"/>
    <w:qFormat/>
    <w:rsid w:val="00F438E4"/>
    <w:pPr>
      <w:spacing w:before="120" w:after="24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tdname0">
    <w:name w:val="td_Таблица_name"/>
    <w:basedOn w:val="td"/>
    <w:next w:val="a"/>
    <w:qFormat/>
    <w:rsid w:val="00F438E4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"/>
    <w:link w:val="tdtext0"/>
    <w:qFormat/>
    <w:rsid w:val="00F438E4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F438E4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1">
    <w:name w:val="td_Таблица_заголовок"/>
    <w:basedOn w:val="tdtext"/>
    <w:next w:val="a"/>
    <w:link w:val="td2"/>
    <w:qFormat/>
    <w:rsid w:val="00F438E4"/>
    <w:pPr>
      <w:spacing w:before="120" w:after="120" w:line="360" w:lineRule="auto"/>
      <w:jc w:val="center"/>
    </w:pPr>
    <w:rPr>
      <w:b/>
    </w:rPr>
  </w:style>
  <w:style w:type="character" w:customStyle="1" w:styleId="td2">
    <w:name w:val="td_Таблица_заголовок Знак"/>
    <w:link w:val="td1"/>
    <w:locked/>
    <w:rsid w:val="00F438E4"/>
    <w:rPr>
      <w:rFonts w:ascii="Times New Roman" w:eastAsia="Times New Roman" w:hAnsi="Times New Roman" w:cs="Times New Roman"/>
      <w:b/>
      <w:szCs w:val="24"/>
      <w:lang w:eastAsia="ru-RU"/>
    </w:rPr>
  </w:style>
  <w:style w:type="character" w:customStyle="1" w:styleId="11">
    <w:name w:val="Заголовок 1 Знак"/>
    <w:basedOn w:val="a0"/>
    <w:link w:val="1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903E1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903E1"/>
    <w:pPr>
      <w:spacing w:after="100"/>
    </w:pPr>
  </w:style>
  <w:style w:type="character" w:styleId="ab">
    <w:name w:val="Hyperlink"/>
    <w:basedOn w:val="a0"/>
    <w:uiPriority w:val="99"/>
    <w:unhideWhenUsed/>
    <w:rsid w:val="00A903E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03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903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903E1"/>
    <w:pPr>
      <w:spacing w:after="100"/>
      <w:ind w:left="440"/>
    </w:pPr>
  </w:style>
  <w:style w:type="numbering" w:customStyle="1" w:styleId="10">
    <w:name w:val="Текущий список1"/>
    <w:uiPriority w:val="99"/>
    <w:rsid w:val="003274D8"/>
    <w:pPr>
      <w:numPr>
        <w:numId w:val="1"/>
      </w:numPr>
    </w:pPr>
  </w:style>
  <w:style w:type="paragraph" w:styleId="ac">
    <w:name w:val="Normal (Web)"/>
    <w:basedOn w:val="a"/>
    <w:uiPriority w:val="99"/>
    <w:semiHidden/>
    <w:unhideWhenUsed/>
    <w:rsid w:val="00C17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155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52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5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155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155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155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d">
    <w:name w:val="endnote text"/>
    <w:basedOn w:val="a"/>
    <w:link w:val="ae"/>
    <w:uiPriority w:val="99"/>
    <w:semiHidden/>
    <w:unhideWhenUsed/>
    <w:rsid w:val="0091552B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91552B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91552B"/>
    <w:rPr>
      <w:vertAlign w:val="superscript"/>
    </w:rPr>
  </w:style>
  <w:style w:type="character" w:styleId="af0">
    <w:name w:val="Unresolved Mention"/>
    <w:basedOn w:val="a0"/>
    <w:uiPriority w:val="99"/>
    <w:semiHidden/>
    <w:unhideWhenUsed/>
    <w:rsid w:val="00FD6AA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D6AA3"/>
    <w:rPr>
      <w:color w:val="954F72" w:themeColor="followedHyperlink"/>
      <w:u w:val="single"/>
    </w:rPr>
  </w:style>
  <w:style w:type="character" w:styleId="af2">
    <w:name w:val="Emphasis"/>
    <w:basedOn w:val="a0"/>
    <w:uiPriority w:val="20"/>
    <w:qFormat/>
    <w:rsid w:val="00C25814"/>
    <w:rPr>
      <w:i/>
      <w:iCs/>
    </w:rPr>
  </w:style>
  <w:style w:type="paragraph" w:styleId="af3">
    <w:name w:val="header"/>
    <w:basedOn w:val="a"/>
    <w:link w:val="af4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453D93"/>
  </w:style>
  <w:style w:type="paragraph" w:styleId="af5">
    <w:name w:val="footer"/>
    <w:basedOn w:val="a"/>
    <w:link w:val="af6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453D93"/>
  </w:style>
  <w:style w:type="paragraph" w:styleId="af7">
    <w:name w:val="caption"/>
    <w:basedOn w:val="a"/>
    <w:next w:val="a"/>
    <w:uiPriority w:val="35"/>
    <w:unhideWhenUsed/>
    <w:qFormat/>
    <w:rsid w:val="009A169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41">
    <w:name w:val="toc 4"/>
    <w:basedOn w:val="a"/>
    <w:next w:val="a"/>
    <w:autoRedefine/>
    <w:uiPriority w:val="39"/>
    <w:unhideWhenUsed/>
    <w:rsid w:val="003235B3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dbdiagram.io/d/transport-66b4b4d88b4bb5230e96371c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5.jp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microsoft.com/office/2016/09/relationships/commentsIds" Target="commentsIds.xml"/><Relationship Id="rId19" Type="http://schemas.openxmlformats.org/officeDocument/2006/relationships/image" Target="media/image7.png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EF6E-5C2D-4396-A028-65F3F24E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5304</Words>
  <Characters>30234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Хадиев Эдуард</dc:creator>
  <cp:keywords/>
  <dc:description/>
  <cp:lastModifiedBy>Хадиев Эдуард</cp:lastModifiedBy>
  <cp:revision>3</cp:revision>
  <dcterms:created xsi:type="dcterms:W3CDTF">2025-02-10T12:05:00Z</dcterms:created>
  <dcterms:modified xsi:type="dcterms:W3CDTF">2025-02-10T12:06:00Z</dcterms:modified>
</cp:coreProperties>
</file>