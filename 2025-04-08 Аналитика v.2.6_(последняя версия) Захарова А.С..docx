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E63F7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проект"/>
    </w:p>
    <w:p w14:paraId="131DAF55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4DC16FC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A6AA9D9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02BDAE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9337980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6C913AA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B045DBE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18CF49A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79082B9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DF3D7B0" w14:textId="77777777" w:rsidR="00F54945" w:rsidRDefault="0091400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Развитие функциональности системы управления рабочими бригадами (СУРБ)</w:t>
      </w:r>
      <w:bookmarkEnd w:id="0"/>
    </w:p>
    <w:p w14:paraId="7EA644AA" w14:textId="77777777" w:rsidR="00F54945" w:rsidRDefault="0091400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нужд сегментов ПАО «Россети Центр и Приволжье» и ПАО «Россети Центр»</w:t>
      </w:r>
    </w:p>
    <w:p w14:paraId="4BA523C5" w14:textId="77777777" w:rsidR="00F54945" w:rsidRDefault="0091400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Этап 2</w:t>
      </w:r>
    </w:p>
    <w:p w14:paraId="195A19B4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098DFC4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73CD1FB7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F46B48E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768975D6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27A932C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36CBF5A" w14:textId="77777777" w:rsidR="00F54945" w:rsidRDefault="0091400D">
      <w:pPr>
        <w:widowControl w:val="0"/>
        <w:spacing w:before="60" w:after="60" w:line="276" w:lineRule="auto"/>
        <w:jc w:val="center"/>
        <w:rPr>
          <w:rFonts w:ascii="Times New Roman" w:eastAsia="Calibri" w:hAnsi="Times New Roman" w:cs="Times New Roman"/>
          <w:b/>
          <w:caps/>
          <w:sz w:val="32"/>
          <w:szCs w:val="32"/>
        </w:rPr>
      </w:pPr>
      <w:r>
        <w:rPr>
          <w:rFonts w:ascii="Times New Roman" w:eastAsia="Calibri" w:hAnsi="Times New Roman" w:cs="Times New Roman"/>
          <w:b/>
          <w:caps/>
          <w:sz w:val="32"/>
          <w:szCs w:val="32"/>
        </w:rPr>
        <w:t>Аналитика</w:t>
      </w:r>
    </w:p>
    <w:p w14:paraId="7DF5944B" w14:textId="77777777" w:rsidR="00F54945" w:rsidRDefault="00F5494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146EEB7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2940CADB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5B30E5F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13B320C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6FBC08A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316413A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7D138C5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07BAA38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33DF936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B8E88C6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621ECF3" w14:textId="77777777" w:rsidR="00F54945" w:rsidRDefault="00F5494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E8BD1A9" w14:textId="77777777" w:rsidR="00F54945" w:rsidRDefault="0091400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>
        <w:rPr>
          <w:rFonts w:ascii="Times New Roman" w:eastAsia="Times New Roman" w:hAnsi="Times New Roman" w:cs="Times New Roman"/>
        </w:rPr>
        <w:t>Нижний Новгород 2023</w:t>
      </w:r>
      <w:bookmarkEnd w:id="1"/>
      <w:bookmarkEnd w:id="2"/>
      <w:bookmarkEnd w:id="3"/>
      <w:bookmarkEnd w:id="4"/>
    </w:p>
    <w:p w14:paraId="34F720C1" w14:textId="77777777" w:rsidR="00F54945" w:rsidRDefault="0091400D">
      <w:r>
        <w:br w:type="page" w:clear="all"/>
      </w:r>
    </w:p>
    <w:p w14:paraId="07B05639" w14:textId="77777777" w:rsidR="00F54945" w:rsidRDefault="0091400D">
      <w:pPr>
        <w:pStyle w:val="tdlevel1"/>
      </w:pPr>
      <w:r>
        <w:lastRenderedPageBreak/>
        <w:t>Основные понятия</w:t>
      </w:r>
    </w:p>
    <w:p w14:paraId="12E86E79" w14:textId="77777777" w:rsidR="00F54945" w:rsidRDefault="0091400D">
      <w:pPr>
        <w:pStyle w:val="td1"/>
      </w:pPr>
      <w:r>
        <w:t>Раздел «Аналитика» необходим для отслеживания выполнения работ бригад(сотрудников). Помогает принять важные решения, не тратя время на сбор статистики.</w:t>
      </w:r>
    </w:p>
    <w:p w14:paraId="79E2E069" w14:textId="0053B3EF" w:rsidR="00F54945" w:rsidRDefault="0091400D">
      <w:pPr>
        <w:jc w:val="both"/>
        <w:rPr>
          <w:bCs/>
          <w:sz w:val="32"/>
          <w:szCs w:val="32"/>
        </w:rPr>
      </w:pPr>
      <w:r>
        <w:rPr>
          <w:rStyle w:val="td0"/>
          <w:rFonts w:eastAsiaTheme="minorHAnsi"/>
        </w:rPr>
        <w:t>Просмотр раздела «Аналитика» осуществляется в рамках концепции ролей и полномочий</w:t>
      </w:r>
      <w:r>
        <w:rPr>
          <w:bCs/>
          <w:sz w:val="32"/>
          <w:szCs w:val="32"/>
        </w:rPr>
        <w:t xml:space="preserve"> (</w:t>
      </w:r>
      <w:r>
        <w:rPr>
          <w:bCs/>
          <w:sz w:val="32"/>
          <w:szCs w:val="32"/>
        </w:rPr>
        <w:fldChar w:fldCharType="begin"/>
      </w:r>
      <w:r>
        <w:rPr>
          <w:bCs/>
          <w:sz w:val="32"/>
          <w:szCs w:val="32"/>
        </w:rPr>
        <w:instrText xml:space="preserve"> REF _Ref151982875 \h  \* MERGEFORMAT </w:instrText>
      </w:r>
      <w:r>
        <w:rPr>
          <w:bCs/>
          <w:sz w:val="32"/>
          <w:szCs w:val="32"/>
        </w:rPr>
      </w:r>
      <w:r>
        <w:rPr>
          <w:bCs/>
          <w:sz w:val="32"/>
          <w:szCs w:val="32"/>
        </w:rPr>
        <w:fldChar w:fldCharType="separate"/>
      </w:r>
      <w:r w:rsidR="00DD44FA" w:rsidRPr="00DD44FA">
        <w:rPr>
          <w:bCs/>
        </w:rPr>
        <w:t>Таблица 1</w:t>
      </w:r>
      <w:r>
        <w:rPr>
          <w:bCs/>
          <w:sz w:val="32"/>
          <w:szCs w:val="32"/>
        </w:rPr>
        <w:fldChar w:fldCharType="end"/>
      </w:r>
      <w:r>
        <w:rPr>
          <w:bCs/>
          <w:sz w:val="32"/>
          <w:szCs w:val="32"/>
        </w:rPr>
        <w:t>).</w:t>
      </w:r>
    </w:p>
    <w:p w14:paraId="0FC80ECA" w14:textId="0384C6BD" w:rsidR="00F54945" w:rsidRDefault="0091400D">
      <w:pPr>
        <w:pStyle w:val="tdname0"/>
      </w:pPr>
      <w:bookmarkStart w:id="5" w:name="_Ref151982875"/>
      <w:r>
        <w:t xml:space="preserve">Таблица </w:t>
      </w:r>
      <w:r w:rsidR="001C0D68">
        <w:fldChar w:fldCharType="begin"/>
      </w:r>
      <w:r w:rsidR="001C0D68">
        <w:instrText xml:space="preserve"> SEQ Таблица \* ARABIC </w:instrText>
      </w:r>
      <w:r w:rsidR="001C0D68">
        <w:fldChar w:fldCharType="separate"/>
      </w:r>
      <w:r w:rsidR="00DD44FA">
        <w:rPr>
          <w:noProof/>
        </w:rPr>
        <w:t>1</w:t>
      </w:r>
      <w:r w:rsidR="001C0D68">
        <w:rPr>
          <w:noProof/>
        </w:rPr>
        <w:fldChar w:fldCharType="end"/>
      </w:r>
      <w:bookmarkEnd w:id="5"/>
      <w:r>
        <w:t xml:space="preserve"> –Концепция ролей и полномочий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501"/>
        <w:gridCol w:w="3214"/>
        <w:gridCol w:w="2630"/>
      </w:tblGrid>
      <w:tr w:rsidR="00FC324A" w14:paraId="1521C18A" w14:textId="77777777" w:rsidTr="007E348C">
        <w:tc>
          <w:tcPr>
            <w:tcW w:w="3601" w:type="dxa"/>
            <w:shd w:val="clear" w:color="auto" w:fill="D9D9D9" w:themeFill="background1" w:themeFillShade="D9"/>
          </w:tcPr>
          <w:p w14:paraId="58EDC11D" w14:textId="77777777" w:rsidR="00FC324A" w:rsidRDefault="00FC324A" w:rsidP="007E348C">
            <w:pPr>
              <w:pStyle w:val="td2"/>
            </w:pPr>
            <w:r>
              <w:t>Наименование роли</w:t>
            </w:r>
          </w:p>
        </w:tc>
        <w:tc>
          <w:tcPr>
            <w:tcW w:w="3329" w:type="dxa"/>
            <w:shd w:val="clear" w:color="auto" w:fill="D9D9D9" w:themeFill="background1" w:themeFillShade="D9"/>
          </w:tcPr>
          <w:p w14:paraId="34165B83" w14:textId="77777777" w:rsidR="00FC324A" w:rsidRDefault="00FC324A" w:rsidP="007E348C">
            <w:pPr>
              <w:pStyle w:val="td2"/>
            </w:pPr>
            <w:r>
              <w:t>Права просмотра</w:t>
            </w:r>
          </w:p>
        </w:tc>
        <w:tc>
          <w:tcPr>
            <w:tcW w:w="2641" w:type="dxa"/>
            <w:shd w:val="clear" w:color="auto" w:fill="D9D9D9" w:themeFill="background1" w:themeFillShade="D9"/>
          </w:tcPr>
          <w:p w14:paraId="58C19298" w14:textId="77777777" w:rsidR="00FC324A" w:rsidRDefault="00FC324A" w:rsidP="007E348C">
            <w:pPr>
              <w:pStyle w:val="td2"/>
            </w:pPr>
            <w:r>
              <w:t>Доступ</w:t>
            </w:r>
          </w:p>
        </w:tc>
      </w:tr>
      <w:tr w:rsidR="00FC324A" w14:paraId="028061A6" w14:textId="77777777" w:rsidTr="007E348C">
        <w:tc>
          <w:tcPr>
            <w:tcW w:w="3601" w:type="dxa"/>
            <w:shd w:val="clear" w:color="auto" w:fill="FFFFFF" w:themeFill="background1"/>
          </w:tcPr>
          <w:p w14:paraId="4B0A8953" w14:textId="77777777" w:rsidR="00FC324A" w:rsidRDefault="00FC324A" w:rsidP="007E348C">
            <w:pPr>
              <w:pStyle w:val="tdtext"/>
              <w:rPr>
                <w:bCs/>
                <w:sz w:val="32"/>
                <w:szCs w:val="32"/>
              </w:rPr>
            </w:pPr>
            <w:r>
              <w:t>Специалист поддержки</w:t>
            </w:r>
          </w:p>
        </w:tc>
        <w:tc>
          <w:tcPr>
            <w:tcW w:w="3329" w:type="dxa"/>
            <w:shd w:val="clear" w:color="auto" w:fill="FFFFFF" w:themeFill="background1"/>
          </w:tcPr>
          <w:p w14:paraId="6E4305D9" w14:textId="77777777" w:rsidR="00FC324A" w:rsidRDefault="00FC324A" w:rsidP="007E348C">
            <w:pPr>
              <w:pStyle w:val="tdtext"/>
              <w:rPr>
                <w:bCs/>
                <w:sz w:val="32"/>
                <w:szCs w:val="32"/>
              </w:rPr>
            </w:pPr>
            <w:r>
              <w:t>Доступ по всем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1C4447BA" w14:textId="77777777" w:rsidR="00FC324A" w:rsidRDefault="00FC324A" w:rsidP="007E348C">
            <w:pPr>
              <w:pStyle w:val="tdtext"/>
            </w:pPr>
            <w:r>
              <w:t>Веб.приложение/МУ</w:t>
            </w:r>
          </w:p>
        </w:tc>
      </w:tr>
      <w:tr w:rsidR="00FC324A" w:rsidRPr="00592C8E" w14:paraId="7A12C480" w14:textId="77777777" w:rsidTr="007E348C">
        <w:tc>
          <w:tcPr>
            <w:tcW w:w="3601" w:type="dxa"/>
            <w:shd w:val="clear" w:color="auto" w:fill="FFFFFF" w:themeFill="background1"/>
          </w:tcPr>
          <w:p w14:paraId="122EBDD4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Главный инженер/ Зам. Главного инженера - Исполнительный аппарат</w:t>
            </w:r>
          </w:p>
        </w:tc>
        <w:tc>
          <w:tcPr>
            <w:tcW w:w="3329" w:type="dxa"/>
            <w:shd w:val="clear" w:color="auto" w:fill="FFFFFF" w:themeFill="background1"/>
          </w:tcPr>
          <w:p w14:paraId="26351B0D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всем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5E5B9292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Веб.приложение/МУ</w:t>
            </w:r>
          </w:p>
        </w:tc>
      </w:tr>
      <w:tr w:rsidR="00FC324A" w:rsidRPr="00592C8E" w14:paraId="489FC66F" w14:textId="77777777" w:rsidTr="007E348C">
        <w:tc>
          <w:tcPr>
            <w:tcW w:w="3601" w:type="dxa"/>
            <w:shd w:val="clear" w:color="auto" w:fill="FFFFFF" w:themeFill="background1"/>
          </w:tcPr>
          <w:p w14:paraId="3D095E0F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Администратор - Исполнительный аппарат</w:t>
            </w:r>
          </w:p>
        </w:tc>
        <w:tc>
          <w:tcPr>
            <w:tcW w:w="3329" w:type="dxa"/>
            <w:shd w:val="clear" w:color="auto" w:fill="FFFFFF" w:themeFill="background1"/>
          </w:tcPr>
          <w:p w14:paraId="2B6A2D28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всем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23532ADB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Веб.приложение/МУ</w:t>
            </w:r>
          </w:p>
        </w:tc>
      </w:tr>
      <w:tr w:rsidR="00FC324A" w:rsidRPr="00592C8E" w14:paraId="3C73B118" w14:textId="77777777" w:rsidTr="007E348C">
        <w:tc>
          <w:tcPr>
            <w:tcW w:w="3601" w:type="dxa"/>
            <w:shd w:val="clear" w:color="auto" w:fill="FFFFFF" w:themeFill="background1"/>
          </w:tcPr>
          <w:p w14:paraId="348C76FA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Эксперт - Исполнительный аппарат</w:t>
            </w:r>
          </w:p>
        </w:tc>
        <w:tc>
          <w:tcPr>
            <w:tcW w:w="3329" w:type="dxa"/>
            <w:shd w:val="clear" w:color="auto" w:fill="FFFFFF" w:themeFill="background1"/>
          </w:tcPr>
          <w:p w14:paraId="0BBD28D2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всем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72D3A527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Веб.приложение/МУ</w:t>
            </w:r>
          </w:p>
        </w:tc>
      </w:tr>
      <w:tr w:rsidR="00FC324A" w:rsidRPr="00592C8E" w14:paraId="73FCAAE7" w14:textId="77777777" w:rsidTr="007E348C">
        <w:tc>
          <w:tcPr>
            <w:tcW w:w="3601" w:type="dxa"/>
            <w:shd w:val="clear" w:color="auto" w:fill="FFFFFF" w:themeFill="background1"/>
          </w:tcPr>
          <w:p w14:paraId="3D5DBD29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Сотрудник ОДС (Диспетчер) - Исполнительный аппарат</w:t>
            </w:r>
          </w:p>
        </w:tc>
        <w:tc>
          <w:tcPr>
            <w:tcW w:w="3329" w:type="dxa"/>
            <w:shd w:val="clear" w:color="auto" w:fill="FFFFFF" w:themeFill="background1"/>
          </w:tcPr>
          <w:p w14:paraId="502EA6C2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всем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28C04AA7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</w:t>
            </w:r>
          </w:p>
        </w:tc>
      </w:tr>
      <w:tr w:rsidR="00FC324A" w:rsidRPr="00592C8E" w14:paraId="0B8ED1A4" w14:textId="77777777" w:rsidTr="007E348C">
        <w:tc>
          <w:tcPr>
            <w:tcW w:w="3601" w:type="dxa"/>
            <w:shd w:val="clear" w:color="auto" w:fill="FFFFFF" w:themeFill="background1"/>
          </w:tcPr>
          <w:p w14:paraId="3F354FA3" w14:textId="77777777" w:rsidR="00FC324A" w:rsidRPr="00592C8E" w:rsidRDefault="00FC324A" w:rsidP="007E348C">
            <w:pPr>
              <w:pStyle w:val="tdtext"/>
              <w:rPr>
                <w:szCs w:val="22"/>
                <w:highlight w:val="green"/>
              </w:rPr>
            </w:pPr>
            <w:r w:rsidRPr="00592C8E">
              <w:rPr>
                <w:szCs w:val="22"/>
                <w:highlight w:val="green"/>
              </w:rPr>
              <w:t>Сотрудник охраны труда - Исполнительный аппарат</w:t>
            </w:r>
          </w:p>
        </w:tc>
        <w:tc>
          <w:tcPr>
            <w:tcW w:w="3329" w:type="dxa"/>
            <w:shd w:val="clear" w:color="auto" w:fill="FFFFFF" w:themeFill="background1"/>
          </w:tcPr>
          <w:p w14:paraId="7B3CF375" w14:textId="77777777" w:rsidR="00FC324A" w:rsidRPr="00592C8E" w:rsidRDefault="00FC324A" w:rsidP="007E348C">
            <w:pPr>
              <w:pStyle w:val="tdtext"/>
              <w:rPr>
                <w:szCs w:val="22"/>
                <w:highlight w:val="green"/>
              </w:rPr>
            </w:pPr>
            <w:r w:rsidRPr="00592C8E">
              <w:rPr>
                <w:szCs w:val="22"/>
                <w:highlight w:val="green"/>
              </w:rPr>
              <w:t>Доступ по всем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6C54C823" w14:textId="77777777" w:rsidR="00FC324A" w:rsidRPr="00592C8E" w:rsidRDefault="00FC324A" w:rsidP="007E348C">
            <w:pPr>
              <w:pStyle w:val="tdtext"/>
              <w:rPr>
                <w:szCs w:val="22"/>
                <w:highlight w:val="green"/>
              </w:rPr>
            </w:pPr>
            <w:commentRangeStart w:id="6"/>
            <w:r w:rsidRPr="00592C8E">
              <w:rPr>
                <w:szCs w:val="22"/>
                <w:highlight w:val="green"/>
              </w:rPr>
              <w:t>Веб.приложение/МУ</w:t>
            </w:r>
            <w:commentRangeEnd w:id="6"/>
            <w:r>
              <w:rPr>
                <w:rStyle w:val="afb"/>
                <w:rFonts w:asciiTheme="minorHAnsi" w:eastAsiaTheme="minorHAnsi" w:hAnsiTheme="minorHAnsi" w:cstheme="minorBidi"/>
                <w:lang w:eastAsia="en-US"/>
              </w:rPr>
              <w:commentReference w:id="6"/>
            </w:r>
          </w:p>
        </w:tc>
      </w:tr>
      <w:tr w:rsidR="00FC324A" w:rsidRPr="00592C8E" w14:paraId="12A4D094" w14:textId="77777777" w:rsidTr="007E348C">
        <w:tc>
          <w:tcPr>
            <w:tcW w:w="3601" w:type="dxa"/>
            <w:shd w:val="clear" w:color="auto" w:fill="FFFFFF" w:themeFill="background1"/>
          </w:tcPr>
          <w:p w14:paraId="010D3BDA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Специалист (просмотр) - Исполнительный аппарат</w:t>
            </w:r>
          </w:p>
        </w:tc>
        <w:tc>
          <w:tcPr>
            <w:tcW w:w="3329" w:type="dxa"/>
            <w:shd w:val="clear" w:color="auto" w:fill="FFFFFF" w:themeFill="background1"/>
          </w:tcPr>
          <w:p w14:paraId="73BDC14E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всем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51ADC67F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</w:t>
            </w:r>
          </w:p>
        </w:tc>
      </w:tr>
      <w:tr w:rsidR="00FC324A" w:rsidRPr="00592C8E" w14:paraId="49D66AC0" w14:textId="77777777" w:rsidTr="007E348C">
        <w:trPr>
          <w:trHeight w:val="228"/>
        </w:trPr>
        <w:tc>
          <w:tcPr>
            <w:tcW w:w="3601" w:type="dxa"/>
            <w:shd w:val="clear" w:color="auto" w:fill="FFFFFF" w:themeFill="background1"/>
          </w:tcPr>
          <w:p w14:paraId="57E27A75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Главный инженер/ Зам. Главного инженера - Филиал</w:t>
            </w:r>
          </w:p>
        </w:tc>
        <w:tc>
          <w:tcPr>
            <w:tcW w:w="3329" w:type="dxa"/>
            <w:shd w:val="clear" w:color="auto" w:fill="FFFFFF" w:themeFill="background1"/>
          </w:tcPr>
          <w:p w14:paraId="2680B94A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выбранным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33511D1B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Веб.приложение/МУ</w:t>
            </w:r>
          </w:p>
        </w:tc>
      </w:tr>
      <w:tr w:rsidR="00FC324A" w:rsidRPr="00592C8E" w14:paraId="0DFDAF09" w14:textId="77777777" w:rsidTr="007E348C">
        <w:tc>
          <w:tcPr>
            <w:tcW w:w="3601" w:type="dxa"/>
            <w:shd w:val="clear" w:color="auto" w:fill="FFFFFF" w:themeFill="background1"/>
          </w:tcPr>
          <w:p w14:paraId="41CA2EB4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Эксперт - Филиал</w:t>
            </w:r>
          </w:p>
        </w:tc>
        <w:tc>
          <w:tcPr>
            <w:tcW w:w="3329" w:type="dxa"/>
            <w:shd w:val="clear" w:color="auto" w:fill="FFFFFF" w:themeFill="background1"/>
          </w:tcPr>
          <w:p w14:paraId="046E78E6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выбранным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1D20CA4D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Веб.приложение/МУ</w:t>
            </w:r>
          </w:p>
        </w:tc>
      </w:tr>
      <w:tr w:rsidR="00FC324A" w:rsidRPr="00592C8E" w14:paraId="6A19BD55" w14:textId="77777777" w:rsidTr="007E348C">
        <w:tc>
          <w:tcPr>
            <w:tcW w:w="3601" w:type="dxa"/>
            <w:shd w:val="clear" w:color="auto" w:fill="FFFFFF" w:themeFill="background1"/>
          </w:tcPr>
          <w:p w14:paraId="5830B58C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Сотрудник ОДС (Диспетчер) - Филиал</w:t>
            </w:r>
          </w:p>
        </w:tc>
        <w:tc>
          <w:tcPr>
            <w:tcW w:w="3329" w:type="dxa"/>
            <w:shd w:val="clear" w:color="auto" w:fill="FFFFFF" w:themeFill="background1"/>
          </w:tcPr>
          <w:p w14:paraId="5FB1AE6C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выбранным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3E7D5B06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</w:t>
            </w:r>
          </w:p>
        </w:tc>
      </w:tr>
      <w:tr w:rsidR="00FC324A" w:rsidRPr="00592C8E" w14:paraId="608DA991" w14:textId="77777777" w:rsidTr="007E348C">
        <w:tc>
          <w:tcPr>
            <w:tcW w:w="3601" w:type="dxa"/>
            <w:shd w:val="clear" w:color="auto" w:fill="FFFFFF" w:themeFill="background1"/>
          </w:tcPr>
          <w:p w14:paraId="78816302" w14:textId="77777777" w:rsidR="00FC324A" w:rsidRPr="00592C8E" w:rsidRDefault="00FC324A" w:rsidP="007E348C">
            <w:pPr>
              <w:pStyle w:val="tdtext"/>
              <w:rPr>
                <w:szCs w:val="22"/>
                <w:highlight w:val="green"/>
              </w:rPr>
            </w:pPr>
            <w:r w:rsidRPr="00592C8E">
              <w:rPr>
                <w:szCs w:val="22"/>
                <w:highlight w:val="green"/>
              </w:rPr>
              <w:t>Сотрудник охраны труда - Филиал</w:t>
            </w:r>
          </w:p>
        </w:tc>
        <w:tc>
          <w:tcPr>
            <w:tcW w:w="3329" w:type="dxa"/>
            <w:shd w:val="clear" w:color="auto" w:fill="FFFFFF" w:themeFill="background1"/>
          </w:tcPr>
          <w:p w14:paraId="16C02A9B" w14:textId="77777777" w:rsidR="00FC324A" w:rsidRPr="00592C8E" w:rsidRDefault="00FC324A" w:rsidP="007E348C">
            <w:pPr>
              <w:pStyle w:val="tdtext"/>
              <w:rPr>
                <w:szCs w:val="22"/>
                <w:highlight w:val="green"/>
              </w:rPr>
            </w:pPr>
            <w:r w:rsidRPr="00592C8E">
              <w:rPr>
                <w:szCs w:val="22"/>
                <w:highlight w:val="green"/>
              </w:rPr>
              <w:t>Доступ по выбранным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652F3EEB" w14:textId="77777777" w:rsidR="00FC324A" w:rsidRPr="00592C8E" w:rsidRDefault="00FC324A" w:rsidP="007E348C">
            <w:pPr>
              <w:pStyle w:val="tdtext"/>
              <w:rPr>
                <w:szCs w:val="22"/>
                <w:highlight w:val="green"/>
              </w:rPr>
            </w:pPr>
            <w:r w:rsidRPr="00592C8E">
              <w:rPr>
                <w:szCs w:val="22"/>
                <w:highlight w:val="green"/>
              </w:rPr>
              <w:t>Веб.приложение/МУ</w:t>
            </w:r>
          </w:p>
        </w:tc>
      </w:tr>
      <w:tr w:rsidR="00FC324A" w:rsidRPr="00592C8E" w14:paraId="55719930" w14:textId="77777777" w:rsidTr="007E348C">
        <w:tc>
          <w:tcPr>
            <w:tcW w:w="3601" w:type="dxa"/>
            <w:shd w:val="clear" w:color="auto" w:fill="FFFFFF" w:themeFill="background1"/>
          </w:tcPr>
          <w:p w14:paraId="35AF049B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Специалист (просмотр) - Филиал</w:t>
            </w:r>
          </w:p>
        </w:tc>
        <w:tc>
          <w:tcPr>
            <w:tcW w:w="3329" w:type="dxa"/>
            <w:shd w:val="clear" w:color="auto" w:fill="FFFFFF" w:themeFill="background1"/>
          </w:tcPr>
          <w:p w14:paraId="16507B7D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выбранным филиалам</w:t>
            </w:r>
          </w:p>
        </w:tc>
        <w:tc>
          <w:tcPr>
            <w:tcW w:w="2641" w:type="dxa"/>
            <w:shd w:val="clear" w:color="auto" w:fill="FFFFFF" w:themeFill="background1"/>
          </w:tcPr>
          <w:p w14:paraId="289E2156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</w:t>
            </w:r>
          </w:p>
        </w:tc>
      </w:tr>
      <w:tr w:rsidR="00FC324A" w:rsidRPr="00592C8E" w14:paraId="0B5A70DA" w14:textId="77777777" w:rsidTr="007E348C">
        <w:tc>
          <w:tcPr>
            <w:tcW w:w="3601" w:type="dxa"/>
            <w:shd w:val="clear" w:color="auto" w:fill="FFFFFF" w:themeFill="background1"/>
          </w:tcPr>
          <w:p w14:paraId="020EA214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Начальник /Главный инженер/ Зам. Главного инженера - РЭС</w:t>
            </w:r>
          </w:p>
        </w:tc>
        <w:tc>
          <w:tcPr>
            <w:tcW w:w="3329" w:type="dxa"/>
            <w:shd w:val="clear" w:color="auto" w:fill="FFFFFF" w:themeFill="background1"/>
          </w:tcPr>
          <w:p w14:paraId="066C925D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выбранным РЭС</w:t>
            </w:r>
          </w:p>
        </w:tc>
        <w:tc>
          <w:tcPr>
            <w:tcW w:w="2641" w:type="dxa"/>
            <w:shd w:val="clear" w:color="auto" w:fill="FFFFFF" w:themeFill="background1"/>
          </w:tcPr>
          <w:p w14:paraId="0E37BD00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Веб.приложение/МУ</w:t>
            </w:r>
          </w:p>
        </w:tc>
      </w:tr>
      <w:tr w:rsidR="00FC324A" w:rsidRPr="00592C8E" w14:paraId="770927E1" w14:textId="77777777" w:rsidTr="007E348C">
        <w:tc>
          <w:tcPr>
            <w:tcW w:w="3601" w:type="dxa"/>
            <w:shd w:val="clear" w:color="auto" w:fill="FFFFFF" w:themeFill="background1"/>
          </w:tcPr>
          <w:p w14:paraId="27A806D8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Мастер/инженер РЭС - РЭС</w:t>
            </w:r>
          </w:p>
        </w:tc>
        <w:tc>
          <w:tcPr>
            <w:tcW w:w="3329" w:type="dxa"/>
            <w:shd w:val="clear" w:color="auto" w:fill="FFFFFF" w:themeFill="background1"/>
          </w:tcPr>
          <w:p w14:paraId="741B4BAB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выбранным РЭС</w:t>
            </w:r>
          </w:p>
        </w:tc>
        <w:tc>
          <w:tcPr>
            <w:tcW w:w="2641" w:type="dxa"/>
            <w:shd w:val="clear" w:color="auto" w:fill="FFFFFF" w:themeFill="background1"/>
          </w:tcPr>
          <w:p w14:paraId="5632D458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Веб.приложение/МУ</w:t>
            </w:r>
          </w:p>
        </w:tc>
      </w:tr>
      <w:tr w:rsidR="00FC324A" w:rsidRPr="00592C8E" w14:paraId="5BD875E2" w14:textId="77777777" w:rsidTr="007E348C">
        <w:tc>
          <w:tcPr>
            <w:tcW w:w="3601" w:type="dxa"/>
            <w:shd w:val="clear" w:color="auto" w:fill="FFFFFF" w:themeFill="background1"/>
          </w:tcPr>
          <w:p w14:paraId="354BE2DE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Исполнитель - РЭС</w:t>
            </w:r>
          </w:p>
        </w:tc>
        <w:tc>
          <w:tcPr>
            <w:tcW w:w="3329" w:type="dxa"/>
            <w:shd w:val="clear" w:color="auto" w:fill="FFFFFF" w:themeFill="background1"/>
          </w:tcPr>
          <w:p w14:paraId="3B4B2981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Доступ по выбранным РЭС</w:t>
            </w:r>
          </w:p>
        </w:tc>
        <w:tc>
          <w:tcPr>
            <w:tcW w:w="2641" w:type="dxa"/>
            <w:shd w:val="clear" w:color="auto" w:fill="FFFFFF" w:themeFill="background1"/>
          </w:tcPr>
          <w:p w14:paraId="4D83FEF2" w14:textId="77777777" w:rsidR="00FC324A" w:rsidRPr="00592C8E" w:rsidRDefault="00FC324A" w:rsidP="007E348C">
            <w:pPr>
              <w:pStyle w:val="tdtext"/>
              <w:rPr>
                <w:szCs w:val="22"/>
              </w:rPr>
            </w:pPr>
            <w:r w:rsidRPr="00592C8E">
              <w:rPr>
                <w:szCs w:val="22"/>
              </w:rPr>
              <w:t>Веб.приложение/МУ</w:t>
            </w:r>
          </w:p>
        </w:tc>
      </w:tr>
    </w:tbl>
    <w:p w14:paraId="5045A7AD" w14:textId="77777777" w:rsidR="00F54945" w:rsidRDefault="00F54945">
      <w:pPr>
        <w:pStyle w:val="td1"/>
      </w:pPr>
    </w:p>
    <w:p w14:paraId="1B3E7570" w14:textId="77777777" w:rsidR="00F54945" w:rsidRDefault="0091400D">
      <w:pPr>
        <w:pStyle w:val="td1"/>
      </w:pPr>
      <w:r>
        <w:br w:type="page" w:clear="all"/>
      </w:r>
    </w:p>
    <w:p w14:paraId="462BF825" w14:textId="77777777" w:rsidR="00F54945" w:rsidRDefault="0091400D">
      <w:pPr>
        <w:pStyle w:val="tdlevel1"/>
      </w:pPr>
      <w:r>
        <w:lastRenderedPageBreak/>
        <w:t>Прототип</w:t>
      </w:r>
    </w:p>
    <w:p w14:paraId="1FDB6E99" w14:textId="7DE30BBD" w:rsidR="00F54945" w:rsidRDefault="0091400D">
      <w:pPr>
        <w:pStyle w:val="td1"/>
      </w:pPr>
      <w:r>
        <w:t xml:space="preserve">В разделе «Аналитика» должно быть поле фильтрации 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</w:t>
      </w:r>
      <w:commentRangeStart w:id="7"/>
      <w:r>
        <w:rPr>
          <w:rFonts w:eastAsiaTheme="minorEastAsia"/>
        </w:rPr>
        <w:t>конкретного работника</w:t>
      </w:r>
      <w:commentRangeEnd w:id="7"/>
      <w:r>
        <w:commentReference w:id="7"/>
      </w:r>
      <w:r>
        <w:rPr>
          <w:rFonts w:eastAsiaTheme="minorEastAsia"/>
        </w:rPr>
        <w:t>)</w:t>
      </w:r>
      <w:r>
        <w:t>, по периоду и по производственной программе. (</w:t>
      </w:r>
      <w:r>
        <w:fldChar w:fldCharType="begin"/>
      </w:r>
      <w:r>
        <w:instrText xml:space="preserve"> REF _Ref150242532 \h  \* MERGEFORMAT </w:instrText>
      </w:r>
      <w:r>
        <w:fldChar w:fldCharType="separate"/>
      </w:r>
      <w:r w:rsidR="00DD44FA">
        <w:t>Рисунок 1</w:t>
      </w:r>
      <w:r>
        <w:fldChar w:fldCharType="end"/>
      </w:r>
      <w:r>
        <w:t xml:space="preserve">) Изначально на странице будет представлены блоки, выводящие информацию по всем подразделениям и по всем </w:t>
      </w:r>
      <w:r>
        <w:rPr>
          <w:rFonts w:eastAsiaTheme="minorEastAsia"/>
        </w:rPr>
        <w:t>ПП</w:t>
      </w:r>
      <w:r>
        <w:t xml:space="preserve"> (производственным программам). </w:t>
      </w:r>
      <w:r>
        <w:rPr>
          <w:rFonts w:eastAsiaTheme="minorEastAsia"/>
        </w:rPr>
        <w:t xml:space="preserve">Период выставляется по умолчанию 30 дней. У пользователя должна быть возможность фильтровать </w:t>
      </w:r>
      <w:r>
        <w:t xml:space="preserve">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</w:t>
      </w:r>
      <w:commentRangeStart w:id="8"/>
      <w:r>
        <w:rPr>
          <w:rFonts w:eastAsiaTheme="minorEastAsia"/>
        </w:rPr>
        <w:t>конкретного работника</w:t>
      </w:r>
      <w:commentRangeEnd w:id="8"/>
      <w:r>
        <w:commentReference w:id="8"/>
      </w:r>
      <w:r>
        <w:rPr>
          <w:rFonts w:eastAsiaTheme="minorEastAsia"/>
        </w:rPr>
        <w:t>)</w:t>
      </w:r>
      <w:r>
        <w:t>, по периоду и по производственной программе.</w:t>
      </w:r>
    </w:p>
    <w:p w14:paraId="6BC8AA27" w14:textId="77777777" w:rsidR="00F54945" w:rsidRDefault="0091400D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940425" cy="2448560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9701" w14:textId="289C7F97" w:rsidR="00F54945" w:rsidRDefault="0091400D">
      <w:pPr>
        <w:pStyle w:val="tdname"/>
      </w:pPr>
      <w:bookmarkStart w:id="9" w:name="_Ref150242532"/>
      <w:r>
        <w:t xml:space="preserve">Рисунок </w:t>
      </w:r>
      <w:r w:rsidR="001C0D68">
        <w:fldChar w:fldCharType="begin"/>
      </w:r>
      <w:r w:rsidR="001C0D68">
        <w:instrText xml:space="preserve"> SEQ Рисунок \* ARABIC </w:instrText>
      </w:r>
      <w:r w:rsidR="001C0D68">
        <w:fldChar w:fldCharType="separate"/>
      </w:r>
      <w:r w:rsidR="00DD44FA">
        <w:rPr>
          <w:noProof/>
        </w:rPr>
        <w:t>1</w:t>
      </w:r>
      <w:r w:rsidR="001C0D68">
        <w:rPr>
          <w:noProof/>
        </w:rPr>
        <w:fldChar w:fldCharType="end"/>
      </w:r>
      <w:bookmarkEnd w:id="9"/>
      <w:r>
        <w:t xml:space="preserve"> – </w:t>
      </w:r>
      <w:commentRangeStart w:id="10"/>
      <w:r>
        <w:t>Прототип раздела «Аналитика»</w:t>
      </w:r>
      <w:commentRangeEnd w:id="10"/>
      <w:r>
        <w:commentReference w:id="10"/>
      </w:r>
    </w:p>
    <w:p w14:paraId="66A00720" w14:textId="77777777" w:rsidR="00F54945" w:rsidRDefault="00F54945">
      <w:pPr>
        <w:keepNext/>
      </w:pPr>
    </w:p>
    <w:p w14:paraId="243E321D" w14:textId="77777777" w:rsidR="00F54945" w:rsidRDefault="0091400D">
      <w:r>
        <w:br w:type="page" w:clear="all"/>
      </w:r>
    </w:p>
    <w:p w14:paraId="01155410" w14:textId="77777777" w:rsidR="00F54945" w:rsidRDefault="0091400D">
      <w:pPr>
        <w:pStyle w:val="tdlevel1"/>
      </w:pPr>
      <w:r>
        <w:lastRenderedPageBreak/>
        <w:t>Описание</w:t>
      </w:r>
    </w:p>
    <w:p w14:paraId="2A468EE7" w14:textId="77777777" w:rsidR="00F54945" w:rsidRDefault="0091400D">
      <w:pPr>
        <w:pStyle w:val="tdlevel2"/>
      </w:pPr>
      <w:r>
        <w:t>Информация по бригадам</w:t>
      </w:r>
    </w:p>
    <w:p w14:paraId="6FE50A62" w14:textId="7F9EB01F" w:rsidR="00F54945" w:rsidRDefault="0091400D">
      <w:pPr>
        <w:pStyle w:val="td1"/>
      </w:pPr>
      <w:r>
        <w:t>Данный блок содержит информацию о численности подразделения: количество бригад и человек, входящих в данные бригады. А также, о количестве бригад и человек (входящих в данные бригады), которые были задействованы в разрешительных документах</w:t>
      </w:r>
      <w:r>
        <w:rPr>
          <w:rFonts w:eastAsia="Arial"/>
        </w:rPr>
        <w:t>. Только ремонтных бригад. (</w:t>
      </w:r>
      <w:r>
        <w:fldChar w:fldCharType="begin"/>
      </w:r>
      <w:r>
        <w:instrText xml:space="preserve"> REF _Ref151543697 \h  \* MERGEFORMAT </w:instrText>
      </w:r>
      <w:r>
        <w:fldChar w:fldCharType="separate"/>
      </w:r>
      <w:r w:rsidR="00DD44FA">
        <w:t>Рисунок 2</w:t>
      </w:r>
      <w:r>
        <w:fldChar w:fldCharType="end"/>
      </w:r>
      <w:r>
        <w:rPr>
          <w:rFonts w:eastAsia="Arial"/>
        </w:rPr>
        <w:t>) Необходима возможность фильтрации:</w:t>
      </w:r>
      <w:r>
        <w:t xml:space="preserve"> 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конкретного работника)</w:t>
      </w:r>
      <w:r>
        <w:t xml:space="preserve">, по периоду, по производственной программе. </w:t>
      </w:r>
    </w:p>
    <w:p w14:paraId="40CC4E78" w14:textId="77777777" w:rsidR="00F54945" w:rsidRDefault="00F54945">
      <w:pPr>
        <w:pStyle w:val="td1"/>
      </w:pPr>
    </w:p>
    <w:p w14:paraId="78EB335F" w14:textId="77777777" w:rsidR="00F54945" w:rsidRDefault="0091400D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071727" cy="3255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082869" cy="326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C549" w14:textId="4EB1FEEE" w:rsidR="00F54945" w:rsidRDefault="0091400D">
      <w:pPr>
        <w:pStyle w:val="tdname"/>
      </w:pPr>
      <w:bookmarkStart w:id="11" w:name="_Ref151543697"/>
      <w:r>
        <w:t xml:space="preserve">Рисунок </w:t>
      </w:r>
      <w:r w:rsidR="001C0D68">
        <w:fldChar w:fldCharType="begin"/>
      </w:r>
      <w:r w:rsidR="001C0D68">
        <w:instrText xml:space="preserve"> SEQ Рисунок \* ARABIC </w:instrText>
      </w:r>
      <w:r w:rsidR="001C0D68">
        <w:fldChar w:fldCharType="separate"/>
      </w:r>
      <w:r w:rsidR="00DD44FA">
        <w:rPr>
          <w:noProof/>
        </w:rPr>
        <w:t>2</w:t>
      </w:r>
      <w:r w:rsidR="001C0D68">
        <w:rPr>
          <w:noProof/>
        </w:rPr>
        <w:fldChar w:fldCharType="end"/>
      </w:r>
      <w:bookmarkEnd w:id="11"/>
      <w:r>
        <w:t xml:space="preserve"> – Информация по бригадам</w:t>
      </w:r>
    </w:p>
    <w:p w14:paraId="21837270" w14:textId="77777777" w:rsidR="00F54945" w:rsidRDefault="0091400D">
      <w:pPr>
        <w:pStyle w:val="td1"/>
      </w:pPr>
      <w:r>
        <w:t xml:space="preserve">Фильтрация 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конкретного работника)</w:t>
      </w:r>
      <w:r>
        <w:t xml:space="preserve">. Есть возможность выбора периода, если этого не сделать, то автоматически выводится информация за последние 30 дней. Есть возможность фильтрации по производственной программе </w:t>
      </w:r>
      <w:r>
        <w:rPr>
          <w:rFonts w:eastAsia="Arial"/>
        </w:rPr>
        <w:t xml:space="preserve">(не выбрав производственную программу, данные выводятся по всем производственным программам, поле toro_program_code из БД </w:t>
      </w:r>
      <w:r>
        <w:rPr>
          <w:rFonts w:eastAsia="Arial"/>
          <w:lang w:val="en-US"/>
        </w:rPr>
        <w:t>rd</w:t>
      </w:r>
      <w:r>
        <w:rPr>
          <w:rFonts w:eastAsia="Arial"/>
        </w:rPr>
        <w:t>)</w:t>
      </w:r>
    </w:p>
    <w:p w14:paraId="4ACA0256" w14:textId="2023CB04" w:rsidR="00F54945" w:rsidRDefault="0091400D">
      <w:pPr>
        <w:pStyle w:val="td1"/>
      </w:pPr>
      <w:r>
        <w:t>Шаг 1. Выбрать все шаблоны бригад (template_brigades) (1 штатная бригада будет создавать 1 шаблон), посчитать их количество и вывести значение на экран. (</w:t>
      </w:r>
      <w:r>
        <w:fldChar w:fldCharType="begin"/>
      </w:r>
      <w:r>
        <w:instrText xml:space="preserve"> REF _Ref151543697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2</w:t>
      </w:r>
      <w:r>
        <w:fldChar w:fldCharType="end"/>
      </w:r>
      <w:r>
        <w:t xml:space="preserve"> – цифра 1)</w:t>
      </w:r>
    </w:p>
    <w:p w14:paraId="42C87A4E" w14:textId="1C39BC05" w:rsidR="00F54945" w:rsidRDefault="0091400D">
      <w:pPr>
        <w:pStyle w:val="td1"/>
      </w:pPr>
      <w:r>
        <w:t>Шаг 2. Выбрать всех сотрудников, находящихся в данных шаблонах, посчитать и вывести на экран. (</w:t>
      </w:r>
      <w:r>
        <w:fldChar w:fldCharType="begin"/>
      </w:r>
      <w:r>
        <w:instrText xml:space="preserve"> REF _Ref151543697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2</w:t>
      </w:r>
      <w:r>
        <w:fldChar w:fldCharType="end"/>
      </w:r>
      <w:r>
        <w:t xml:space="preserve"> – цифра 2)</w:t>
      </w:r>
    </w:p>
    <w:p w14:paraId="2008CCBE" w14:textId="6D5A5721" w:rsidR="00F54945" w:rsidRDefault="0091400D">
      <w:pPr>
        <w:pStyle w:val="td1"/>
      </w:pPr>
      <w:r>
        <w:lastRenderedPageBreak/>
        <w:t xml:space="preserve">Шаг 3. Выбрать все шаблоны бригад, которые </w:t>
      </w:r>
      <w:commentRangeStart w:id="12"/>
      <w:r>
        <w:t>были задействованы в РД</w:t>
      </w:r>
      <w:commentRangeEnd w:id="12"/>
      <w:r>
        <w:commentReference w:id="12"/>
      </w:r>
      <w:r>
        <w:t>, посчитать их количество и вывести на экран. (</w:t>
      </w:r>
      <w:r>
        <w:fldChar w:fldCharType="begin"/>
      </w:r>
      <w:r>
        <w:instrText xml:space="preserve"> REF _Ref151543697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2</w:t>
      </w:r>
      <w:r>
        <w:fldChar w:fldCharType="end"/>
      </w:r>
      <w:r>
        <w:t xml:space="preserve"> – цифра 3)</w:t>
      </w:r>
    </w:p>
    <w:p w14:paraId="71406FBA" w14:textId="7D1B2897" w:rsidR="00F54945" w:rsidRDefault="0091400D">
      <w:pPr>
        <w:pStyle w:val="td1"/>
      </w:pPr>
      <w:r>
        <w:t xml:space="preserve">Шаг 4. Выбрать всех сотрудников, находящихся в шаблонах бригад, которые </w:t>
      </w:r>
      <w:commentRangeStart w:id="13"/>
      <w:r>
        <w:t xml:space="preserve">были задействованы </w:t>
      </w:r>
      <w:commentRangeEnd w:id="13"/>
      <w:r>
        <w:commentReference w:id="13"/>
      </w:r>
      <w:r>
        <w:t>в РД, посчитать количество и вывести на экран. (</w:t>
      </w:r>
      <w:r>
        <w:fldChar w:fldCharType="begin"/>
      </w:r>
      <w:r>
        <w:instrText xml:space="preserve"> REF _Ref151543697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2</w:t>
      </w:r>
      <w:r>
        <w:fldChar w:fldCharType="end"/>
      </w:r>
      <w:r>
        <w:t xml:space="preserve"> – цифра 3)</w:t>
      </w:r>
    </w:p>
    <w:p w14:paraId="56D8DC92" w14:textId="77777777" w:rsidR="00F54945" w:rsidRDefault="0091400D">
      <w:pPr>
        <w:pStyle w:val="tdlevel2"/>
      </w:pPr>
      <w:commentRangeStart w:id="14"/>
      <w:r>
        <w:t>Информация по используемой спецтехнике</w:t>
      </w:r>
      <w:commentRangeEnd w:id="14"/>
      <w:r>
        <w:commentReference w:id="14"/>
      </w:r>
    </w:p>
    <w:p w14:paraId="10D04C9B" w14:textId="63C2529E" w:rsidR="00F54945" w:rsidRDefault="0091400D">
      <w:pPr>
        <w:pStyle w:val="td1"/>
      </w:pPr>
      <w:r>
        <w:t>Данный блок должен содержать информацию о количестве спец. техники (с разбивкой на БМ, ГПМ, Вышки), которая используется в тех РД, которые находились в статусе «В работе». (</w:t>
      </w:r>
      <w:r>
        <w:fldChar w:fldCharType="begin"/>
      </w:r>
      <w:r>
        <w:instrText xml:space="preserve"> REF _Ref151543712 \h  \* MERGEFORMAT </w:instrText>
      </w:r>
      <w:r>
        <w:fldChar w:fldCharType="separate"/>
      </w:r>
      <w:r w:rsidR="00DD44FA">
        <w:t>Рисунок 3</w:t>
      </w:r>
      <w:r>
        <w:fldChar w:fldCharType="end"/>
      </w:r>
      <w:r>
        <w:t xml:space="preserve">) </w:t>
      </w:r>
      <w:r>
        <w:rPr>
          <w:rFonts w:eastAsia="Arial"/>
        </w:rPr>
        <w:t>Необходима возможность фильтрации:</w:t>
      </w:r>
      <w:r>
        <w:t xml:space="preserve"> 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конкретного работника)</w:t>
      </w:r>
      <w:r>
        <w:t>, по периоду, по производственной программе.</w:t>
      </w:r>
    </w:p>
    <w:p w14:paraId="22179A58" w14:textId="77777777" w:rsidR="00F54945" w:rsidRDefault="0091400D">
      <w:pPr>
        <w:pStyle w:val="td1"/>
        <w:keepNext/>
        <w:jc w:val="center"/>
      </w:pPr>
      <w:r>
        <w:rPr>
          <w:noProof/>
        </w:rPr>
        <w:drawing>
          <wp:inline distT="0" distB="0" distL="0" distR="0">
            <wp:extent cx="4248785" cy="2775903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4256909" cy="278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F91B" w14:textId="32C700E0" w:rsidR="00F54945" w:rsidRDefault="0091400D">
      <w:pPr>
        <w:pStyle w:val="tdname"/>
      </w:pPr>
      <w:bookmarkStart w:id="15" w:name="_Ref151543712"/>
      <w:r>
        <w:t xml:space="preserve">Рисунок </w:t>
      </w:r>
      <w:r w:rsidR="001C0D68">
        <w:fldChar w:fldCharType="begin"/>
      </w:r>
      <w:r w:rsidR="001C0D68">
        <w:instrText xml:space="preserve"> SEQ Рисунок \* ARABIC </w:instrText>
      </w:r>
      <w:r w:rsidR="001C0D68">
        <w:fldChar w:fldCharType="separate"/>
      </w:r>
      <w:r w:rsidR="00DD44FA">
        <w:rPr>
          <w:noProof/>
        </w:rPr>
        <w:t>3</w:t>
      </w:r>
      <w:r w:rsidR="001C0D68">
        <w:rPr>
          <w:noProof/>
        </w:rPr>
        <w:fldChar w:fldCharType="end"/>
      </w:r>
      <w:bookmarkEnd w:id="15"/>
      <w:r>
        <w:t xml:space="preserve"> – Информация по используемой технике</w:t>
      </w:r>
    </w:p>
    <w:p w14:paraId="67C98A86" w14:textId="77777777" w:rsidR="00F54945" w:rsidRDefault="0091400D">
      <w:pPr>
        <w:pStyle w:val="td1"/>
      </w:pPr>
      <w:r>
        <w:t xml:space="preserve">Фильтрация 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конкретного работника)</w:t>
      </w:r>
      <w:r>
        <w:t xml:space="preserve">. Есть возможность выбора периода, если этого не сделать, то автоматически выводится информация за последние 30 дней. Есть возможность фильтрации по производственной программе </w:t>
      </w:r>
      <w:r>
        <w:rPr>
          <w:rFonts w:eastAsia="Arial"/>
        </w:rPr>
        <w:t xml:space="preserve">(не выбрав производственную программу, данные выводятся по всем производственным программам, поле toro_program_code из БД </w:t>
      </w:r>
      <w:r>
        <w:rPr>
          <w:rFonts w:eastAsia="Arial"/>
          <w:lang w:val="en-US"/>
        </w:rPr>
        <w:t>rd</w:t>
      </w:r>
      <w:r>
        <w:rPr>
          <w:rFonts w:eastAsia="Arial"/>
        </w:rPr>
        <w:t>)</w:t>
      </w:r>
    </w:p>
    <w:p w14:paraId="39D4317D" w14:textId="77777777" w:rsidR="00F54945" w:rsidRDefault="0091400D">
      <w:pPr>
        <w:pStyle w:val="td1"/>
      </w:pPr>
      <w:r>
        <w:t xml:space="preserve">Шаг 1. Выбрать из БД все РД и отфильтровать по статусу «В работе» (поле - status_code, БД - </w:t>
      </w:r>
      <w:r>
        <w:rPr>
          <w:lang w:val="en-US"/>
        </w:rPr>
        <w:t>rd</w:t>
      </w:r>
      <w:r>
        <w:t>)</w:t>
      </w:r>
    </w:p>
    <w:p w14:paraId="1C7B5716" w14:textId="0D1F59CB" w:rsidR="00F54945" w:rsidRDefault="0091400D">
      <w:pPr>
        <w:pStyle w:val="td1"/>
      </w:pPr>
      <w:r>
        <w:t>Шаг. 2. Выбрать транспорт, используемый в данных РД, посчитать, сколько всего транспорта задействовано в данных РД, и вывести полученную информацию (</w:t>
      </w:r>
      <w:r>
        <w:fldChar w:fldCharType="begin"/>
      </w:r>
      <w:r>
        <w:instrText xml:space="preserve"> REF _Ref151543712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3</w:t>
      </w:r>
      <w:r>
        <w:fldChar w:fldCharType="end"/>
      </w:r>
      <w:r>
        <w:t xml:space="preserve"> – цифра 1)</w:t>
      </w:r>
    </w:p>
    <w:p w14:paraId="42C8B631" w14:textId="4CCB0160" w:rsidR="00F54945" w:rsidRDefault="0091400D">
      <w:pPr>
        <w:pStyle w:val="td1"/>
      </w:pPr>
      <w:r>
        <w:lastRenderedPageBreak/>
        <w:t>Шаг 3. Сгруппировать транспорт по виду: БМ, ГПМ, Вышка (поле object_type_id из таблицы БД transports), посчитать количество по каждому виду и вывести полученную информацию (</w:t>
      </w:r>
      <w:r>
        <w:fldChar w:fldCharType="begin"/>
      </w:r>
      <w:r>
        <w:instrText xml:space="preserve"> REF _Ref151543712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3</w:t>
      </w:r>
      <w:r>
        <w:fldChar w:fldCharType="end"/>
      </w:r>
      <w:r>
        <w:t xml:space="preserve"> – цифры 2,3,4)</w:t>
      </w:r>
    </w:p>
    <w:p w14:paraId="29024F6B" w14:textId="77777777" w:rsidR="00F54945" w:rsidRDefault="0091400D">
      <w:pPr>
        <w:pStyle w:val="tdlevel2"/>
      </w:pPr>
      <w:r>
        <w:t>Информация по загрузке бригад и их производительности по заказам ТОРО</w:t>
      </w:r>
    </w:p>
    <w:p w14:paraId="58AD78A3" w14:textId="50CBBB82" w:rsidR="00F54945" w:rsidRDefault="0091400D">
      <w:pPr>
        <w:pStyle w:val="td1"/>
        <w:rPr>
          <w:rFonts w:eastAsia="Arial"/>
        </w:rPr>
      </w:pPr>
      <w:r>
        <w:t>Данный блок должен содержать информацию по загрузке бригад и их производительности по заказам ТОРО. Должна быть информация о количестве рабочих дней (по производственному календарю), количество плановых ЧЧ, полученных из операций по заказам ТОРО закрытых РД, а также фактически наработанное время. Должен быть график производительность в виде кривой, нижняя шкала которого будет период, а левая количество закрытых РД. (</w:t>
      </w:r>
      <w:r>
        <w:fldChar w:fldCharType="begin"/>
      </w:r>
      <w:r>
        <w:instrText xml:space="preserve"> REF _Ref151543730 \h  \* MERGEFORMAT </w:instrText>
      </w:r>
      <w:r>
        <w:fldChar w:fldCharType="separate"/>
      </w:r>
      <w:r w:rsidR="00DD44FA">
        <w:t>Рисунок 4</w:t>
      </w:r>
      <w:r>
        <w:fldChar w:fldCharType="end"/>
      </w:r>
      <w:r>
        <w:t xml:space="preserve">) </w:t>
      </w:r>
      <w:r>
        <w:rPr>
          <w:rFonts w:eastAsia="Arial"/>
        </w:rPr>
        <w:t>Необходима возможность фильтрации:</w:t>
      </w:r>
      <w:r>
        <w:t xml:space="preserve"> 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конкретного работника)</w:t>
      </w:r>
      <w:r>
        <w:t>, по периоду, по производственной программе.</w:t>
      </w:r>
    </w:p>
    <w:p w14:paraId="11F9EAF8" w14:textId="77777777" w:rsidR="00F54945" w:rsidRDefault="0091400D">
      <w:pPr>
        <w:pStyle w:val="td1"/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4230762" cy="4178754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4248502" cy="41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F932" w14:textId="236181F7" w:rsidR="00F54945" w:rsidRDefault="0091400D">
      <w:pPr>
        <w:pStyle w:val="tdname"/>
      </w:pPr>
      <w:bookmarkStart w:id="16" w:name="_Ref151543730"/>
      <w:r>
        <w:t xml:space="preserve">Рисунок </w:t>
      </w:r>
      <w:r w:rsidR="001C0D68">
        <w:fldChar w:fldCharType="begin"/>
      </w:r>
      <w:r w:rsidR="001C0D68">
        <w:instrText xml:space="preserve"> SEQ Рисунок \* ARABIC </w:instrText>
      </w:r>
      <w:r w:rsidR="001C0D68">
        <w:fldChar w:fldCharType="separate"/>
      </w:r>
      <w:r w:rsidR="00DD44FA">
        <w:rPr>
          <w:noProof/>
        </w:rPr>
        <w:t>4</w:t>
      </w:r>
      <w:r w:rsidR="001C0D68">
        <w:rPr>
          <w:noProof/>
        </w:rPr>
        <w:fldChar w:fldCharType="end"/>
      </w:r>
      <w:bookmarkEnd w:id="16"/>
      <w:r>
        <w:t xml:space="preserve"> – </w:t>
      </w:r>
      <w:commentRangeStart w:id="17"/>
      <w:r>
        <w:t xml:space="preserve">Информация по загрузке и производительности бригад </w:t>
      </w:r>
      <w:commentRangeEnd w:id="17"/>
      <w:r>
        <w:commentReference w:id="17"/>
      </w:r>
    </w:p>
    <w:p w14:paraId="7341571C" w14:textId="77777777" w:rsidR="00F54945" w:rsidRDefault="0091400D">
      <w:pPr>
        <w:pStyle w:val="td1"/>
      </w:pPr>
      <w:r>
        <w:t xml:space="preserve">Фильтрация 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конкретного работника)</w:t>
      </w:r>
      <w:r>
        <w:t xml:space="preserve">. Есть возможность выбора периода, если этого не сделать, то автоматически выводится информация за последние 30 дней. Есть возможность фильтрации по </w:t>
      </w:r>
      <w:r>
        <w:lastRenderedPageBreak/>
        <w:t xml:space="preserve">производственной программе </w:t>
      </w:r>
      <w:r>
        <w:rPr>
          <w:rFonts w:eastAsia="Arial"/>
        </w:rPr>
        <w:t xml:space="preserve">(не выбрав производственную программу, данные выводятся по всем производственным программам, поле toro_program_code из БД </w:t>
      </w:r>
      <w:r>
        <w:rPr>
          <w:rFonts w:eastAsia="Arial"/>
          <w:lang w:val="en-US"/>
        </w:rPr>
        <w:t>rd</w:t>
      </w:r>
      <w:r>
        <w:rPr>
          <w:rFonts w:eastAsia="Arial"/>
        </w:rPr>
        <w:t>)</w:t>
      </w:r>
    </w:p>
    <w:p w14:paraId="2CB7CECD" w14:textId="37D21E5C" w:rsidR="00F54945" w:rsidRDefault="0091400D">
      <w:pPr>
        <w:pStyle w:val="td1"/>
      </w:pPr>
      <w:r>
        <w:t>Шаг 1. Посчитать количество рабочих дней по данному периоду по производственному календарю и вывести полученную информацию (</w:t>
      </w:r>
      <w:r>
        <w:fldChar w:fldCharType="begin"/>
      </w:r>
      <w:r>
        <w:instrText xml:space="preserve"> REF _Ref151543730 \h  \* MERGEFORMAT </w:instrText>
      </w:r>
      <w:r>
        <w:fldChar w:fldCharType="separate"/>
      </w:r>
      <w:r w:rsidR="00DD44FA">
        <w:t>Рисунок 4</w:t>
      </w:r>
      <w:r>
        <w:fldChar w:fldCharType="end"/>
      </w:r>
      <w:r>
        <w:t xml:space="preserve"> – цифра 1)</w:t>
      </w:r>
    </w:p>
    <w:p w14:paraId="22854B3E" w14:textId="5DEA79F1" w:rsidR="00F54945" w:rsidRDefault="0091400D">
      <w:pPr>
        <w:pStyle w:val="td1"/>
      </w:pPr>
      <w:r>
        <w:t xml:space="preserve">Шаг 2. Выбрать все РД, имеющий одинаковый шаблон бригад, находящиеся в статусе «Закрыт» (поле - status_code, БД - </w:t>
      </w:r>
      <w:r>
        <w:rPr>
          <w:lang w:val="en-US"/>
        </w:rPr>
        <w:t>rd</w:t>
      </w:r>
      <w:r>
        <w:t>) и посчитать количество закрытых РД. (вывести в виде графика) (</w:t>
      </w:r>
      <w:r>
        <w:fldChar w:fldCharType="begin"/>
      </w:r>
      <w:r>
        <w:instrText xml:space="preserve"> REF _Ref151543730 \h  \* MERGEFORMAT </w:instrText>
      </w:r>
      <w:r>
        <w:fldChar w:fldCharType="separate"/>
      </w:r>
      <w:r w:rsidR="00DD44FA">
        <w:t>Рисунок 4</w:t>
      </w:r>
      <w:r>
        <w:fldChar w:fldCharType="end"/>
      </w:r>
      <w:r>
        <w:t xml:space="preserve"> – цифра 4).</w:t>
      </w:r>
    </w:p>
    <w:p w14:paraId="6EA448E9" w14:textId="701F0BFF" w:rsidR="00F54945" w:rsidRDefault="0091400D">
      <w:pPr>
        <w:pStyle w:val="td1"/>
      </w:pPr>
      <w:r>
        <w:t xml:space="preserve">Шаг 3. Из всех выбранных РД выбрать заказы ТОРО, выбрать операции, находящиеся в данных заказах ТОРО, а из них выбрать плановые ЧЧ (поле </w:t>
      </w:r>
      <w:r>
        <w:rPr>
          <w:lang w:val="en-US"/>
        </w:rPr>
        <w:t>duration</w:t>
      </w:r>
      <w:r>
        <w:t>_</w:t>
      </w:r>
      <w:r>
        <w:rPr>
          <w:lang w:val="en-US"/>
        </w:rPr>
        <w:t>plan</w:t>
      </w:r>
      <w:r>
        <w:t xml:space="preserve"> из БД </w:t>
      </w:r>
      <w:r>
        <w:rPr>
          <w:lang w:val="en-US"/>
        </w:rPr>
        <w:t>toro</w:t>
      </w:r>
      <w:r>
        <w:t>_</w:t>
      </w:r>
      <w:r>
        <w:rPr>
          <w:lang w:val="en-US"/>
        </w:rPr>
        <w:t>operations</w:t>
      </w:r>
      <w:r>
        <w:t>) и посчитать за определённый период, вывести полученную информацию. (</w:t>
      </w:r>
      <w:r>
        <w:fldChar w:fldCharType="begin"/>
      </w:r>
      <w:r>
        <w:instrText xml:space="preserve"> REF _Ref151543730 \h  \* MERGEFORMAT </w:instrText>
      </w:r>
      <w:r>
        <w:fldChar w:fldCharType="separate"/>
      </w:r>
      <w:r w:rsidR="00DD44FA">
        <w:t>Рисунок 4</w:t>
      </w:r>
      <w:r>
        <w:fldChar w:fldCharType="end"/>
      </w:r>
      <w:r>
        <w:t xml:space="preserve"> – цифра 2). </w:t>
      </w:r>
    </w:p>
    <w:p w14:paraId="2F8E061C" w14:textId="1A04F94B" w:rsidR="00F54945" w:rsidRDefault="0091400D">
      <w:pPr>
        <w:pStyle w:val="td1"/>
      </w:pPr>
      <w:r>
        <w:t xml:space="preserve">Шаг 4. Из всех выбранных РД выбрать заказы ТОРО, выбрать операции, находящиеся в данных заказах ТОРО, а из них выбрать фактическое время (поле </w:t>
      </w:r>
      <w:r>
        <w:rPr>
          <w:lang w:val="en-US"/>
        </w:rPr>
        <w:t>duration</w:t>
      </w:r>
      <w:r>
        <w:t>_</w:t>
      </w:r>
      <w:r>
        <w:rPr>
          <w:lang w:val="en-US"/>
        </w:rPr>
        <w:t>fact</w:t>
      </w:r>
      <w:r>
        <w:t xml:space="preserve"> из БД </w:t>
      </w:r>
      <w:r>
        <w:rPr>
          <w:lang w:val="en-US"/>
        </w:rPr>
        <w:t>toro</w:t>
      </w:r>
      <w:r>
        <w:t>_</w:t>
      </w:r>
      <w:r>
        <w:rPr>
          <w:lang w:val="en-US"/>
        </w:rPr>
        <w:t>operations</w:t>
      </w:r>
      <w:r>
        <w:t>), посчитать за определённый период, вывести полученную информацию (</w:t>
      </w:r>
      <w:r>
        <w:fldChar w:fldCharType="begin"/>
      </w:r>
      <w:r>
        <w:instrText xml:space="preserve"> REF _Ref151543730 \h  \* MERGEFORMAT </w:instrText>
      </w:r>
      <w:r>
        <w:fldChar w:fldCharType="separate"/>
      </w:r>
      <w:r w:rsidR="00DD44FA">
        <w:t>Рисунок 4</w:t>
      </w:r>
      <w:r>
        <w:fldChar w:fldCharType="end"/>
      </w:r>
      <w:r>
        <w:t xml:space="preserve"> – цифра 3).</w:t>
      </w:r>
    </w:p>
    <w:p w14:paraId="768D3690" w14:textId="77777777" w:rsidR="00F54945" w:rsidRDefault="0091400D">
      <w:pPr>
        <w:pStyle w:val="tdlevel2"/>
      </w:pPr>
      <w:commentRangeStart w:id="18"/>
      <w:r>
        <w:t>Информация по РД</w:t>
      </w:r>
      <w:commentRangeEnd w:id="18"/>
      <w:r>
        <w:commentReference w:id="18"/>
      </w:r>
    </w:p>
    <w:p w14:paraId="35214943" w14:textId="31495EB3" w:rsidR="00F54945" w:rsidRDefault="0091400D">
      <w:pPr>
        <w:pStyle w:val="td1"/>
      </w:pPr>
      <w:r>
        <w:t>Данный блок должен содержать информацию о количестве РД, которые планируются, выданы в работу, выполнены и отменены. (</w:t>
      </w:r>
      <w:r>
        <w:fldChar w:fldCharType="begin"/>
      </w:r>
      <w:r>
        <w:instrText xml:space="preserve"> REF _Ref151543744 \h  \* MERGEFORMAT </w:instrText>
      </w:r>
      <w:r>
        <w:fldChar w:fldCharType="separate"/>
      </w:r>
      <w:r w:rsidR="00DD44FA">
        <w:t>Рисунок 5</w:t>
      </w:r>
      <w:r>
        <w:fldChar w:fldCharType="end"/>
      </w:r>
      <w:r>
        <w:t xml:space="preserve">) </w:t>
      </w:r>
      <w:r>
        <w:rPr>
          <w:rFonts w:eastAsia="Arial"/>
        </w:rPr>
        <w:t>Необходима возможность фильтрации:</w:t>
      </w:r>
      <w:r>
        <w:t xml:space="preserve"> 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конкретного работника)</w:t>
      </w:r>
      <w:r>
        <w:t xml:space="preserve">, по периоду, по производственной программе. </w:t>
      </w:r>
    </w:p>
    <w:p w14:paraId="59044C55" w14:textId="77777777" w:rsidR="00F54945" w:rsidRDefault="0091400D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3356139" cy="2918460"/>
            <wp:effectExtent l="0" t="0" r="0" b="0"/>
            <wp:docPr id="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3361823" cy="292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2D2D" w14:textId="4CD26C03" w:rsidR="00F54945" w:rsidRDefault="0091400D">
      <w:pPr>
        <w:pStyle w:val="tdname"/>
      </w:pPr>
      <w:bookmarkStart w:id="19" w:name="_Ref151543744"/>
      <w:r>
        <w:t xml:space="preserve">Рисунок </w:t>
      </w:r>
      <w:r w:rsidR="001C0D68">
        <w:fldChar w:fldCharType="begin"/>
      </w:r>
      <w:r w:rsidR="001C0D68">
        <w:instrText xml:space="preserve"> SEQ Рисунок \* ARABIC </w:instrText>
      </w:r>
      <w:r w:rsidR="001C0D68">
        <w:fldChar w:fldCharType="separate"/>
      </w:r>
      <w:r w:rsidR="00DD44FA">
        <w:rPr>
          <w:noProof/>
        </w:rPr>
        <w:t>5</w:t>
      </w:r>
      <w:r w:rsidR="001C0D68">
        <w:rPr>
          <w:noProof/>
        </w:rPr>
        <w:fldChar w:fldCharType="end"/>
      </w:r>
      <w:bookmarkEnd w:id="19"/>
      <w:r>
        <w:t xml:space="preserve"> – Информация по разрешительным документам</w:t>
      </w:r>
    </w:p>
    <w:p w14:paraId="035ED817" w14:textId="77777777" w:rsidR="00F54945" w:rsidRDefault="0091400D">
      <w:pPr>
        <w:pStyle w:val="td1"/>
      </w:pPr>
      <w:r>
        <w:lastRenderedPageBreak/>
        <w:t xml:space="preserve">Фильтрация по подразделениям </w:t>
      </w:r>
      <w:r>
        <w:rPr>
          <w:rFonts w:eastAsiaTheme="minorEastAsia"/>
        </w:rPr>
        <w:t>(</w:t>
      </w:r>
      <w:r>
        <w:t>в</w:t>
      </w:r>
      <w:r>
        <w:rPr>
          <w:rFonts w:eastAsiaTheme="minorEastAsia"/>
        </w:rPr>
        <w:t xml:space="preserve"> формате иерархии от ДЗО до конкретного работника)</w:t>
      </w:r>
      <w:r>
        <w:t xml:space="preserve">. Есть возможность выбора периода, если этого не сделать, то автоматически выводится информация за последние 30 дней. Есть возможность фильтрации по производственной программе </w:t>
      </w:r>
      <w:r>
        <w:rPr>
          <w:rFonts w:eastAsia="Arial"/>
        </w:rPr>
        <w:t xml:space="preserve">(не выбрав производственную программу, данные выводятся по всем производственным программам, поле toro_program_code из БД </w:t>
      </w:r>
      <w:r>
        <w:rPr>
          <w:rFonts w:eastAsia="Arial"/>
          <w:lang w:val="en-US"/>
        </w:rPr>
        <w:t>rd</w:t>
      </w:r>
      <w:r>
        <w:rPr>
          <w:rFonts w:eastAsia="Arial"/>
        </w:rPr>
        <w:t>)</w:t>
      </w:r>
    </w:p>
    <w:p w14:paraId="68949B6E" w14:textId="77777777" w:rsidR="00F54945" w:rsidRDefault="0091400D">
      <w:pPr>
        <w:pStyle w:val="td1"/>
      </w:pPr>
      <w:r>
        <w:t>Шаг 1. Выбрать из базы данных список всех РД</w:t>
      </w:r>
    </w:p>
    <w:p w14:paraId="281BCA31" w14:textId="287677F1" w:rsidR="00F54945" w:rsidRDefault="0091400D">
      <w:pPr>
        <w:pStyle w:val="td1"/>
      </w:pPr>
      <w:r>
        <w:t xml:space="preserve">Шаг 2. Сгруппировать по статусам(поле - status_code, БД - </w:t>
      </w:r>
      <w:r>
        <w:rPr>
          <w:lang w:val="en-US"/>
        </w:rPr>
        <w:t>rd</w:t>
      </w:r>
      <w:r>
        <w:t>): планирование (сколько всего было РД, которые находились в статусе «Планирование» за выбранный период), выдан (сколько всего было РД, которые находились в статусе «Выдан» за выбранный период), выполнен, отменён, посчитать количество РД, находящихся в данных статусах, и вывести информацию о количестве разрешительных документов, находящихся в статусах: «Планирование»-План (</w:t>
      </w:r>
      <w:r>
        <w:fldChar w:fldCharType="begin"/>
      </w:r>
      <w:r>
        <w:instrText xml:space="preserve"> REF _Ref151543744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5</w:t>
      </w:r>
      <w:r>
        <w:fldChar w:fldCharType="end"/>
      </w:r>
      <w:r>
        <w:t xml:space="preserve"> – цифра 1), «Выдан»-Выдано (</w:t>
      </w:r>
      <w:r>
        <w:fldChar w:fldCharType="begin"/>
      </w:r>
      <w:r>
        <w:instrText xml:space="preserve"> REF _Ref151543744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5</w:t>
      </w:r>
      <w:r>
        <w:fldChar w:fldCharType="end"/>
      </w:r>
      <w:r>
        <w:t xml:space="preserve"> – цифра 2), «Выполнен»-Выполнено (</w:t>
      </w:r>
      <w:r>
        <w:fldChar w:fldCharType="begin"/>
      </w:r>
      <w:r>
        <w:instrText xml:space="preserve"> REF _Ref151543744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5</w:t>
      </w:r>
      <w:r>
        <w:fldChar w:fldCharType="end"/>
      </w:r>
      <w:r>
        <w:t xml:space="preserve"> – цифра 3), «Отменён»-Отменено (</w:t>
      </w:r>
      <w:r>
        <w:fldChar w:fldCharType="begin"/>
      </w:r>
      <w:r>
        <w:instrText xml:space="preserve"> REF _Ref151543744 \h </w:instrText>
      </w:r>
      <w:r>
        <w:fldChar w:fldCharType="separate"/>
      </w:r>
      <w:r w:rsidR="00DD44FA">
        <w:t xml:space="preserve">Рисунок </w:t>
      </w:r>
      <w:r w:rsidR="00DD44FA">
        <w:rPr>
          <w:noProof/>
        </w:rPr>
        <w:t>5</w:t>
      </w:r>
      <w:r>
        <w:fldChar w:fldCharType="end"/>
      </w:r>
      <w:r>
        <w:t xml:space="preserve"> – цифра 4).</w:t>
      </w:r>
    </w:p>
    <w:p w14:paraId="118CC771" w14:textId="3BA7DC68" w:rsidR="00FC324A" w:rsidRDefault="00FC324A" w:rsidP="00FC324A">
      <w:pPr>
        <w:pStyle w:val="tdlevel2"/>
        <w:rPr>
          <w:rFonts w:asciiTheme="minorHAnsi" w:hAnsiTheme="minorHAnsi"/>
        </w:rPr>
      </w:pPr>
      <w:r>
        <w:t>Список РД</w:t>
      </w:r>
    </w:p>
    <w:p w14:paraId="31BF4345" w14:textId="01325E83" w:rsidR="00FC324A" w:rsidRPr="00FC324A" w:rsidRDefault="00FC324A" w:rsidP="00636B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C324A">
        <w:rPr>
          <w:rFonts w:ascii="Times New Roman" w:hAnsi="Times New Roman" w:cs="Times New Roman"/>
          <w:sz w:val="24"/>
          <w:szCs w:val="24"/>
          <w:lang w:eastAsia="ru-RU"/>
        </w:rPr>
        <w:t>Данный блок «Список РД» формирует отчет со списком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РД по филиалам, бригадам и </w:t>
      </w:r>
      <w:r w:rsidR="00636BB3">
        <w:rPr>
          <w:rFonts w:ascii="Times New Roman" w:hAnsi="Times New Roman" w:cs="Times New Roman"/>
          <w:sz w:val="24"/>
          <w:szCs w:val="24"/>
          <w:lang w:eastAsia="ru-RU"/>
        </w:rPr>
        <w:t>указанному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периоду.</w:t>
      </w:r>
    </w:p>
    <w:p w14:paraId="73A8B3F6" w14:textId="008357C8" w:rsidR="00FC324A" w:rsidRDefault="00FC324A" w:rsidP="00636BB3">
      <w:pPr>
        <w:spacing w:after="0" w:line="360" w:lineRule="auto"/>
        <w:jc w:val="center"/>
        <w:rPr>
          <w:lang w:eastAsia="ru-RU"/>
        </w:rPr>
      </w:pPr>
      <w:r w:rsidRPr="00FC324A">
        <w:rPr>
          <w:noProof/>
          <w:lang w:eastAsia="ru-RU"/>
        </w:rPr>
        <w:drawing>
          <wp:inline distT="0" distB="0" distL="0" distR="0" wp14:anchorId="2000C0F2" wp14:editId="0AEEA6D8">
            <wp:extent cx="5940425" cy="29908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46AF" w14:textId="757A1A7D" w:rsidR="00FC324A" w:rsidRPr="00636BB3" w:rsidRDefault="00FC324A" w:rsidP="00636BB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636BB3">
        <w:rPr>
          <w:rFonts w:ascii="Times New Roman" w:hAnsi="Times New Roman" w:cs="Times New Roman"/>
          <w:b/>
          <w:sz w:val="24"/>
          <w:szCs w:val="24"/>
          <w:lang w:eastAsia="ru-RU"/>
        </w:rPr>
        <w:t>Рисунок 6 – Прототип блока «Список РД» в разделе «Аналитика</w:t>
      </w:r>
    </w:p>
    <w:p w14:paraId="5E5F1416" w14:textId="447738A5" w:rsidR="00253428" w:rsidRDefault="00E90290" w:rsidP="0025342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lang w:eastAsia="ru-RU"/>
        </w:rPr>
      </w:pPr>
      <w:ins w:id="20" w:author="Сазанов Илья Сергеевич" w:date="2025-04-09T13:00:00Z">
        <w:r>
          <w:rPr>
            <w:rFonts w:ascii="Times New Roman" w:hAnsi="Times New Roman" w:cs="Times New Roman"/>
            <w:sz w:val="24"/>
            <w:lang w:eastAsia="ru-RU"/>
          </w:rPr>
          <w:t>П</w:t>
        </w:r>
      </w:ins>
      <w:del w:id="21" w:author="Сазанов Илья Сергеевич" w:date="2025-04-09T13:00:00Z">
        <w:r w:rsidR="00253428" w:rsidDel="00E90290">
          <w:rPr>
            <w:rFonts w:ascii="Times New Roman" w:hAnsi="Times New Roman" w:cs="Times New Roman"/>
            <w:sz w:val="24"/>
            <w:lang w:eastAsia="ru-RU"/>
          </w:rPr>
          <w:delText>В п</w:delText>
        </w:r>
      </w:del>
      <w:r w:rsidR="00253428">
        <w:rPr>
          <w:rFonts w:ascii="Times New Roman" w:hAnsi="Times New Roman" w:cs="Times New Roman"/>
          <w:sz w:val="24"/>
          <w:lang w:eastAsia="ru-RU"/>
        </w:rPr>
        <w:t xml:space="preserve">оле «Филиал» </w:t>
      </w:r>
      <w:del w:id="22" w:author="Сазанов Илья Сергеевич" w:date="2025-04-09T13:00:00Z">
        <w:r w:rsidR="00253428" w:rsidDel="00E90290">
          <w:rPr>
            <w:rFonts w:ascii="Times New Roman" w:hAnsi="Times New Roman" w:cs="Times New Roman"/>
            <w:sz w:val="24"/>
            <w:lang w:eastAsia="ru-RU"/>
          </w:rPr>
          <w:delText>необходимо убрать</w:delText>
        </w:r>
      </w:del>
      <w:ins w:id="23" w:author="Сазанов Илья Сергеевич" w:date="2025-04-09T13:00:00Z">
        <w:r>
          <w:rPr>
            <w:rFonts w:ascii="Times New Roman" w:hAnsi="Times New Roman" w:cs="Times New Roman"/>
            <w:sz w:val="24"/>
            <w:lang w:eastAsia="ru-RU"/>
          </w:rPr>
          <w:t>не</w:t>
        </w:r>
      </w:ins>
      <w:r w:rsidR="00253428">
        <w:rPr>
          <w:rFonts w:ascii="Times New Roman" w:hAnsi="Times New Roman" w:cs="Times New Roman"/>
          <w:sz w:val="24"/>
          <w:lang w:eastAsia="ru-RU"/>
        </w:rPr>
        <w:t xml:space="preserve"> обязательно</w:t>
      </w:r>
      <w:del w:id="24" w:author="Сазанов Илья Сергеевич" w:date="2025-04-09T13:00:00Z">
        <w:r w:rsidR="00253428" w:rsidDel="00E90290">
          <w:rPr>
            <w:rFonts w:ascii="Times New Roman" w:hAnsi="Times New Roman" w:cs="Times New Roman"/>
            <w:sz w:val="24"/>
            <w:lang w:eastAsia="ru-RU"/>
          </w:rPr>
          <w:delText>сть</w:delText>
        </w:r>
      </w:del>
      <w:ins w:id="25" w:author="Сазанов Илья Сергеевич" w:date="2025-04-09T13:00:00Z">
        <w:r>
          <w:rPr>
            <w:rFonts w:ascii="Times New Roman" w:hAnsi="Times New Roman" w:cs="Times New Roman"/>
            <w:sz w:val="24"/>
            <w:lang w:eastAsia="ru-RU"/>
          </w:rPr>
          <w:t>е к</w:t>
        </w:r>
      </w:ins>
      <w:r w:rsidR="00253428">
        <w:rPr>
          <w:rFonts w:ascii="Times New Roman" w:hAnsi="Times New Roman" w:cs="Times New Roman"/>
          <w:sz w:val="24"/>
          <w:lang w:eastAsia="ru-RU"/>
        </w:rPr>
        <w:t xml:space="preserve"> заполнени</w:t>
      </w:r>
      <w:del w:id="26" w:author="Сазанов Илья Сергеевич" w:date="2025-04-09T13:00:00Z">
        <w:r w:rsidR="00253428" w:rsidDel="00E90290">
          <w:rPr>
            <w:rFonts w:ascii="Times New Roman" w:hAnsi="Times New Roman" w:cs="Times New Roman"/>
            <w:sz w:val="24"/>
            <w:lang w:eastAsia="ru-RU"/>
          </w:rPr>
          <w:delText>я</w:delText>
        </w:r>
      </w:del>
      <w:ins w:id="27" w:author="Сазанов Илья Сергеевич" w:date="2025-04-09T13:00:00Z">
        <w:r>
          <w:rPr>
            <w:rFonts w:ascii="Times New Roman" w:hAnsi="Times New Roman" w:cs="Times New Roman"/>
            <w:sz w:val="24"/>
            <w:lang w:eastAsia="ru-RU"/>
          </w:rPr>
          <w:t>ю</w:t>
        </w:r>
      </w:ins>
      <w:r w:rsidR="00636BB3">
        <w:rPr>
          <w:rFonts w:ascii="Times New Roman" w:hAnsi="Times New Roman" w:cs="Times New Roman"/>
          <w:sz w:val="24"/>
          <w:lang w:eastAsia="ru-RU"/>
        </w:rPr>
        <w:t xml:space="preserve">. </w:t>
      </w:r>
      <w:r w:rsidR="00BA17CC">
        <w:rPr>
          <w:rFonts w:ascii="Times New Roman" w:hAnsi="Times New Roman" w:cs="Times New Roman"/>
          <w:sz w:val="24"/>
          <w:lang w:eastAsia="ru-RU"/>
        </w:rPr>
        <w:t>Если</w:t>
      </w:r>
      <w:r w:rsidR="00636BB3">
        <w:rPr>
          <w:rFonts w:ascii="Times New Roman" w:hAnsi="Times New Roman" w:cs="Times New Roman"/>
          <w:sz w:val="24"/>
          <w:lang w:eastAsia="ru-RU"/>
        </w:rPr>
        <w:t xml:space="preserve"> в поле</w:t>
      </w:r>
      <w:r w:rsidR="00BA17CC">
        <w:rPr>
          <w:rFonts w:ascii="Times New Roman" w:hAnsi="Times New Roman" w:cs="Times New Roman"/>
          <w:sz w:val="24"/>
          <w:lang w:eastAsia="ru-RU"/>
        </w:rPr>
        <w:t xml:space="preserve"> «Филиал» не указано значение</w:t>
      </w:r>
      <w:r w:rsidR="00636BB3">
        <w:rPr>
          <w:rFonts w:ascii="Times New Roman" w:hAnsi="Times New Roman" w:cs="Times New Roman"/>
          <w:sz w:val="24"/>
          <w:lang w:eastAsia="ru-RU"/>
        </w:rPr>
        <w:t>,</w:t>
      </w:r>
      <w:r w:rsidR="00253428">
        <w:rPr>
          <w:rFonts w:ascii="Times New Roman" w:hAnsi="Times New Roman" w:cs="Times New Roman"/>
          <w:sz w:val="24"/>
          <w:lang w:eastAsia="ru-RU"/>
        </w:rPr>
        <w:t xml:space="preserve"> </w:t>
      </w:r>
      <w:r w:rsidR="00636BB3">
        <w:rPr>
          <w:rFonts w:ascii="Times New Roman" w:hAnsi="Times New Roman" w:cs="Times New Roman"/>
          <w:sz w:val="24"/>
          <w:lang w:eastAsia="ru-RU"/>
        </w:rPr>
        <w:t>пользователю должен формироваться отчет по всем организационным структурам</w:t>
      </w:r>
      <w:r w:rsidR="00BA17CC">
        <w:rPr>
          <w:rFonts w:ascii="Times New Roman" w:hAnsi="Times New Roman" w:cs="Times New Roman"/>
          <w:sz w:val="24"/>
          <w:lang w:eastAsia="ru-RU"/>
        </w:rPr>
        <w:t xml:space="preserve"> на которые у него есть доступ.</w:t>
      </w:r>
      <w:r w:rsidR="00636BB3">
        <w:rPr>
          <w:rFonts w:ascii="Times New Roman" w:hAnsi="Times New Roman" w:cs="Times New Roman"/>
          <w:sz w:val="24"/>
          <w:lang w:eastAsia="ru-RU"/>
        </w:rPr>
        <w:t xml:space="preserve"> </w:t>
      </w:r>
      <w:r w:rsidR="00253428">
        <w:rPr>
          <w:rFonts w:ascii="Times New Roman" w:hAnsi="Times New Roman" w:cs="Times New Roman"/>
          <w:sz w:val="24"/>
          <w:lang w:eastAsia="ru-RU"/>
        </w:rPr>
        <w:t>Поле «Бригады» при пустом значении поля «Филиалы» должно быть неактивным.</w:t>
      </w:r>
    </w:p>
    <w:p w14:paraId="3BA3CA44" w14:textId="5EDE2628" w:rsidR="00BA17CC" w:rsidRPr="00BA17CC" w:rsidRDefault="00BA17CC" w:rsidP="00636BB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4"/>
          <w:lang w:eastAsia="ru-RU"/>
        </w:rPr>
      </w:pPr>
      <w:r w:rsidRPr="00BA17CC">
        <w:rPr>
          <w:rFonts w:ascii="Times New Roman" w:hAnsi="Times New Roman" w:cs="Times New Roman"/>
          <w:b/>
          <w:sz w:val="24"/>
          <w:lang w:eastAsia="ru-RU"/>
        </w:rPr>
        <w:lastRenderedPageBreak/>
        <w:t xml:space="preserve">Доработка в части </w:t>
      </w:r>
      <w:r w:rsidRPr="00BA17CC">
        <w:rPr>
          <w:rFonts w:ascii="Times New Roman" w:hAnsi="Times New Roman" w:cs="Times New Roman"/>
          <w:b/>
          <w:sz w:val="24"/>
          <w:lang w:val="en-US" w:eastAsia="ru-RU"/>
        </w:rPr>
        <w:t>Back</w:t>
      </w:r>
      <w:r w:rsidRPr="00BA17CC">
        <w:rPr>
          <w:rFonts w:ascii="Times New Roman" w:hAnsi="Times New Roman" w:cs="Times New Roman"/>
          <w:b/>
          <w:sz w:val="24"/>
          <w:lang w:eastAsia="ru-RU"/>
        </w:rPr>
        <w:t>-</w:t>
      </w:r>
      <w:r w:rsidRPr="00BA17CC">
        <w:rPr>
          <w:rFonts w:ascii="Times New Roman" w:hAnsi="Times New Roman" w:cs="Times New Roman"/>
          <w:b/>
          <w:sz w:val="24"/>
          <w:lang w:val="en-US" w:eastAsia="ru-RU"/>
        </w:rPr>
        <w:t>end</w:t>
      </w:r>
      <w:r w:rsidRPr="00BA17CC">
        <w:rPr>
          <w:rFonts w:ascii="Times New Roman" w:hAnsi="Times New Roman" w:cs="Times New Roman"/>
          <w:b/>
          <w:sz w:val="24"/>
          <w:lang w:eastAsia="ru-RU"/>
        </w:rPr>
        <w:t xml:space="preserve"> </w:t>
      </w:r>
    </w:p>
    <w:p w14:paraId="226B7E02" w14:textId="0D6CCF00" w:rsidR="00BA17CC" w:rsidRDefault="00BA17CC" w:rsidP="00636B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Поле </w:t>
      </w:r>
      <w:r>
        <w:rPr>
          <w:rFonts w:ascii="Times New Roman" w:hAnsi="Times New Roman" w:cs="Times New Roman"/>
          <w:sz w:val="24"/>
          <w:lang w:val="en-US" w:eastAsia="ru-RU"/>
        </w:rPr>
        <w:t>orgStructId</w:t>
      </w:r>
      <w:r w:rsidRPr="00BA17CC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 xml:space="preserve">в запросе </w:t>
      </w:r>
      <w:del w:id="28" w:author="Сазанов Илья Сергеевич" w:date="2025-04-09T13:00:00Z">
        <w:r w:rsidDel="00E90290">
          <w:rPr>
            <w:rFonts w:ascii="Times New Roman" w:hAnsi="Times New Roman" w:cs="Times New Roman"/>
            <w:sz w:val="24"/>
            <w:lang w:eastAsia="ru-RU"/>
          </w:rPr>
          <w:delText xml:space="preserve">должно быть </w:delText>
        </w:r>
      </w:del>
      <w:r>
        <w:rPr>
          <w:rFonts w:ascii="Times New Roman" w:hAnsi="Times New Roman" w:cs="Times New Roman"/>
          <w:sz w:val="24"/>
          <w:lang w:eastAsia="ru-RU"/>
        </w:rPr>
        <w:t>необязательн</w:t>
      </w:r>
      <w:del w:id="29" w:author="Сазанов Илья Сергеевич" w:date="2025-04-09T13:00:00Z">
        <w:r w:rsidDel="00E90290">
          <w:rPr>
            <w:rFonts w:ascii="Times New Roman" w:hAnsi="Times New Roman" w:cs="Times New Roman"/>
            <w:sz w:val="24"/>
            <w:lang w:eastAsia="ru-RU"/>
          </w:rPr>
          <w:delText>ым</w:delText>
        </w:r>
      </w:del>
      <w:ins w:id="30" w:author="Сазанов Илья Сергеевич" w:date="2025-04-09T13:00:00Z">
        <w:r w:rsidR="00E90290">
          <w:rPr>
            <w:rFonts w:ascii="Times New Roman" w:hAnsi="Times New Roman" w:cs="Times New Roman"/>
            <w:sz w:val="24"/>
            <w:lang w:eastAsia="ru-RU"/>
          </w:rPr>
          <w:t>ое</w:t>
        </w:r>
      </w:ins>
      <w:r>
        <w:rPr>
          <w:rFonts w:ascii="Times New Roman" w:hAnsi="Times New Roman" w:cs="Times New Roman"/>
          <w:sz w:val="24"/>
          <w:lang w:eastAsia="ru-RU"/>
        </w:rPr>
        <w:t xml:space="preserve"> и принима</w:t>
      </w:r>
      <w:del w:id="31" w:author="Сазанов Илья Сергеевич" w:date="2025-04-09T13:00:00Z">
        <w:r w:rsidDel="00E90290">
          <w:rPr>
            <w:rFonts w:ascii="Times New Roman" w:hAnsi="Times New Roman" w:cs="Times New Roman"/>
            <w:sz w:val="24"/>
            <w:lang w:eastAsia="ru-RU"/>
          </w:rPr>
          <w:delText>т</w:delText>
        </w:r>
        <w:bookmarkStart w:id="32" w:name="_GoBack"/>
        <w:bookmarkEnd w:id="32"/>
        <w:r w:rsidDel="00E90290">
          <w:rPr>
            <w:rFonts w:ascii="Times New Roman" w:hAnsi="Times New Roman" w:cs="Times New Roman"/>
            <w:sz w:val="24"/>
            <w:lang w:eastAsia="ru-RU"/>
          </w:rPr>
          <w:delText>ь</w:delText>
        </w:r>
      </w:del>
      <w:ins w:id="33" w:author="Сазанов Илья Сергеевич" w:date="2025-04-09T13:00:00Z">
        <w:r w:rsidR="00E90290">
          <w:rPr>
            <w:rFonts w:ascii="Times New Roman" w:hAnsi="Times New Roman" w:cs="Times New Roman"/>
            <w:sz w:val="24"/>
            <w:lang w:eastAsia="ru-RU"/>
          </w:rPr>
          <w:t>ет</w:t>
        </w:r>
      </w:ins>
      <w:r>
        <w:rPr>
          <w:rFonts w:ascii="Times New Roman" w:hAnsi="Times New Roman" w:cs="Times New Roman"/>
          <w:sz w:val="24"/>
          <w:lang w:eastAsia="ru-RU"/>
        </w:rPr>
        <w:t xml:space="preserve"> значение </w:t>
      </w:r>
      <w:r>
        <w:rPr>
          <w:rFonts w:ascii="Times New Roman" w:hAnsi="Times New Roman" w:cs="Times New Roman"/>
          <w:sz w:val="24"/>
          <w:lang w:val="en-US" w:eastAsia="ru-RU"/>
        </w:rPr>
        <w:t>null</w:t>
      </w:r>
      <w:r>
        <w:rPr>
          <w:rFonts w:ascii="Times New Roman" w:hAnsi="Times New Roman" w:cs="Times New Roman"/>
          <w:sz w:val="24"/>
          <w:lang w:eastAsia="ru-RU"/>
        </w:rPr>
        <w:t xml:space="preserve">. Если </w:t>
      </w:r>
      <w:r>
        <w:rPr>
          <w:rFonts w:ascii="Times New Roman" w:hAnsi="Times New Roman" w:cs="Times New Roman"/>
          <w:sz w:val="24"/>
          <w:lang w:val="en-US" w:eastAsia="ru-RU"/>
        </w:rPr>
        <w:t>orgStructId</w:t>
      </w:r>
      <w:r>
        <w:rPr>
          <w:rFonts w:ascii="Times New Roman" w:hAnsi="Times New Roman" w:cs="Times New Roman"/>
          <w:sz w:val="24"/>
          <w:lang w:eastAsia="ru-RU"/>
        </w:rPr>
        <w:t xml:space="preserve"> = </w:t>
      </w:r>
      <w:r>
        <w:rPr>
          <w:rFonts w:ascii="Times New Roman" w:hAnsi="Times New Roman" w:cs="Times New Roman"/>
          <w:sz w:val="24"/>
          <w:lang w:val="en-US" w:eastAsia="ru-RU"/>
        </w:rPr>
        <w:t>null</w:t>
      </w:r>
      <w:r w:rsidR="00253428">
        <w:rPr>
          <w:rFonts w:ascii="Times New Roman" w:hAnsi="Times New Roman" w:cs="Times New Roman"/>
          <w:sz w:val="24"/>
          <w:lang w:eastAsia="ru-RU"/>
        </w:rPr>
        <w:t>,</w:t>
      </w:r>
      <w:r>
        <w:rPr>
          <w:rFonts w:ascii="Times New Roman" w:hAnsi="Times New Roman" w:cs="Times New Roman"/>
          <w:sz w:val="24"/>
          <w:lang w:eastAsia="ru-RU"/>
        </w:rPr>
        <w:t xml:space="preserve"> система должна возвращать данные по всем организационным структурам, на которые у пользователя есть доступ.</w:t>
      </w:r>
    </w:p>
    <w:p w14:paraId="145BE33B" w14:textId="5451462A" w:rsidR="00BA17CC" w:rsidRDefault="00BA17CC" w:rsidP="00636B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В БД</w:t>
      </w:r>
      <w:r w:rsidR="00253428">
        <w:rPr>
          <w:rFonts w:ascii="Times New Roman" w:hAnsi="Times New Roman" w:cs="Times New Roman"/>
          <w:sz w:val="24"/>
          <w:lang w:eastAsia="ru-RU"/>
        </w:rPr>
        <w:t>,</w:t>
      </w:r>
      <w:r>
        <w:rPr>
          <w:rFonts w:ascii="Times New Roman" w:hAnsi="Times New Roman" w:cs="Times New Roman"/>
          <w:sz w:val="24"/>
          <w:lang w:eastAsia="ru-RU"/>
        </w:rPr>
        <w:t xml:space="preserve"> в таблице «</w:t>
      </w:r>
      <w:r w:rsidRPr="00BA17CC">
        <w:rPr>
          <w:rFonts w:ascii="Times New Roman" w:hAnsi="Times New Roman" w:cs="Times New Roman"/>
          <w:sz w:val="24"/>
          <w:lang w:eastAsia="ru-RU"/>
        </w:rPr>
        <w:t>roles</w:t>
      </w:r>
      <w:r>
        <w:rPr>
          <w:rFonts w:ascii="Times New Roman" w:hAnsi="Times New Roman" w:cs="Times New Roman"/>
          <w:sz w:val="24"/>
          <w:lang w:eastAsia="ru-RU"/>
        </w:rPr>
        <w:t>»</w:t>
      </w:r>
      <w:r w:rsidRPr="00BA17CC">
        <w:rPr>
          <w:rFonts w:ascii="Times New Roman" w:hAnsi="Times New Roman" w:cs="Times New Roman"/>
          <w:sz w:val="24"/>
          <w:lang w:eastAsia="ru-RU"/>
        </w:rPr>
        <w:t xml:space="preserve"> </w:t>
      </w:r>
      <w:del w:id="34" w:author="Сазанов Илья Сергеевич" w:date="2025-04-09T13:01:00Z">
        <w:r w:rsidDel="00E90290">
          <w:rPr>
            <w:rFonts w:ascii="Times New Roman" w:hAnsi="Times New Roman" w:cs="Times New Roman"/>
            <w:sz w:val="24"/>
            <w:lang w:eastAsia="ru-RU"/>
          </w:rPr>
          <w:delText xml:space="preserve">необходимо </w:delText>
        </w:r>
        <w:r w:rsidR="00253428" w:rsidDel="00E90290">
          <w:rPr>
            <w:rFonts w:ascii="Times New Roman" w:hAnsi="Times New Roman" w:cs="Times New Roman"/>
            <w:sz w:val="24"/>
            <w:lang w:eastAsia="ru-RU"/>
          </w:rPr>
          <w:delText>реализовать</w:delText>
        </w:r>
        <w:r w:rsidDel="00E90290">
          <w:rPr>
            <w:rFonts w:ascii="Times New Roman" w:hAnsi="Times New Roman" w:cs="Times New Roman"/>
            <w:sz w:val="24"/>
            <w:lang w:eastAsia="ru-RU"/>
          </w:rPr>
          <w:delText xml:space="preserve"> </w:delText>
        </w:r>
      </w:del>
      <w:r>
        <w:rPr>
          <w:rFonts w:ascii="Times New Roman" w:hAnsi="Times New Roman" w:cs="Times New Roman"/>
          <w:sz w:val="24"/>
          <w:lang w:eastAsia="ru-RU"/>
        </w:rPr>
        <w:t>отб</w:t>
      </w:r>
      <w:ins w:id="35" w:author="Сазанов Илья Сергеевич" w:date="2025-04-09T13:01:00Z">
        <w:r w:rsidR="00E90290">
          <w:rPr>
            <w:rFonts w:ascii="Times New Roman" w:hAnsi="Times New Roman" w:cs="Times New Roman"/>
            <w:sz w:val="24"/>
            <w:lang w:eastAsia="ru-RU"/>
          </w:rPr>
          <w:t>ираются</w:t>
        </w:r>
      </w:ins>
      <w:del w:id="36" w:author="Сазанов Илья Сергеевич" w:date="2025-04-09T13:01:00Z">
        <w:r w:rsidDel="00E90290">
          <w:rPr>
            <w:rFonts w:ascii="Times New Roman" w:hAnsi="Times New Roman" w:cs="Times New Roman"/>
            <w:sz w:val="24"/>
            <w:lang w:eastAsia="ru-RU"/>
          </w:rPr>
          <w:delText>ор</w:delText>
        </w:r>
      </w:del>
      <w:r>
        <w:rPr>
          <w:rFonts w:ascii="Times New Roman" w:hAnsi="Times New Roman" w:cs="Times New Roman"/>
          <w:sz w:val="24"/>
          <w:lang w:eastAsia="ru-RU"/>
        </w:rPr>
        <w:t xml:space="preserve"> организационны</w:t>
      </w:r>
      <w:ins w:id="37" w:author="Сазанов Илья Сергеевич" w:date="2025-04-09T13:01:00Z">
        <w:r w:rsidR="00E90290">
          <w:rPr>
            <w:rFonts w:ascii="Times New Roman" w:hAnsi="Times New Roman" w:cs="Times New Roman"/>
            <w:sz w:val="24"/>
            <w:lang w:eastAsia="ru-RU"/>
          </w:rPr>
          <w:t>е</w:t>
        </w:r>
      </w:ins>
      <w:del w:id="38" w:author="Сазанов Илья Сергеевич" w:date="2025-04-09T13:01:00Z">
        <w:r w:rsidDel="00E90290">
          <w:rPr>
            <w:rFonts w:ascii="Times New Roman" w:hAnsi="Times New Roman" w:cs="Times New Roman"/>
            <w:sz w:val="24"/>
            <w:lang w:eastAsia="ru-RU"/>
          </w:rPr>
          <w:delText>х</w:delText>
        </w:r>
      </w:del>
      <w:r>
        <w:rPr>
          <w:rFonts w:ascii="Times New Roman" w:hAnsi="Times New Roman" w:cs="Times New Roman"/>
          <w:sz w:val="24"/>
          <w:lang w:eastAsia="ru-RU"/>
        </w:rPr>
        <w:t xml:space="preserve"> структур</w:t>
      </w:r>
      <w:ins w:id="39" w:author="Сазанов Илья Сергеевич" w:date="2025-04-09T13:01:00Z">
        <w:r w:rsidR="00E90290">
          <w:rPr>
            <w:rFonts w:ascii="Times New Roman" w:hAnsi="Times New Roman" w:cs="Times New Roman"/>
            <w:sz w:val="24"/>
            <w:lang w:eastAsia="ru-RU"/>
          </w:rPr>
          <w:t>ы</w:t>
        </w:r>
      </w:ins>
      <w:r>
        <w:rPr>
          <w:rFonts w:ascii="Times New Roman" w:hAnsi="Times New Roman" w:cs="Times New Roman"/>
          <w:sz w:val="24"/>
          <w:lang w:eastAsia="ru-RU"/>
        </w:rPr>
        <w:t xml:space="preserve"> по правам пользователя, чтобы при формировании отчета </w:t>
      </w:r>
      <w:r w:rsidR="00253428">
        <w:rPr>
          <w:rFonts w:ascii="Times New Roman" w:hAnsi="Times New Roman" w:cs="Times New Roman"/>
          <w:sz w:val="24"/>
          <w:lang w:eastAsia="ru-RU"/>
        </w:rPr>
        <w:t>не выводились организационные структуры, к которым у пользователя нет доступа.</w:t>
      </w:r>
    </w:p>
    <w:p w14:paraId="7FBFF947" w14:textId="79EE01A0" w:rsidR="00BA17CC" w:rsidRPr="00BA17CC" w:rsidRDefault="00BA17CC" w:rsidP="00636BB3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4"/>
          <w:lang w:eastAsia="ru-RU"/>
        </w:rPr>
      </w:pPr>
      <w:r w:rsidRPr="00BA17CC">
        <w:rPr>
          <w:rFonts w:ascii="Times New Roman" w:hAnsi="Times New Roman" w:cs="Times New Roman"/>
          <w:b/>
          <w:sz w:val="24"/>
          <w:lang w:eastAsia="ru-RU"/>
        </w:rPr>
        <w:t xml:space="preserve">Доработка в части </w:t>
      </w:r>
      <w:r w:rsidRPr="00BA17CC">
        <w:rPr>
          <w:rFonts w:ascii="Times New Roman" w:hAnsi="Times New Roman" w:cs="Times New Roman"/>
          <w:b/>
          <w:sz w:val="24"/>
          <w:lang w:val="en-US" w:eastAsia="ru-RU"/>
        </w:rPr>
        <w:t>Front</w:t>
      </w:r>
      <w:r w:rsidRPr="00253428">
        <w:rPr>
          <w:rFonts w:ascii="Times New Roman" w:hAnsi="Times New Roman" w:cs="Times New Roman"/>
          <w:b/>
          <w:sz w:val="24"/>
          <w:lang w:eastAsia="ru-RU"/>
        </w:rPr>
        <w:t>-</w:t>
      </w:r>
      <w:r w:rsidRPr="00BA17CC">
        <w:rPr>
          <w:rFonts w:ascii="Times New Roman" w:hAnsi="Times New Roman" w:cs="Times New Roman"/>
          <w:b/>
          <w:sz w:val="24"/>
          <w:lang w:val="en-US" w:eastAsia="ru-RU"/>
        </w:rPr>
        <w:t>end</w:t>
      </w:r>
    </w:p>
    <w:p w14:paraId="02032ADD" w14:textId="13446547" w:rsidR="00BA17CC" w:rsidRDefault="00253428" w:rsidP="0025342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lang w:eastAsia="ru-RU"/>
        </w:rPr>
      </w:pPr>
      <w:del w:id="40" w:author="Сазанов Илья Сергеевич" w:date="2025-04-09T13:01:00Z">
        <w:r w:rsidDel="00E90290">
          <w:rPr>
            <w:rFonts w:ascii="Times New Roman" w:hAnsi="Times New Roman" w:cs="Times New Roman"/>
            <w:sz w:val="24"/>
            <w:lang w:eastAsia="ru-RU"/>
          </w:rPr>
          <w:delText xml:space="preserve">Необходимо </w:delText>
        </w:r>
        <w:r w:rsidRPr="00253428" w:rsidDel="00E90290">
          <w:rPr>
            <w:rFonts w:ascii="Times New Roman" w:hAnsi="Times New Roman" w:cs="Times New Roman"/>
            <w:sz w:val="24"/>
            <w:lang w:eastAsia="ru-RU"/>
          </w:rPr>
          <w:delText>в</w:delText>
        </w:r>
      </w:del>
      <w:ins w:id="41" w:author="Сазанов Илья Сергеевич" w:date="2025-04-09T13:01:00Z">
        <w:r w:rsidR="00E90290">
          <w:rPr>
            <w:rFonts w:ascii="Times New Roman" w:hAnsi="Times New Roman" w:cs="Times New Roman"/>
            <w:sz w:val="24"/>
            <w:lang w:eastAsia="ru-RU"/>
          </w:rPr>
          <w:t>В</w:t>
        </w:r>
      </w:ins>
      <w:r w:rsidRPr="00253428">
        <w:rPr>
          <w:rFonts w:ascii="Times New Roman" w:hAnsi="Times New Roman" w:cs="Times New Roman"/>
          <w:sz w:val="24"/>
          <w:lang w:eastAsia="ru-RU"/>
        </w:rPr>
        <w:t xml:space="preserve"> analytics.component.ts</w:t>
      </w:r>
      <w:r>
        <w:rPr>
          <w:rFonts w:ascii="Times New Roman" w:hAnsi="Times New Roman" w:cs="Times New Roman"/>
          <w:sz w:val="24"/>
          <w:lang w:eastAsia="ru-RU"/>
        </w:rPr>
        <w:t xml:space="preserve"> </w:t>
      </w:r>
      <w:del w:id="42" w:author="Сазанов Илья Сергеевич" w:date="2025-04-09T13:02:00Z">
        <w:r w:rsidDel="00E90290">
          <w:rPr>
            <w:rFonts w:ascii="Times New Roman" w:hAnsi="Times New Roman" w:cs="Times New Roman"/>
            <w:sz w:val="24"/>
            <w:lang w:eastAsia="ru-RU"/>
          </w:rPr>
          <w:delText>добавить новый</w:delText>
        </w:r>
      </w:del>
      <w:ins w:id="43" w:author="Сазанов Илья Сергеевич" w:date="2025-04-09T13:02:00Z">
        <w:r w:rsidR="00E90290">
          <w:rPr>
            <w:rFonts w:ascii="Times New Roman" w:hAnsi="Times New Roman" w:cs="Times New Roman"/>
            <w:sz w:val="24"/>
            <w:lang w:eastAsia="ru-RU"/>
          </w:rPr>
          <w:t>используется</w:t>
        </w:r>
      </w:ins>
      <w:r>
        <w:rPr>
          <w:rFonts w:ascii="Times New Roman" w:hAnsi="Times New Roman" w:cs="Times New Roman"/>
          <w:sz w:val="24"/>
          <w:lang w:eastAsia="ru-RU"/>
        </w:rPr>
        <w:t xml:space="preserve"> компонент фильтр </w:t>
      </w:r>
      <w:r w:rsidRPr="00253428">
        <w:rPr>
          <w:rFonts w:ascii="Times New Roman" w:hAnsi="Times New Roman" w:cs="Times New Roman"/>
          <w:sz w:val="24"/>
          <w:lang w:eastAsia="ru-RU"/>
        </w:rPr>
        <w:t>filterAllRd</w:t>
      </w:r>
      <w:r w:rsidR="00121E44">
        <w:rPr>
          <w:rFonts w:ascii="Times New Roman" w:hAnsi="Times New Roman" w:cs="Times New Roman"/>
          <w:sz w:val="24"/>
          <w:lang w:eastAsia="ru-RU"/>
        </w:rPr>
        <w:t xml:space="preserve">, </w:t>
      </w:r>
      <w:r>
        <w:rPr>
          <w:rFonts w:ascii="Times New Roman" w:hAnsi="Times New Roman" w:cs="Times New Roman"/>
          <w:sz w:val="24"/>
          <w:lang w:eastAsia="ru-RU"/>
        </w:rPr>
        <w:t>гд</w:t>
      </w:r>
      <w:r w:rsidRPr="00253428">
        <w:rPr>
          <w:rFonts w:ascii="Times New Roman" w:hAnsi="Times New Roman" w:cs="Times New Roman"/>
          <w:sz w:val="24"/>
          <w:lang w:eastAsia="ru-RU"/>
        </w:rPr>
        <w:t>е поле</w:t>
      </w:r>
      <w:r>
        <w:rPr>
          <w:rFonts w:ascii="Times New Roman" w:hAnsi="Times New Roman" w:cs="Times New Roman"/>
          <w:sz w:val="24"/>
          <w:lang w:eastAsia="ru-RU"/>
        </w:rPr>
        <w:t xml:space="preserve"> «Филиал» </w:t>
      </w:r>
      <w:r w:rsidR="009A11E5">
        <w:rPr>
          <w:rFonts w:ascii="Times New Roman" w:hAnsi="Times New Roman" w:cs="Times New Roman"/>
          <w:sz w:val="24"/>
          <w:lang w:eastAsia="ru-RU"/>
        </w:rPr>
        <w:t>является не</w:t>
      </w:r>
      <w:r w:rsidRPr="00253428">
        <w:rPr>
          <w:rFonts w:ascii="Times New Roman" w:hAnsi="Times New Roman" w:cs="Times New Roman"/>
          <w:sz w:val="24"/>
          <w:lang w:eastAsia="ru-RU"/>
        </w:rPr>
        <w:t>обязательным и равно</w:t>
      </w:r>
      <w:r>
        <w:rPr>
          <w:rFonts w:ascii="Times New Roman" w:hAnsi="Times New Roman" w:cs="Times New Roman"/>
          <w:sz w:val="24"/>
          <w:lang w:eastAsia="ru-RU"/>
        </w:rPr>
        <w:t xml:space="preserve"> значению</w:t>
      </w:r>
      <w:r w:rsidRPr="00253428">
        <w:rPr>
          <w:rFonts w:ascii="Times New Roman" w:hAnsi="Times New Roman" w:cs="Times New Roman"/>
          <w:sz w:val="24"/>
          <w:lang w:eastAsia="ru-RU"/>
        </w:rPr>
        <w:t xml:space="preserve"> null)</w:t>
      </w:r>
      <w:r>
        <w:rPr>
          <w:rFonts w:ascii="Times New Roman" w:hAnsi="Times New Roman" w:cs="Times New Roman"/>
          <w:sz w:val="24"/>
          <w:lang w:eastAsia="ru-RU"/>
        </w:rPr>
        <w:t>.</w:t>
      </w:r>
    </w:p>
    <w:p w14:paraId="0EA4137E" w14:textId="133D09F9" w:rsidR="00121E44" w:rsidRPr="00121E44" w:rsidRDefault="00121E44" w:rsidP="0025342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Код фильтра </w:t>
      </w:r>
      <w:r w:rsidRPr="00121E44">
        <w:rPr>
          <w:rFonts w:ascii="Times New Roman" w:hAnsi="Times New Roman" w:cs="Times New Roman"/>
          <w:sz w:val="24"/>
          <w:lang w:eastAsia="ru-RU"/>
        </w:rPr>
        <w:t>filterAllRd</w:t>
      </w:r>
      <w:r>
        <w:rPr>
          <w:rFonts w:ascii="Times New Roman" w:hAnsi="Times New Roman" w:cs="Times New Roman"/>
          <w:sz w:val="24"/>
          <w:lang w:eastAsia="ru-RU"/>
        </w:rPr>
        <w:t xml:space="preserve"> приведен в </w:t>
      </w:r>
      <w:r>
        <w:rPr>
          <w:rFonts w:ascii="Times New Roman" w:hAnsi="Times New Roman" w:cs="Times New Roman"/>
          <w:sz w:val="24"/>
          <w:lang w:val="en-US" w:eastAsia="ru-RU"/>
        </w:rPr>
        <w:t>html</w:t>
      </w:r>
      <w:r w:rsidRPr="00121E44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в файле:</w:t>
      </w:r>
    </w:p>
    <w:p w14:paraId="4894A3A9" w14:textId="37453DD3" w:rsidR="00121E44" w:rsidRPr="00636BB3" w:rsidRDefault="00121E44" w:rsidP="00121E44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object w:dxaOrig="1520" w:dyaOrig="985" w14:anchorId="766189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5pt;height:49.35pt" o:ole="">
            <v:imagedata r:id="rId16" o:title=""/>
          </v:shape>
          <o:OLEObject Type="Embed" ProgID="Package" ShapeID="_x0000_i1025" DrawAspect="Icon" ObjectID="_1805723344" r:id="rId17"/>
        </w:object>
      </w:r>
    </w:p>
    <w:p w14:paraId="1721B09D" w14:textId="596BAA59" w:rsidR="001D63B5" w:rsidRDefault="00FC324A" w:rsidP="00636B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lang w:eastAsia="ru-RU"/>
        </w:rPr>
        <w:sectPr w:rsidR="001D63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324A">
        <w:rPr>
          <w:rFonts w:ascii="Times New Roman" w:hAnsi="Times New Roman" w:cs="Times New Roman"/>
          <w:b/>
          <w:sz w:val="24"/>
          <w:lang w:eastAsia="ru-RU"/>
        </w:rPr>
        <w:t>Ограничение:</w:t>
      </w:r>
      <w:r>
        <w:rPr>
          <w:rFonts w:ascii="Times New Roman" w:hAnsi="Times New Roman" w:cs="Times New Roman"/>
          <w:b/>
          <w:sz w:val="24"/>
          <w:lang w:eastAsia="ru-RU"/>
        </w:rPr>
        <w:t xml:space="preserve"> </w:t>
      </w:r>
      <w:ins w:id="44" w:author="Сазанов Илья Сергеевич" w:date="2025-04-09T13:02:00Z">
        <w:r w:rsidR="00E90290">
          <w:rPr>
            <w:rFonts w:ascii="Times New Roman" w:hAnsi="Times New Roman" w:cs="Times New Roman"/>
            <w:sz w:val="24"/>
            <w:lang w:eastAsia="ru-RU"/>
          </w:rPr>
          <w:t>п</w:t>
        </w:r>
      </w:ins>
      <w:del w:id="45" w:author="Сазанов Илья Сергеевич" w:date="2025-04-09T13:02:00Z">
        <w:r w:rsidRPr="00FC324A" w:rsidDel="00E90290">
          <w:rPr>
            <w:rFonts w:ascii="Times New Roman" w:hAnsi="Times New Roman" w:cs="Times New Roman"/>
            <w:sz w:val="24"/>
            <w:lang w:eastAsia="ru-RU"/>
          </w:rPr>
          <w:delText>в</w:delText>
        </w:r>
        <w:r w:rsidDel="00E90290">
          <w:rPr>
            <w:rFonts w:ascii="Times New Roman" w:hAnsi="Times New Roman" w:cs="Times New Roman"/>
            <w:b/>
            <w:sz w:val="24"/>
            <w:lang w:eastAsia="ru-RU"/>
          </w:rPr>
          <w:delText xml:space="preserve"> </w:delText>
        </w:r>
        <w:r w:rsidDel="00E90290">
          <w:rPr>
            <w:rFonts w:ascii="Times New Roman" w:hAnsi="Times New Roman" w:cs="Times New Roman"/>
            <w:sz w:val="24"/>
            <w:lang w:eastAsia="ru-RU"/>
          </w:rPr>
          <w:delText>п</w:delText>
        </w:r>
      </w:del>
      <w:r>
        <w:rPr>
          <w:rFonts w:ascii="Times New Roman" w:hAnsi="Times New Roman" w:cs="Times New Roman"/>
          <w:sz w:val="24"/>
          <w:lang w:eastAsia="ru-RU"/>
        </w:rPr>
        <w:t xml:space="preserve">оле «Период» </w:t>
      </w:r>
      <w:del w:id="46" w:author="Сазанов Илья Сергеевич" w:date="2025-04-09T13:02:00Z">
        <w:r w:rsidDel="00E90290">
          <w:rPr>
            <w:rFonts w:ascii="Times New Roman" w:hAnsi="Times New Roman" w:cs="Times New Roman"/>
            <w:sz w:val="24"/>
            <w:lang w:eastAsia="ru-RU"/>
          </w:rPr>
          <w:delText>должно быть доступно</w:delText>
        </w:r>
      </w:del>
      <w:ins w:id="47" w:author="Сазанов Илья Сергеевич" w:date="2025-04-09T13:02:00Z">
        <w:r w:rsidR="00E90290">
          <w:rPr>
            <w:rFonts w:ascii="Times New Roman" w:hAnsi="Times New Roman" w:cs="Times New Roman"/>
            <w:sz w:val="24"/>
            <w:lang w:eastAsia="ru-RU"/>
          </w:rPr>
          <w:t>ограничено</w:t>
        </w:r>
      </w:ins>
      <w:r>
        <w:rPr>
          <w:rFonts w:ascii="Times New Roman" w:hAnsi="Times New Roman" w:cs="Times New Roman"/>
          <w:sz w:val="24"/>
          <w:lang w:eastAsia="ru-RU"/>
        </w:rPr>
        <w:t xml:space="preserve"> указание</w:t>
      </w:r>
      <w:ins w:id="48" w:author="Сазанов Илья Сергеевич" w:date="2025-04-09T13:02:00Z">
        <w:r w:rsidR="00E90290">
          <w:rPr>
            <w:rFonts w:ascii="Times New Roman" w:hAnsi="Times New Roman" w:cs="Times New Roman"/>
            <w:sz w:val="24"/>
            <w:lang w:eastAsia="ru-RU"/>
          </w:rPr>
          <w:t>м</w:t>
        </w:r>
      </w:ins>
      <w:r>
        <w:rPr>
          <w:rFonts w:ascii="Times New Roman" w:hAnsi="Times New Roman" w:cs="Times New Roman"/>
          <w:sz w:val="24"/>
          <w:lang w:eastAsia="ru-RU"/>
        </w:rPr>
        <w:t xml:space="preserve"> даты в пределах одного месяца </w:t>
      </w:r>
      <w:r w:rsidRPr="00FC324A">
        <w:rPr>
          <w:rFonts w:ascii="Times New Roman" w:hAnsi="Times New Roman" w:cs="Times New Roman"/>
          <w:sz w:val="24"/>
          <w:u w:val="single"/>
          <w:lang w:eastAsia="ru-RU"/>
        </w:rPr>
        <w:t>до</w:t>
      </w:r>
      <w:r>
        <w:rPr>
          <w:rFonts w:ascii="Times New Roman" w:hAnsi="Times New Roman" w:cs="Times New Roman"/>
          <w:sz w:val="24"/>
          <w:lang w:eastAsia="ru-RU"/>
        </w:rPr>
        <w:t xml:space="preserve"> и одного месяца </w:t>
      </w:r>
      <w:r w:rsidRPr="00FC324A">
        <w:rPr>
          <w:rFonts w:ascii="Times New Roman" w:hAnsi="Times New Roman" w:cs="Times New Roman"/>
          <w:sz w:val="24"/>
          <w:u w:val="single"/>
          <w:lang w:eastAsia="ru-RU"/>
        </w:rPr>
        <w:t>после</w:t>
      </w:r>
      <w:r>
        <w:rPr>
          <w:rFonts w:ascii="Times New Roman" w:hAnsi="Times New Roman" w:cs="Times New Roman"/>
          <w:sz w:val="24"/>
          <w:lang w:eastAsia="ru-RU"/>
        </w:rPr>
        <w:t xml:space="preserve"> указанной текущей даты.</w:t>
      </w:r>
    </w:p>
    <w:p w14:paraId="2B7CF91A" w14:textId="4BBE51BE" w:rsidR="00FC324A" w:rsidRPr="001D63B5" w:rsidRDefault="001D63B5" w:rsidP="001D63B5">
      <w:pPr>
        <w:pStyle w:val="tdlevel1"/>
        <w:rPr>
          <w:rFonts w:eastAsiaTheme="minorHAnsi"/>
        </w:rPr>
      </w:pPr>
      <w:r w:rsidRPr="001D63B5">
        <w:rPr>
          <w:rFonts w:eastAsiaTheme="minorHAnsi"/>
        </w:rPr>
        <w:lastRenderedPageBreak/>
        <w:t>Лист регистрации изменений</w:t>
      </w:r>
    </w:p>
    <w:tbl>
      <w:tblPr>
        <w:tblW w:w="9598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704"/>
        <w:gridCol w:w="4112"/>
        <w:gridCol w:w="1416"/>
        <w:gridCol w:w="1419"/>
        <w:gridCol w:w="1947"/>
      </w:tblGrid>
      <w:tr w:rsidR="001D63B5" w:rsidRPr="002A109E" w14:paraId="25778811" w14:textId="77777777" w:rsidTr="007E348C">
        <w:trPr>
          <w:tblHeader/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0A362B7F" w14:textId="77777777" w:rsidR="001D63B5" w:rsidRPr="002A109E" w:rsidRDefault="001D63B5" w:rsidP="007E348C">
            <w:pPr>
              <w:pStyle w:val="--2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2A109E">
              <w:rPr>
                <w:b w:val="0"/>
                <w:szCs w:val="24"/>
              </w:rPr>
              <w:br w:type="page"/>
            </w:r>
            <w:r w:rsidRPr="002A109E">
              <w:rPr>
                <w:szCs w:val="24"/>
              </w:rPr>
              <w:t>№</w:t>
            </w:r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5B2F5837" w14:textId="77777777" w:rsidR="001D63B5" w:rsidRPr="002A109E" w:rsidRDefault="001D63B5" w:rsidP="007E348C">
            <w:pPr>
              <w:pStyle w:val="--2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2A109E">
              <w:rPr>
                <w:szCs w:val="24"/>
              </w:rPr>
              <w:t>Описание изменения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42580ED8" w14:textId="77777777" w:rsidR="001D63B5" w:rsidRPr="002A109E" w:rsidRDefault="001D63B5" w:rsidP="007E348C">
            <w:pPr>
              <w:pStyle w:val="--2"/>
              <w:spacing w:after="80" w:line="276" w:lineRule="auto"/>
              <w:ind w:firstLine="357"/>
              <w:jc w:val="both"/>
              <w:rPr>
                <w:szCs w:val="24"/>
              </w:rPr>
            </w:pPr>
            <w:r w:rsidRPr="002A109E">
              <w:rPr>
                <w:szCs w:val="24"/>
              </w:rPr>
              <w:t>Дата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473E5EA4" w14:textId="77777777" w:rsidR="001D63B5" w:rsidRPr="002A109E" w:rsidRDefault="001D63B5" w:rsidP="007E348C">
            <w:pPr>
              <w:pStyle w:val="--2"/>
              <w:spacing w:after="80" w:line="276" w:lineRule="auto"/>
              <w:jc w:val="both"/>
              <w:rPr>
                <w:szCs w:val="24"/>
              </w:rPr>
            </w:pPr>
            <w:r w:rsidRPr="002A109E">
              <w:rPr>
                <w:szCs w:val="24"/>
              </w:rPr>
              <w:t>Версия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18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/>
            <w:vAlign w:val="center"/>
            <w:hideMark/>
          </w:tcPr>
          <w:p w14:paraId="3EC1A22E" w14:textId="77777777" w:rsidR="001D63B5" w:rsidRPr="002A109E" w:rsidRDefault="001D63B5" w:rsidP="007E348C">
            <w:pPr>
              <w:pStyle w:val="--2"/>
              <w:spacing w:after="80" w:line="276" w:lineRule="auto"/>
              <w:jc w:val="both"/>
              <w:rPr>
                <w:szCs w:val="24"/>
              </w:rPr>
            </w:pPr>
            <w:r w:rsidRPr="002A109E">
              <w:rPr>
                <w:szCs w:val="24"/>
              </w:rPr>
              <w:t>Ответственное лицо</w:t>
            </w:r>
          </w:p>
        </w:tc>
      </w:tr>
      <w:tr w:rsidR="001D63B5" w:rsidRPr="002A109E" w14:paraId="5B2BC33D" w14:textId="77777777" w:rsidTr="007E348C">
        <w:trPr>
          <w:jc w:val="center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5ABC758" w14:textId="77777777" w:rsidR="001D63B5" w:rsidRPr="002A109E" w:rsidRDefault="001D63B5" w:rsidP="001D63B5">
            <w:pPr>
              <w:pStyle w:val="1"/>
              <w:numPr>
                <w:ilvl w:val="0"/>
                <w:numId w:val="5"/>
              </w:numPr>
              <w:spacing w:after="80" w:line="276" w:lineRule="auto"/>
              <w:ind w:left="0" w:firstLine="357"/>
              <w:contextualSpacing/>
              <w:rPr>
                <w:sz w:val="24"/>
                <w:szCs w:val="24"/>
              </w:rPr>
            </w:pPr>
            <w:bookmarkStart w:id="49" w:name="_Ref158817432" w:colFirst="0" w:colLast="0"/>
          </w:p>
        </w:tc>
        <w:tc>
          <w:tcPr>
            <w:tcW w:w="41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5A0B6CA2" w14:textId="3947E26A" w:rsidR="001D63B5" w:rsidRPr="002A109E" w:rsidRDefault="001D63B5" w:rsidP="007E348C">
            <w:pPr>
              <w:pStyle w:val="--0"/>
              <w:spacing w:after="80" w:line="276" w:lineRule="auto"/>
              <w:ind w:firstLine="357"/>
              <w:jc w:val="both"/>
              <w:rPr>
                <w:szCs w:val="24"/>
              </w:rPr>
            </w:pPr>
            <w:r>
              <w:rPr>
                <w:szCs w:val="24"/>
              </w:rPr>
              <w:t>Внесены правки в постановку и добавлен раздел 3.5 «Список РД»</w:t>
            </w:r>
          </w:p>
        </w:tc>
        <w:tc>
          <w:tcPr>
            <w:tcW w:w="141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035371D3" w14:textId="52CB2CB1" w:rsidR="001D63B5" w:rsidRPr="002A109E" w:rsidRDefault="001D63B5" w:rsidP="007E348C">
            <w:pPr>
              <w:pStyle w:val="--0"/>
              <w:spacing w:after="80" w:line="276" w:lineRule="auto"/>
              <w:rPr>
                <w:szCs w:val="24"/>
              </w:rPr>
            </w:pPr>
            <w:r>
              <w:rPr>
                <w:szCs w:val="24"/>
              </w:rPr>
              <w:t>08.04.2025</w:t>
            </w:r>
          </w:p>
        </w:tc>
        <w:tc>
          <w:tcPr>
            <w:tcW w:w="14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33425F81" w14:textId="31507BA3" w:rsidR="001D63B5" w:rsidRPr="001D63B5" w:rsidRDefault="001D63B5" w:rsidP="007E348C">
            <w:pPr>
              <w:pStyle w:val="--0"/>
              <w:spacing w:after="80" w:line="276" w:lineRule="auto"/>
              <w:ind w:firstLine="357"/>
              <w:rPr>
                <w:szCs w:val="24"/>
              </w:rPr>
            </w:pPr>
            <w:r>
              <w:rPr>
                <w:szCs w:val="24"/>
                <w:lang w:val="en-US"/>
              </w:rPr>
              <w:t>2</w:t>
            </w:r>
            <w:r>
              <w:rPr>
                <w:szCs w:val="24"/>
              </w:rPr>
              <w:t>.6</w:t>
            </w:r>
          </w:p>
        </w:tc>
        <w:tc>
          <w:tcPr>
            <w:tcW w:w="194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1456A605" w14:textId="3EE073CB" w:rsidR="001D63B5" w:rsidRPr="002A109E" w:rsidRDefault="001D63B5" w:rsidP="007E348C">
            <w:pPr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Захарова А</w:t>
            </w:r>
            <w:r w:rsidRPr="002A10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bookmarkEnd w:id="49"/>
    </w:tbl>
    <w:p w14:paraId="46750ECB" w14:textId="0A6CC7B5" w:rsidR="001D63B5" w:rsidRPr="001D63B5" w:rsidRDefault="001D63B5" w:rsidP="001D63B5">
      <w:pPr>
        <w:rPr>
          <w:lang w:eastAsia="ru-RU"/>
        </w:rPr>
      </w:pPr>
    </w:p>
    <w:sectPr w:rsidR="001D63B5" w:rsidRPr="001D6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" w:author="Захарова Анастасия Сергеевна" w:date="2025-04-08T14:59:00Z" w:initials="n">
    <w:p w14:paraId="1A2F557E" w14:textId="77777777" w:rsidR="00FC324A" w:rsidRDefault="00FC324A" w:rsidP="00FC324A">
      <w:pPr>
        <w:pStyle w:val="afc"/>
      </w:pPr>
      <w:r>
        <w:rPr>
          <w:rStyle w:val="afb"/>
        </w:rPr>
        <w:annotationRef/>
      </w:r>
      <w:r>
        <w:t>Актуализировала таблицу по ролям в соответствии с сотрудниками из БД (добавила роли, выделенные зеленым)</w:t>
      </w:r>
    </w:p>
  </w:comment>
  <w:comment w:id="7" w:author="Сазанов Илья Сергеевич" w:date="2023-12-06T17:09:00Z" w:initials="СИС">
    <w:p w14:paraId="00000008" w14:textId="00000008" w:rsidR="00F54945" w:rsidRDefault="0091400D">
      <w:pPr>
        <w:spacing w:after="0" w:line="240" w:lineRule="auto"/>
      </w:pPr>
      <w:r>
        <w:rPr>
          <w:rFonts w:ascii="Arial" w:eastAsia="Arial" w:hAnsi="Arial" w:cs="Arial"/>
        </w:rPr>
        <w:t>Бригады. Уровень работника не нужен.</w:t>
      </w:r>
    </w:p>
  </w:comment>
  <w:comment w:id="8" w:author="Сазанов Илья Сергеевич" w:date="2023-12-06T17:10:00Z" w:initials="СИС">
    <w:p w14:paraId="00000007" w14:textId="00000007" w:rsidR="00F54945" w:rsidRDefault="0091400D">
      <w:pPr>
        <w:spacing w:after="0" w:line="240" w:lineRule="auto"/>
      </w:pPr>
      <w:r>
        <w:rPr>
          <w:rFonts w:ascii="Arial" w:eastAsia="Arial" w:hAnsi="Arial" w:cs="Arial"/>
        </w:rPr>
        <w:t>Бригады</w:t>
      </w:r>
    </w:p>
  </w:comment>
  <w:comment w:id="10" w:author="Сазанов Илья Сергеевич" w:date="2023-12-06T17:20:00Z" w:initials="СИС">
    <w:p w14:paraId="00000006" w14:textId="00000006" w:rsidR="00F54945" w:rsidRDefault="0091400D">
      <w:pPr>
        <w:spacing w:after="0" w:line="240" w:lineRule="auto"/>
      </w:pPr>
      <w:r>
        <w:rPr>
          <w:rFonts w:ascii="Arial" w:eastAsia="Arial" w:hAnsi="Arial" w:cs="Arial"/>
        </w:rPr>
        <w:t xml:space="preserve">Логика совсем не та что я описывал, нет распределения по видам программ, блока по проверкам бригад и инструментов фильтрации. </w:t>
      </w:r>
    </w:p>
  </w:comment>
  <w:comment w:id="12" w:author="Сазанов Илья Сергеевич" w:date="2023-12-06T17:22:00Z" w:initials="СИС">
    <w:p w14:paraId="00000005" w14:textId="00000005" w:rsidR="00F54945" w:rsidRDefault="0091400D">
      <w:pPr>
        <w:spacing w:after="0" w:line="240" w:lineRule="auto"/>
      </w:pPr>
      <w:r>
        <w:rPr>
          <w:rFonts w:ascii="Arial" w:eastAsia="Arial" w:hAnsi="Arial" w:cs="Arial"/>
        </w:rPr>
        <w:t>Которые задействованы на текущий момент в принятых в работу РД</w:t>
      </w:r>
    </w:p>
  </w:comment>
  <w:comment w:id="13" w:author="Сазанов Илья Сергеевич" w:date="2023-12-06T17:22:00Z" w:initials="СИС">
    <w:p w14:paraId="00000004" w14:textId="00000004" w:rsidR="00F54945" w:rsidRDefault="0091400D">
      <w:pPr>
        <w:spacing w:after="0" w:line="240" w:lineRule="auto"/>
      </w:pPr>
      <w:r>
        <w:rPr>
          <w:rFonts w:ascii="Arial" w:eastAsia="Arial" w:hAnsi="Arial" w:cs="Arial"/>
        </w:rPr>
        <w:t>Аналогично</w:t>
      </w:r>
    </w:p>
  </w:comment>
  <w:comment w:id="14" w:author="Сазанов Илья Сергеевич" w:date="2023-12-06T17:23:00Z" w:initials="СИС">
    <w:p w14:paraId="00000003" w14:textId="00000003" w:rsidR="00F54945" w:rsidRDefault="0091400D">
      <w:pPr>
        <w:spacing w:after="0" w:line="240" w:lineRule="auto"/>
      </w:pPr>
      <w:r>
        <w:rPr>
          <w:rFonts w:ascii="Arial" w:eastAsia="Arial" w:hAnsi="Arial" w:cs="Arial"/>
        </w:rPr>
        <w:t>Посыл должен быть такой: «Я хочу видеть какой ресурс по количеству различного транспорта у меня есть и на сколько эффективно я его использую».</w:t>
      </w:r>
    </w:p>
  </w:comment>
  <w:comment w:id="17" w:author="Сазанов Илья Сергеевич" w:date="2023-12-06T17:34:00Z" w:initials="СИС">
    <w:p w14:paraId="00000002" w14:textId="00000002" w:rsidR="00F54945" w:rsidRDefault="0091400D">
      <w:pPr>
        <w:spacing w:after="0" w:line="240" w:lineRule="auto"/>
      </w:pPr>
      <w:r>
        <w:rPr>
          <w:rFonts w:ascii="Arial" w:eastAsia="Arial" w:hAnsi="Arial" w:cs="Arial"/>
        </w:rPr>
        <w:t>Всё таки нужно визуальное отображение производительности. На настолько сухие цифры никто не будет смотреть</w:t>
      </w:r>
    </w:p>
  </w:comment>
  <w:comment w:id="18" w:author="Сазанов Илья Сергеевич" w:date="2023-12-06T17:43:00Z" w:initials="СИС">
    <w:p w14:paraId="00000001" w14:textId="00000001" w:rsidR="00F54945" w:rsidRDefault="0091400D">
      <w:pPr>
        <w:spacing w:after="0" w:line="240" w:lineRule="auto"/>
      </w:pPr>
      <w:r>
        <w:rPr>
          <w:rFonts w:ascii="Arial" w:eastAsia="Arial" w:hAnsi="Arial" w:cs="Arial"/>
        </w:rPr>
        <w:t>ок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A2F557E" w15:done="0"/>
  <w15:commentEx w15:paraId="00000008" w15:done="0"/>
  <w15:commentEx w15:paraId="00000007" w15:done="0"/>
  <w15:commentEx w15:paraId="00000006" w15:done="0"/>
  <w15:commentEx w15:paraId="00000005" w15:done="0"/>
  <w15:commentEx w15:paraId="00000004" w15:done="0"/>
  <w15:commentEx w15:paraId="00000003" w15:done="0"/>
  <w15:commentEx w15:paraId="00000002" w15:done="0"/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1B293B" w16cex:dateUtc="2023-12-06T14:09:00Z"/>
  <w16cex:commentExtensible w16cex:durableId="291B296B" w16cex:dateUtc="2023-12-06T14:10:00Z"/>
  <w16cex:commentExtensible w16cex:durableId="291B2BCF" w16cex:dateUtc="2023-12-06T14:20:00Z"/>
  <w16cex:commentExtensible w16cex:durableId="291B2C3C" w16cex:dateUtc="2023-12-06T14:22:00Z"/>
  <w16cex:commentExtensible w16cex:durableId="291B2C6E" w16cex:dateUtc="2023-12-06T14:22:00Z"/>
  <w16cex:commentExtensible w16cex:durableId="291B2C93" w16cex:dateUtc="2023-12-06T14:23:00Z"/>
  <w16cex:commentExtensible w16cex:durableId="291B2F2F" w16cex:dateUtc="2023-12-06T14:34:00Z"/>
  <w16cex:commentExtensible w16cex:durableId="291B3153" w16cex:dateUtc="2023-12-06T14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2F557E" w16cid:durableId="2BA0ED82"/>
  <w16cid:commentId w16cid:paraId="00000008" w16cid:durableId="291B293B"/>
  <w16cid:commentId w16cid:paraId="00000007" w16cid:durableId="291B296B"/>
  <w16cid:commentId w16cid:paraId="00000006" w16cid:durableId="291B2BCF"/>
  <w16cid:commentId w16cid:paraId="00000005" w16cid:durableId="291B2C3C"/>
  <w16cid:commentId w16cid:paraId="00000004" w16cid:durableId="291B2C6E"/>
  <w16cid:commentId w16cid:paraId="00000003" w16cid:durableId="291B2C93"/>
  <w16cid:commentId w16cid:paraId="00000002" w16cid:durableId="291B2F2F"/>
  <w16cid:commentId w16cid:paraId="00000001" w16cid:durableId="291B3153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76129" w14:textId="77777777" w:rsidR="001C0D68" w:rsidRDefault="001C0D68">
      <w:pPr>
        <w:spacing w:after="0" w:line="240" w:lineRule="auto"/>
      </w:pPr>
      <w:r>
        <w:separator/>
      </w:r>
    </w:p>
  </w:endnote>
  <w:endnote w:type="continuationSeparator" w:id="0">
    <w:p w14:paraId="2AD35EB1" w14:textId="77777777" w:rsidR="001C0D68" w:rsidRDefault="001C0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 New Roman Полужирный">
    <w:panose1 w:val="020208030705050203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20000287" w:usb1="00000000" w:usb2="00000000" w:usb3="00000000" w:csb0="0000019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7E290C" w14:textId="77777777" w:rsidR="001C0D68" w:rsidRDefault="001C0D68">
      <w:pPr>
        <w:spacing w:after="0" w:line="240" w:lineRule="auto"/>
      </w:pPr>
      <w:r>
        <w:separator/>
      </w:r>
    </w:p>
  </w:footnote>
  <w:footnote w:type="continuationSeparator" w:id="0">
    <w:p w14:paraId="7B7BB8F6" w14:textId="77777777" w:rsidR="001C0D68" w:rsidRDefault="001C0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30945"/>
    <w:multiLevelType w:val="hybridMultilevel"/>
    <w:tmpl w:val="B74A30F0"/>
    <w:lvl w:ilvl="0" w:tplc="DE1458BC">
      <w:start w:val="1"/>
      <w:numFmt w:val="decimal"/>
      <w:lvlText w:val="%1."/>
      <w:lvlJc w:val="left"/>
      <w:pPr>
        <w:ind w:left="720" w:hanging="360"/>
      </w:pPr>
    </w:lvl>
    <w:lvl w:ilvl="1" w:tplc="B96634FA">
      <w:start w:val="1"/>
      <w:numFmt w:val="lowerLetter"/>
      <w:lvlText w:val="%2."/>
      <w:lvlJc w:val="left"/>
      <w:pPr>
        <w:ind w:left="1440" w:hanging="360"/>
      </w:pPr>
    </w:lvl>
    <w:lvl w:ilvl="2" w:tplc="ACAE32C0">
      <w:start w:val="1"/>
      <w:numFmt w:val="lowerRoman"/>
      <w:lvlText w:val="%3."/>
      <w:lvlJc w:val="right"/>
      <w:pPr>
        <w:ind w:left="2160" w:hanging="180"/>
      </w:pPr>
    </w:lvl>
    <w:lvl w:ilvl="3" w:tplc="811C8D94">
      <w:start w:val="1"/>
      <w:numFmt w:val="decimal"/>
      <w:lvlText w:val="%4."/>
      <w:lvlJc w:val="left"/>
      <w:pPr>
        <w:ind w:left="2880" w:hanging="360"/>
      </w:pPr>
    </w:lvl>
    <w:lvl w:ilvl="4" w:tplc="E0C0EB9E">
      <w:start w:val="1"/>
      <w:numFmt w:val="lowerLetter"/>
      <w:lvlText w:val="%5."/>
      <w:lvlJc w:val="left"/>
      <w:pPr>
        <w:ind w:left="3600" w:hanging="360"/>
      </w:pPr>
    </w:lvl>
    <w:lvl w:ilvl="5" w:tplc="9EF83104">
      <w:start w:val="1"/>
      <w:numFmt w:val="lowerRoman"/>
      <w:lvlText w:val="%6."/>
      <w:lvlJc w:val="right"/>
      <w:pPr>
        <w:ind w:left="4320" w:hanging="180"/>
      </w:pPr>
    </w:lvl>
    <w:lvl w:ilvl="6" w:tplc="DC30D1EA">
      <w:start w:val="1"/>
      <w:numFmt w:val="decimal"/>
      <w:lvlText w:val="%7."/>
      <w:lvlJc w:val="left"/>
      <w:pPr>
        <w:ind w:left="5040" w:hanging="360"/>
      </w:pPr>
    </w:lvl>
    <w:lvl w:ilvl="7" w:tplc="8D5684A4">
      <w:start w:val="1"/>
      <w:numFmt w:val="lowerLetter"/>
      <w:lvlText w:val="%8."/>
      <w:lvlJc w:val="left"/>
      <w:pPr>
        <w:ind w:left="5760" w:hanging="360"/>
      </w:pPr>
    </w:lvl>
    <w:lvl w:ilvl="8" w:tplc="150CCEC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86651"/>
    <w:multiLevelType w:val="hybridMultilevel"/>
    <w:tmpl w:val="352A0304"/>
    <w:lvl w:ilvl="0" w:tplc="ACA26028">
      <w:start w:val="1"/>
      <w:numFmt w:val="decimal"/>
      <w:pStyle w:val="1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686657F8"/>
    <w:multiLevelType w:val="hybridMultilevel"/>
    <w:tmpl w:val="2A22E0B2"/>
    <w:lvl w:ilvl="0" w:tplc="A4A28136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position w:val="0"/>
        <w:u w:val="none"/>
        <w:effect w:val="none"/>
        <w:vertAlign w:val="baseline"/>
        <w:specVanish w:val="0"/>
        <w14:textOutline w14:w="0" w14:cap="rnd" w14:cmpd="sng" w14:algn="ctr">
          <w14:noFill/>
          <w14:prstDash w14:val="solid"/>
          <w14:bevel/>
        </w14:textOutline>
      </w:rPr>
    </w:lvl>
    <w:lvl w:ilvl="1" w:tplc="0A4E90A6">
      <w:start w:val="1"/>
      <w:numFmt w:val="lowerLetter"/>
      <w:lvlText w:val="%2."/>
      <w:lvlJc w:val="left"/>
      <w:pPr>
        <w:ind w:left="1364" w:hanging="360"/>
      </w:pPr>
    </w:lvl>
    <w:lvl w:ilvl="2" w:tplc="9508F6C6">
      <w:start w:val="1"/>
      <w:numFmt w:val="lowerRoman"/>
      <w:lvlText w:val="%3."/>
      <w:lvlJc w:val="right"/>
      <w:pPr>
        <w:ind w:left="2084" w:hanging="180"/>
      </w:pPr>
    </w:lvl>
    <w:lvl w:ilvl="3" w:tplc="AD6CAF1E">
      <w:start w:val="1"/>
      <w:numFmt w:val="decimal"/>
      <w:lvlText w:val="%4."/>
      <w:lvlJc w:val="left"/>
      <w:pPr>
        <w:ind w:left="2804" w:hanging="360"/>
      </w:pPr>
    </w:lvl>
    <w:lvl w:ilvl="4" w:tplc="B670629A">
      <w:start w:val="1"/>
      <w:numFmt w:val="lowerLetter"/>
      <w:lvlText w:val="%5."/>
      <w:lvlJc w:val="left"/>
      <w:pPr>
        <w:ind w:left="3524" w:hanging="360"/>
      </w:pPr>
    </w:lvl>
    <w:lvl w:ilvl="5" w:tplc="43C09CF0">
      <w:start w:val="1"/>
      <w:numFmt w:val="lowerRoman"/>
      <w:lvlText w:val="%6."/>
      <w:lvlJc w:val="right"/>
      <w:pPr>
        <w:ind w:left="4244" w:hanging="180"/>
      </w:pPr>
    </w:lvl>
    <w:lvl w:ilvl="6" w:tplc="2FDECB3E">
      <w:start w:val="1"/>
      <w:numFmt w:val="decimal"/>
      <w:lvlText w:val="%7."/>
      <w:lvlJc w:val="left"/>
      <w:pPr>
        <w:ind w:left="4964" w:hanging="360"/>
      </w:pPr>
    </w:lvl>
    <w:lvl w:ilvl="7" w:tplc="95E2776E">
      <w:start w:val="1"/>
      <w:numFmt w:val="lowerLetter"/>
      <w:lvlText w:val="%8."/>
      <w:lvlJc w:val="left"/>
      <w:pPr>
        <w:ind w:left="5684" w:hanging="360"/>
      </w:pPr>
    </w:lvl>
    <w:lvl w:ilvl="8" w:tplc="1602B4F2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D9D5FB2"/>
    <w:multiLevelType w:val="hybridMultilevel"/>
    <w:tmpl w:val="5CDA9F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971FC7"/>
    <w:multiLevelType w:val="multilevel"/>
    <w:tmpl w:val="A6DA9B04"/>
    <w:lvl w:ilvl="0">
      <w:start w:val="1"/>
      <w:numFmt w:val="decimal"/>
      <w:pStyle w:val="tdlevel1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vanish w:val="0"/>
        <w:sz w:val="28"/>
        <w:vertAlign w:val="baseline"/>
      </w:rPr>
    </w:lvl>
    <w:lvl w:ilvl="1">
      <w:start w:val="1"/>
      <w:numFmt w:val="decimal"/>
      <w:pStyle w:val="tdlevel2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vanish w:val="0"/>
        <w:sz w:val="24"/>
        <w:vertAlign w:val="baseline"/>
      </w:rPr>
    </w:lvl>
    <w:lvl w:ilvl="2">
      <w:start w:val="1"/>
      <w:numFmt w:val="decimal"/>
      <w:pStyle w:val="tdlevel3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0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0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vanish w:val="0"/>
        <w:color w:val="000000"/>
        <w:sz w:val="24"/>
        <w:vertAlign w:val="baseline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Захарова Анастасия Сергеевна">
    <w15:presenceInfo w15:providerId="None" w15:userId="Захарова Анастасия Сергеевна"/>
  </w15:person>
  <w15:person w15:author="Сазанов Илья Сергеевич">
    <w15:presenceInfo w15:providerId="AD" w15:userId="S-1-5-21-1264035209-2472686174-2146618077-2105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945"/>
    <w:rsid w:val="00121E44"/>
    <w:rsid w:val="001C0D68"/>
    <w:rsid w:val="001D63B5"/>
    <w:rsid w:val="00253428"/>
    <w:rsid w:val="003B3930"/>
    <w:rsid w:val="004B6EDC"/>
    <w:rsid w:val="00636BB3"/>
    <w:rsid w:val="0091400D"/>
    <w:rsid w:val="009A11E5"/>
    <w:rsid w:val="00BA17CC"/>
    <w:rsid w:val="00D13C1A"/>
    <w:rsid w:val="00DD44FA"/>
    <w:rsid w:val="00E90290"/>
    <w:rsid w:val="00F54945"/>
    <w:rsid w:val="00FC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72B6F"/>
  <w15:docId w15:val="{BEA86D3D-E123-4A68-B19D-2AB3B676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character" w:customStyle="1" w:styleId="ae">
    <w:name w:val="Название объекта Знак"/>
    <w:basedOn w:val="a0"/>
    <w:link w:val="af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caption"/>
    <w:basedOn w:val="a"/>
    <w:next w:val="a"/>
    <w:link w:val="ae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b/>
      <w:bCs/>
      <w:sz w:val="20"/>
      <w:szCs w:val="20"/>
    </w:rPr>
  </w:style>
  <w:style w:type="paragraph" w:customStyle="1" w:styleId="tdlevel1">
    <w:name w:val="td_Заголовок_level_1"/>
    <w:basedOn w:val="a"/>
    <w:next w:val="a"/>
    <w:qFormat/>
    <w:pPr>
      <w:keepNext/>
      <w:pageBreakBefore/>
      <w:numPr>
        <w:numId w:val="2"/>
      </w:numPr>
      <w:spacing w:before="360" w:after="360" w:line="360" w:lineRule="auto"/>
      <w:jc w:val="both"/>
      <w:outlineLvl w:val="0"/>
    </w:pPr>
    <w:rPr>
      <w:rFonts w:ascii="Cambria" w:eastAsia="Times New Roman" w:hAnsi="Cambria" w:cs="Arial"/>
      <w:b/>
      <w:bCs/>
      <w:caps/>
      <w:sz w:val="28"/>
      <w:szCs w:val="32"/>
      <w:lang w:eastAsia="ru-RU"/>
    </w:rPr>
  </w:style>
  <w:style w:type="paragraph" w:customStyle="1" w:styleId="tdlevel2">
    <w:name w:val="td_Заголовок_level_2"/>
    <w:basedOn w:val="tdlevel1"/>
    <w:next w:val="a"/>
    <w:qFormat/>
    <w:pPr>
      <w:pageBreakBefore w:val="0"/>
      <w:numPr>
        <w:ilvl w:val="1"/>
      </w:numPr>
      <w:spacing w:after="240"/>
      <w:outlineLvl w:val="1"/>
    </w:pPr>
    <w:rPr>
      <w:bCs w:val="0"/>
      <w:caps w:val="0"/>
      <w:smallCaps/>
      <w:sz w:val="24"/>
    </w:rPr>
  </w:style>
  <w:style w:type="paragraph" w:customStyle="1" w:styleId="tdlevel3">
    <w:name w:val="td_Заголовок_level_3"/>
    <w:basedOn w:val="tdlevel2"/>
    <w:next w:val="a"/>
    <w:qFormat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paragraph" w:customStyle="1" w:styleId="tdlevel4">
    <w:name w:val="td_Заголовок_level_4"/>
    <w:basedOn w:val="tdlevel3"/>
    <w:next w:val="a"/>
    <w:qFormat/>
    <w:pPr>
      <w:numPr>
        <w:ilvl w:val="3"/>
      </w:numPr>
      <w:spacing w:after="0"/>
      <w:outlineLvl w:val="3"/>
    </w:pPr>
    <w:rPr>
      <w:rFonts w:ascii="Times New Roman" w:hAnsi="Times New Roman"/>
      <w:b w:val="0"/>
    </w:rPr>
  </w:style>
  <w:style w:type="paragraph" w:customStyle="1" w:styleId="tdlevel5">
    <w:name w:val="td_Заголовок_level_5"/>
    <w:basedOn w:val="tdlevel4"/>
    <w:next w:val="a"/>
    <w:qFormat/>
    <w:pPr>
      <w:numPr>
        <w:ilvl w:val="4"/>
      </w:numPr>
      <w:spacing w:after="120"/>
      <w:outlineLvl w:val="4"/>
    </w:pPr>
  </w:style>
  <w:style w:type="paragraph" w:customStyle="1" w:styleId="tdlevel6">
    <w:name w:val="td_Заголовок_level_6"/>
    <w:basedOn w:val="tdlevel5"/>
    <w:next w:val="a"/>
    <w:qFormat/>
    <w:pPr>
      <w:numPr>
        <w:ilvl w:val="5"/>
      </w:numPr>
      <w:spacing w:before="0" w:after="0"/>
      <w:outlineLvl w:val="5"/>
    </w:pPr>
  </w:style>
  <w:style w:type="paragraph" w:customStyle="1" w:styleId="td">
    <w:name w:val="td_Заголовок_Приложение"/>
    <w:basedOn w:val="tdlevel1"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0">
    <w:name w:val="td_Заголовок_Приложение_раздел_level_1"/>
    <w:basedOn w:val="td"/>
    <w:qFormat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0">
    <w:name w:val="td_Заголовок_Приложение_раздел_level_2"/>
    <w:basedOn w:val="tdlevel10"/>
    <w:qFormat/>
    <w:pPr>
      <w:numPr>
        <w:ilvl w:val="8"/>
      </w:numPr>
    </w:pPr>
    <w:rPr>
      <w:b w:val="0"/>
      <w:smallCaps w:val="0"/>
    </w:rPr>
  </w:style>
  <w:style w:type="character" w:customStyle="1" w:styleId="td0">
    <w:name w:val="td_Текст Знак"/>
    <w:link w:val="td1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1">
    <w:name w:val="td_Текст"/>
    <w:basedOn w:val="a"/>
    <w:link w:val="td0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pPr>
      <w:spacing w:before="120" w:after="240" w:line="36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tdname0">
    <w:name w:val="td_Таблица_name"/>
    <w:basedOn w:val="td1"/>
    <w:next w:val="a"/>
    <w:qFormat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1"/>
    <w:link w:val="tdtext0"/>
    <w:qFormat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2">
    <w:name w:val="td_Таблица_заголовок"/>
    <w:basedOn w:val="tdtext"/>
    <w:next w:val="a"/>
    <w:link w:val="td3"/>
    <w:qFormat/>
    <w:pPr>
      <w:spacing w:before="120" w:after="120" w:line="360" w:lineRule="auto"/>
      <w:jc w:val="center"/>
    </w:pPr>
    <w:rPr>
      <w:b/>
    </w:rPr>
  </w:style>
  <w:style w:type="character" w:customStyle="1" w:styleId="td3">
    <w:name w:val="td_Таблица_заголовок Знак"/>
    <w:link w:val="td2"/>
    <w:rPr>
      <w:rFonts w:ascii="Times New Roman" w:eastAsia="Times New Roman" w:hAnsi="Times New Roman" w:cs="Times New Roman"/>
      <w:b/>
      <w:szCs w:val="24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Tahoma" w:hAnsi="Tahoma" w:cs="Tahoma"/>
      <w:sz w:val="16"/>
      <w:szCs w:val="16"/>
    </w:rPr>
  </w:style>
  <w:style w:type="character" w:customStyle="1" w:styleId="--">
    <w:name w:val="РТК - Табл - Текст таблицы Знак"/>
    <w:basedOn w:val="a0"/>
    <w:link w:val="--0"/>
    <w:locked/>
    <w:rsid w:val="001D63B5"/>
    <w:rPr>
      <w:rFonts w:ascii="Times New Roman" w:hAnsi="Times New Roman" w:cs="Times New Roman"/>
      <w:sz w:val="24"/>
    </w:rPr>
  </w:style>
  <w:style w:type="paragraph" w:customStyle="1" w:styleId="--0">
    <w:name w:val="РТК - Табл - Текст таблицы"/>
    <w:basedOn w:val="a"/>
    <w:next w:val="a"/>
    <w:link w:val="--"/>
    <w:qFormat/>
    <w:rsid w:val="001D63B5"/>
    <w:pPr>
      <w:spacing w:after="0" w:line="240" w:lineRule="auto"/>
      <w:contextualSpacing/>
    </w:pPr>
    <w:rPr>
      <w:rFonts w:ascii="Times New Roman" w:hAnsi="Times New Roman" w:cs="Times New Roman"/>
      <w:sz w:val="24"/>
    </w:rPr>
  </w:style>
  <w:style w:type="character" w:customStyle="1" w:styleId="--1">
    <w:name w:val="РТК - Табл - Заголовок таблицы Знак"/>
    <w:basedOn w:val="a0"/>
    <w:link w:val="--2"/>
    <w:locked/>
    <w:rsid w:val="001D63B5"/>
    <w:rPr>
      <w:rFonts w:ascii="Times New Roman" w:hAnsi="Times New Roman" w:cs="Times New Roman"/>
      <w:b/>
      <w:sz w:val="24"/>
    </w:rPr>
  </w:style>
  <w:style w:type="paragraph" w:customStyle="1" w:styleId="--2">
    <w:name w:val="РТК - Табл - Заголовок таблицы"/>
    <w:basedOn w:val="--0"/>
    <w:next w:val="--0"/>
    <w:link w:val="--1"/>
    <w:qFormat/>
    <w:rsid w:val="001D63B5"/>
    <w:pPr>
      <w:jc w:val="center"/>
    </w:pPr>
    <w:rPr>
      <w:b/>
    </w:rPr>
  </w:style>
  <w:style w:type="character" w:customStyle="1" w:styleId="14">
    <w:name w:val="Список_1_РТК Знак"/>
    <w:link w:val="1"/>
    <w:locked/>
    <w:rsid w:val="001D63B5"/>
    <w:rPr>
      <w:rFonts w:ascii="Times New Roman" w:eastAsia="MS Mincho" w:hAnsi="Times New Roman" w:cs="Times New Roman"/>
      <w:sz w:val="26"/>
      <w:szCs w:val="26"/>
    </w:rPr>
  </w:style>
  <w:style w:type="paragraph" w:customStyle="1" w:styleId="1">
    <w:name w:val="Список_1_РТК"/>
    <w:basedOn w:val="a"/>
    <w:next w:val="a"/>
    <w:link w:val="14"/>
    <w:qFormat/>
    <w:rsid w:val="001D63B5"/>
    <w:pPr>
      <w:numPr>
        <w:numId w:val="4"/>
      </w:numPr>
      <w:spacing w:after="0" w:line="240" w:lineRule="auto"/>
      <w:jc w:val="both"/>
    </w:pPr>
    <w:rPr>
      <w:rFonts w:ascii="Times New Roman" w:eastAsia="MS Mincho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2E78E-35CD-42E5-BD30-89EFCC364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1611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Satel</Company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Макарова Екатерина</dc:creator>
  <cp:lastModifiedBy>Захарова Анастасия Сергеевна</cp:lastModifiedBy>
  <cp:revision>2</cp:revision>
  <dcterms:created xsi:type="dcterms:W3CDTF">2025-04-09T14:03:00Z</dcterms:created>
  <dcterms:modified xsi:type="dcterms:W3CDTF">2025-04-09T14:03:00Z</dcterms:modified>
</cp:coreProperties>
</file>